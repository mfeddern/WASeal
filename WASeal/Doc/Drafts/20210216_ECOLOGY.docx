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3067FE2A"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6A3F61">
        <w:rPr>
          <w:rStyle w:val="apple-converted-space"/>
          <w:rFonts w:ascii="Times New Roman" w:hAnsi="Times New Roman" w:cs="Times New Roman"/>
          <w:b/>
          <w:color w:val="222222"/>
          <w:shd w:val="clear" w:color="auto" w:fill="FFFFFF"/>
        </w:rPr>
        <w:t>8</w:t>
      </w:r>
      <w:r w:rsidR="008C63D1">
        <w:rPr>
          <w:rStyle w:val="apple-converted-space"/>
          <w:rFonts w:ascii="Times New Roman" w:hAnsi="Times New Roman" w:cs="Times New Roman"/>
          <w:b/>
          <w:color w:val="222222"/>
          <w:shd w:val="clear" w:color="auto" w:fill="FFFFFF"/>
        </w:rPr>
        <w:t>7</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8C63D1">
        <w:rPr>
          <w:rStyle w:val="apple-converted-space"/>
          <w:rFonts w:ascii="Times New Roman" w:hAnsi="Times New Roman" w:cs="Times New Roman"/>
          <w:color w:val="222222"/>
          <w:shd w:val="clear" w:color="auto" w:fill="FFFFFF"/>
        </w:rPr>
        <w:t>Ocean condition and prey availability determine harbor seal trophic position during the past century</w:t>
      </w:r>
    </w:p>
    <w:p w14:paraId="325D03A9" w14:textId="6055B33F"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(40 letters)</w:t>
      </w:r>
      <w:r w:rsidRPr="00EE6CEB">
        <w:rPr>
          <w:rFonts w:ascii="Times New Roman" w:hAnsi="Times New Roman" w:cs="Times New Roman"/>
          <w:b/>
          <w:bCs/>
          <w:iCs/>
        </w:rPr>
        <w:t xml:space="preserve">: </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205C7C61" w14:textId="285927DB" w:rsidR="00167F2E" w:rsidRDefault="008C63D1" w:rsidP="00EE6CEB">
      <w:pPr>
        <w:spacing w:line="480" w:lineRule="auto"/>
        <w:rPr>
          <w:ins w:id="0" w:author="Gordon Holtgrieve" w:date="2021-02-08T13:14:00Z"/>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Pr="008C63D1">
        <w:rPr>
          <w:i/>
          <w:color w:val="FF0000"/>
        </w:rPr>
        <w:t>3</w:t>
      </w:r>
      <w:ins w:id="1" w:author="Megan Feddern" w:date="2021-02-12T16:41:00Z">
        <w:r w:rsidR="00992473">
          <w:rPr>
            <w:i/>
            <w:color w:val="FF0000"/>
          </w:rPr>
          <w:t>1</w:t>
        </w:r>
      </w:ins>
      <w:r w:rsidRPr="008C63D1">
        <w:rPr>
          <w:i/>
          <w:color w:val="FF0000"/>
        </w:rPr>
        <w:t xml:space="preserve"> of </w:t>
      </w:r>
      <w:ins w:id="2" w:author="Megan Feddern" w:date="2021-02-12T15:52:00Z">
        <w:r w:rsidR="0091671B">
          <w:rPr>
            <w:i/>
            <w:color w:val="FF0000"/>
          </w:rPr>
          <w:t>2</w:t>
        </w:r>
      </w:ins>
      <w:ins w:id="3" w:author="Megan Feddern" w:date="2021-02-12T16:41:00Z">
        <w:r w:rsidR="00992473">
          <w:rPr>
            <w:i/>
            <w:color w:val="FF0000"/>
          </w:rPr>
          <w:t>5</w:t>
        </w:r>
      </w:ins>
    </w:p>
    <w:p w14:paraId="7912FE00" w14:textId="41E05D08" w:rsidR="00EE6CEB" w:rsidRPr="00167F2E" w:rsidRDefault="00167F2E" w:rsidP="00EE6CEB">
      <w:pPr>
        <w:spacing w:line="480" w:lineRule="auto"/>
        <w:rPr>
          <w:iCs/>
        </w:rPr>
      </w:pPr>
      <w:ins w:id="4" w:author="Gordon Holtgrieve" w:date="2021-02-08T13:14:00Z">
        <w:r w:rsidRPr="00167F2E">
          <w:rPr>
            <w:iCs/>
            <w:color w:val="FF0000"/>
          </w:rPr>
          <w:t>[</w:t>
        </w:r>
      </w:ins>
      <w:ins w:id="5" w:author="Gordon Holtgrieve" w:date="2021-02-08T13:15:00Z">
        <w:r>
          <w:rPr>
            <w:iCs/>
            <w:color w:val="FF0000"/>
          </w:rPr>
          <w:t xml:space="preserve">Articles in </w:t>
        </w:r>
      </w:ins>
      <w:ins w:id="6" w:author="Gordon Holtgrieve" w:date="2021-02-08T13:17:00Z">
        <w:r>
          <w:rPr>
            <w:iCs/>
            <w:color w:val="FF0000"/>
          </w:rPr>
          <w:t>E</w:t>
        </w:r>
      </w:ins>
      <w:ins w:id="7" w:author="Gordon Holtgrieve" w:date="2021-02-08T13:15:00Z">
        <w:r>
          <w:rPr>
            <w:iCs/>
            <w:color w:val="FF0000"/>
          </w:rPr>
          <w:t xml:space="preserve">cology are hard to get.  They really want them to be definitive pieces of work on a particular topic.  </w:t>
        </w:r>
      </w:ins>
      <w:ins w:id="8" w:author="Gordon Holtgrieve" w:date="2021-02-08T13:17:00Z">
        <w:r>
          <w:rPr>
            <w:iCs/>
            <w:color w:val="FF0000"/>
          </w:rPr>
          <w:t xml:space="preserve">I suspect tis will be seen as cool new work with high interest, but not definitive on the topic.  </w:t>
        </w:r>
      </w:ins>
      <w:ins w:id="9" w:author="Gordon Holtgrieve" w:date="2021-02-08T13:15:00Z">
        <w:r>
          <w:rPr>
            <w:iCs/>
            <w:color w:val="FF0000"/>
          </w:rPr>
          <w:t>The editors are pushing for Re</w:t>
        </w:r>
      </w:ins>
      <w:ins w:id="10" w:author="Gordon Holtgrieve" w:date="2021-02-08T13:16:00Z">
        <w:r>
          <w:rPr>
            <w:iCs/>
            <w:color w:val="FF0000"/>
          </w:rPr>
          <w:t>ports over Articles</w:t>
        </w:r>
      </w:ins>
      <w:ins w:id="11" w:author="Gordon Holtgrieve" w:date="2021-02-08T13:17:00Z">
        <w:r>
          <w:rPr>
            <w:iCs/>
            <w:color w:val="FF0000"/>
          </w:rPr>
          <w:t xml:space="preserve"> and I think they will want this to be </w:t>
        </w:r>
      </w:ins>
      <w:ins w:id="12" w:author="Gordon Holtgrieve" w:date="2021-02-08T13:18:00Z">
        <w:r>
          <w:rPr>
            <w:iCs/>
            <w:color w:val="FF0000"/>
          </w:rPr>
          <w:t>a Report</w:t>
        </w:r>
      </w:ins>
      <w:ins w:id="13" w:author="Gordon Holtgrieve" w:date="2021-02-08T13:16:00Z">
        <w:r>
          <w:rPr>
            <w:iCs/>
            <w:color w:val="FF0000"/>
          </w:rPr>
          <w:t xml:space="preserve">. </w:t>
        </w:r>
      </w:ins>
      <w:ins w:id="14" w:author="Gordon Holtgrieve" w:date="2021-02-08T13:18:00Z">
        <w:r>
          <w:rPr>
            <w:iCs/>
            <w:color w:val="FF0000"/>
          </w:rPr>
          <w:t xml:space="preserve"> Currently you are about 10 pages over.  </w:t>
        </w:r>
      </w:ins>
      <w:ins w:id="15" w:author="Gordon Holtgrieve" w:date="2021-02-08T13:16:00Z">
        <w:r>
          <w:rPr>
            <w:iCs/>
            <w:color w:val="FF0000"/>
          </w:rPr>
          <w:t xml:space="preserve">At a minimum you would need to drop a couple figures plus shorten the text by </w:t>
        </w:r>
      </w:ins>
      <w:ins w:id="16" w:author="Gordon Holtgrieve" w:date="2021-02-08T13:17:00Z">
        <w:r>
          <w:rPr>
            <w:iCs/>
            <w:color w:val="FF0000"/>
          </w:rPr>
          <w:t xml:space="preserve">maybe ¼.  </w:t>
        </w:r>
      </w:ins>
      <w:ins w:id="17" w:author="Gordon Holtgrieve" w:date="2021-02-08T13:18:00Z">
        <w:r>
          <w:rPr>
            <w:iCs/>
            <w:color w:val="FF0000"/>
          </w:rPr>
          <w:t>Not impossible, but not simple either.]</w:t>
        </w:r>
      </w:ins>
      <w:r w:rsidR="00EE6CEB" w:rsidRPr="00167F2E">
        <w:rPr>
          <w:iCs/>
        </w:rPr>
        <w:br w:type="page"/>
      </w:r>
    </w:p>
    <w:p w14:paraId="177C0BE2" w14:textId="77777777" w:rsidR="002A34FD" w:rsidRDefault="002A34FD">
      <w:pPr>
        <w:rPr>
          <w:rFonts w:ascii="Times New Roman" w:hAnsi="Times New Roman" w:cs="Times New Roman"/>
          <w:b/>
          <w:bCs/>
        </w:rPr>
      </w:pPr>
      <w:r>
        <w:rPr>
          <w:rFonts w:ascii="Times New Roman" w:hAnsi="Times New Roman" w:cs="Times New Roman"/>
          <w:b/>
          <w:bCs/>
        </w:rPr>
        <w:lastRenderedPageBreak/>
        <w:t>Abstract (350 words)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E9E979F" w:rsidR="00EC6DD3" w:rsidRDefault="00EC6DD3" w:rsidP="00EC6DD3">
      <w:pPr>
        <w:spacing w:line="480" w:lineRule="auto"/>
        <w:rPr>
          <w:ins w:id="18" w:author="Gordon Holtgrieve" w:date="2021-02-08T10:36:00Z"/>
          <w:rFonts w:ascii="Times New Roman" w:hAnsi="Times New Roman" w:cs="Times New Roman"/>
        </w:rPr>
      </w:pPr>
      <w:r>
        <w:rPr>
          <w:rFonts w:ascii="Times New Roman" w:hAnsi="Times New Roman" w:cs="Times New Roman"/>
        </w:rPr>
        <w:tab/>
      </w:r>
      <w:commentRangeStart w:id="19"/>
      <w:r w:rsidR="00871990">
        <w:rPr>
          <w:rFonts w:ascii="Times New Roman" w:hAnsi="Times New Roman" w:cs="Times New Roman"/>
        </w:rPr>
        <w:t>Food web structure is primarily regulated by availability of resources (bottom-up control) and the presence of top predators (top-down control)</w:t>
      </w:r>
      <w:ins w:id="20" w:author="Gordon Holtgrieve" w:date="2021-02-08T09:59:00Z">
        <w:r w:rsidR="00871990" w:rsidRPr="00F67581">
          <w:rPr>
            <w:rFonts w:ascii="Times New Roman" w:hAnsi="Times New Roman" w:cs="Times New Roman"/>
          </w:rPr>
          <w:t xml:space="preserve"> </w:t>
        </w:r>
        <w:r w:rsidR="00871990">
          <w:rPr>
            <w:rFonts w:ascii="Times New Roman" w:hAnsi="Times New Roman" w:cs="Times New Roman"/>
          </w:rPr>
          <w:t>(needs a citation)</w:t>
        </w:r>
      </w:ins>
      <w:r w:rsidR="00871990">
        <w:rPr>
          <w:rFonts w:ascii="Times New Roman" w:hAnsi="Times New Roman" w:cs="Times New Roman"/>
        </w:rPr>
        <w:t xml:space="preserve">. </w:t>
      </w:r>
      <w:commentRangeEnd w:id="19"/>
      <w:r w:rsidR="00871990">
        <w:rPr>
          <w:rStyle w:val="CommentReference"/>
        </w:rPr>
        <w:commentReference w:id="19"/>
      </w:r>
      <w:r w:rsidR="00AB2D80" w:rsidRPr="00AB2D80">
        <w:rPr>
          <w:rFonts w:ascii="Times New Roman" w:hAnsi="Times New Roman" w:cs="Times New Roman"/>
        </w:rPr>
        <w:t xml:space="preserve"> </w:t>
      </w:r>
      <w:r w:rsidR="00AB2D80">
        <w:rPr>
          <w:rFonts w:ascii="Times New Roman" w:hAnsi="Times New Roman" w:cs="Times New Roman"/>
        </w:rPr>
        <w:t xml:space="preserve">Physical </w:t>
      </w:r>
      <w:commentRangeStart w:id="21"/>
      <w:r w:rsidR="00AB2D80">
        <w:rPr>
          <w:rFonts w:ascii="Times New Roman" w:hAnsi="Times New Roman" w:cs="Times New Roman"/>
        </w:rPr>
        <w:t>ocean</w:t>
      </w:r>
      <w:commentRangeEnd w:id="21"/>
      <w:r w:rsidR="00AB2D80">
        <w:rPr>
          <w:rStyle w:val="CommentReference"/>
        </w:rPr>
        <w:commentReference w:id="21"/>
      </w:r>
      <w:r w:rsidR="00AB2D80">
        <w:rPr>
          <w:rFonts w:ascii="Times New Roman" w:hAnsi="Times New Roman" w:cs="Times New Roman"/>
        </w:rPr>
        <w:t xml:space="preserve"> conditions alter nutrient distribution, light penetration, and community composition at the base of the food web (Strom et al. 2006), which can impact primary productivity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 2010, </w:t>
      </w:r>
      <w:r w:rsidR="00AB2D80" w:rsidRPr="00F71A1D">
        <w:rPr>
          <w:rFonts w:ascii="Times New Roman" w:hAnsi="Times New Roman" w:cs="Times New Roman"/>
        </w:rPr>
        <w:t>Moore et al. 2018</w:t>
      </w:r>
      <w:r w:rsidR="00AB2D80">
        <w:rPr>
          <w:rFonts w:ascii="Times New Roman" w:hAnsi="Times New Roman" w:cs="Times New Roman"/>
        </w:rPr>
        <w:t>).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 </w:t>
      </w:r>
      <w:proofErr w:type="gramStart"/>
      <w:r>
        <w:rPr>
          <w:rFonts w:ascii="Times New Roman" w:hAnsi="Times New Roman" w:cs="Times New Roman"/>
        </w:rPr>
        <w:t>Thus</w:t>
      </w:r>
      <w:proofErr w:type="gramEnd"/>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 2011). </w:t>
      </w:r>
      <w:r>
        <w:rPr>
          <w:rFonts w:ascii="Times New Roman" w:hAnsi="Times New Roman" w:cs="Times New Roman"/>
        </w:rPr>
        <w:t>Understanding the relative importance of these forms of food web regulation has long been a focal point in studying aquatic systems (</w:t>
      </w:r>
      <w:commentRangeStart w:id="22"/>
      <w:r>
        <w:rPr>
          <w:rFonts w:ascii="Times New Roman" w:hAnsi="Times New Roman" w:cs="Times New Roman"/>
        </w:rPr>
        <w:t>Carpenter et al. 1985, Hunter et al. 1992, Estes et al. 1998</w:t>
      </w:r>
      <w:commentRangeEnd w:id="22"/>
      <w:r>
        <w:rPr>
          <w:rStyle w:val="CommentReference"/>
        </w:rPr>
        <w:commentReference w:id="22"/>
      </w:r>
      <w:r>
        <w:rPr>
          <w:rFonts w:ascii="Times New Roman" w:hAnsi="Times New Roman" w:cs="Times New Roman"/>
        </w:rPr>
        <w:t xml:space="preserve">). </w:t>
      </w:r>
    </w:p>
    <w:p w14:paraId="1BECF3F6" w14:textId="52A2F908" w:rsidR="00EC6DD3" w:rsidRDefault="00871990" w:rsidP="00EC6DD3">
      <w:pPr>
        <w:spacing w:line="480" w:lineRule="auto"/>
        <w:ind w:firstLine="720"/>
        <w:rPr>
          <w:ins w:id="23" w:author="Gordon Holtgrieve" w:date="2021-02-08T11:07:00Z"/>
          <w:rFonts w:ascii="Times New Roman" w:hAnsi="Times New Roman" w:cs="Times New Roman"/>
        </w:rPr>
      </w:pPr>
      <w:r>
        <w:rPr>
          <w:rFonts w:ascii="Times New Roman" w:hAnsi="Times New Roman" w:cs="Times New Roman"/>
        </w:rPr>
        <w:t xml:space="preserve">Climatic and anthropogenic changes are reshaping ecosystems, presenting new </w:t>
      </w:r>
      <w:commentRangeStart w:id="24"/>
      <w:r>
        <w:rPr>
          <w:rFonts w:ascii="Times New Roman" w:hAnsi="Times New Roman" w:cs="Times New Roman"/>
        </w:rPr>
        <w:t>challenges for ecosystem-based management</w:t>
      </w:r>
      <w:commentRangeEnd w:id="24"/>
      <w:r>
        <w:rPr>
          <w:rStyle w:val="CommentReference"/>
        </w:rPr>
        <w:commentReference w:id="24"/>
      </w:r>
      <w:r>
        <w:rPr>
          <w:rFonts w:ascii="Times New Roman" w:hAnsi="Times New Roman" w:cs="Times New Roman"/>
        </w:rPr>
        <w:t xml:space="preserve">. </w:t>
      </w:r>
      <w:r>
        <w:rPr>
          <w:rStyle w:val="CommentReference"/>
        </w:rPr>
        <w:commentReference w:id="25"/>
      </w:r>
      <w:r w:rsidR="00EC6DD3" w:rsidRPr="00EC6DD3" w:rsidDel="00597128">
        <w:rPr>
          <w:rFonts w:ascii="Times New Roman" w:hAnsi="Times New Roman" w:cs="Times New Roman"/>
        </w:rPr>
        <w:t xml:space="preserve"> </w:t>
      </w:r>
      <w:commentRangeStart w:id="26"/>
      <w:del w:id="27" w:author="Gordon Holtgrieve" w:date="2021-02-08T10:06:00Z">
        <w:r w:rsidR="00EC6DD3" w:rsidDel="00597128">
          <w:rPr>
            <w:rFonts w:ascii="Times New Roman" w:hAnsi="Times New Roman" w:cs="Times New Roman"/>
          </w:rPr>
          <w:delText xml:space="preserve">Legislative </w:delText>
        </w:r>
      </w:del>
      <w:ins w:id="28" w:author="Gordon Holtgrieve" w:date="2021-02-08T10:06:00Z">
        <w:r w:rsidR="00EC6DD3">
          <w:rPr>
            <w:rFonts w:ascii="Times New Roman" w:hAnsi="Times New Roman" w:cs="Times New Roman"/>
          </w:rPr>
          <w:t>Management</w:t>
        </w:r>
        <w:commentRangeEnd w:id="26"/>
        <w:r w:rsidR="00EC6DD3">
          <w:rPr>
            <w:rStyle w:val="CommentReference"/>
          </w:rPr>
          <w:commentReference w:id="26"/>
        </w:r>
        <w:r w:rsidR="00EC6DD3">
          <w:rPr>
            <w:rFonts w:ascii="Times New Roman" w:hAnsi="Times New Roman" w:cs="Times New Roman"/>
          </w:rPr>
          <w:t xml:space="preserve"> </w:t>
        </w:r>
      </w:ins>
      <w:r w:rsidR="00EC6DD3">
        <w:rPr>
          <w:rFonts w:ascii="Times New Roman" w:hAnsi="Times New Roman" w:cs="Times New Roman"/>
        </w:rPr>
        <w:t>action aimed at promoting top predator abundance by reducing fishing pressure or by-catch can have inverse effects as species recover (</w:t>
      </w:r>
      <w:proofErr w:type="spellStart"/>
      <w:r w:rsidR="00EC6DD3">
        <w:rPr>
          <w:rFonts w:ascii="Times New Roman" w:hAnsi="Times New Roman" w:cs="Times New Roman"/>
        </w:rPr>
        <w:t>Ohlberger</w:t>
      </w:r>
      <w:proofErr w:type="spellEnd"/>
      <w:r w:rsidR="00EC6DD3">
        <w:rPr>
          <w:rFonts w:ascii="Times New Roman" w:hAnsi="Times New Roman" w:cs="Times New Roman"/>
        </w:rPr>
        <w:t xml:space="preserve"> et al. 2019). Top-down and bottom-up control are often studied as independent mechanisms, however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r w:rsidR="00EC6DD3" w:rsidRPr="008D4856">
        <w:rPr>
          <w:rFonts w:ascii="Times New Roman" w:hAnsi="Times New Roman" w:cs="Times New Roman"/>
        </w:rPr>
        <w:t>Bopp et al. 2013</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 2013) means many food webs are experiencing shifts in both mechanisms of regulation in tandem, making it challenging to identify dominant drivers structuring abundance and manage for </w:t>
      </w:r>
      <w:commentRangeStart w:id="29"/>
      <w:r w:rsidR="00EC6DD3">
        <w:rPr>
          <w:rFonts w:ascii="Times New Roman" w:hAnsi="Times New Roman" w:cs="Times New Roman"/>
        </w:rPr>
        <w:t xml:space="preserve">change.  </w:t>
      </w:r>
      <w:commentRangeEnd w:id="29"/>
      <w:r w:rsidR="00EC6DD3">
        <w:rPr>
          <w:rStyle w:val="CommentReference"/>
        </w:rPr>
        <w:commentReference w:id="29"/>
      </w:r>
    </w:p>
    <w:p w14:paraId="3B818945" w14:textId="25B81D6A" w:rsidR="00670D65" w:rsidRDefault="00EC6DD3" w:rsidP="00670D65">
      <w:pPr>
        <w:spacing w:line="480" w:lineRule="auto"/>
        <w:rPr>
          <w:rFonts w:ascii="Times New Roman" w:hAnsi="Times New Roman" w:cs="Times New Roman"/>
        </w:rPr>
      </w:pPr>
      <w:r>
        <w:rPr>
          <w:rFonts w:ascii="Times New Roman" w:hAnsi="Times New Roman" w:cs="Times New Roman"/>
        </w:rPr>
        <w:lastRenderedPageBreak/>
        <w:tab/>
      </w:r>
      <w:r w:rsidR="00670D65">
        <w:rPr>
          <w:rFonts w:ascii="Times New Roman" w:hAnsi="Times New Roman" w:cs="Times New Roman"/>
        </w:rPr>
        <w:t>Measuring trophic position can be a useful proxy for major changes in foraging strategies and ecological interactions. For a generalist predator</w:t>
      </w:r>
      <w:ins w:id="30" w:author="Gordon Holtgrieve" w:date="2021-02-08T10:36:00Z">
        <w:r w:rsidR="00670D65">
          <w:rPr>
            <w:rFonts w:ascii="Times New Roman" w:hAnsi="Times New Roman" w:cs="Times New Roman"/>
          </w:rPr>
          <w:t>,</w:t>
        </w:r>
      </w:ins>
      <w:r w:rsidR="00670D65">
        <w:rPr>
          <w:rFonts w:ascii="Times New Roman" w:hAnsi="Times New Roman" w:cs="Times New Roman"/>
        </w:rPr>
        <w:t xml:space="preserve"> trophic position represents a weighted average of consumed and assimilated prey sources (</w:t>
      </w:r>
      <w:r w:rsidR="00670D65" w:rsidRPr="00FF77CC">
        <w:rPr>
          <w:rFonts w:ascii="Times New Roman" w:eastAsia="Times New Roman" w:hAnsi="Times New Roman" w:cs="Times New Roman"/>
          <w:color w:val="000000"/>
        </w:rPr>
        <w:t>Martínez del Rio et al. 2009</w:t>
      </w:r>
      <w:r w:rsidR="00670D65">
        <w:rPr>
          <w:rFonts w:ascii="Times New Roman" w:hAnsi="Times New Roman" w:cs="Times New Roman"/>
        </w:rPr>
        <w:t xml:space="preserve">). Major changes in foraging strategies should be reflected in predator trophic position if they represent prey switching between distinct trophic levels. </w:t>
      </w:r>
      <w:commentRangeStart w:id="31"/>
      <w:r w:rsidR="00670D65">
        <w:rPr>
          <w:rFonts w:ascii="Times New Roman" w:hAnsi="Times New Roman" w:cs="Times New Roman"/>
        </w:rPr>
        <w:t xml:space="preserve">For example, prey switching between </w:t>
      </w:r>
      <w:r w:rsidR="00622FB4">
        <w:rPr>
          <w:rFonts w:ascii="Times New Roman" w:hAnsi="Times New Roman" w:cs="Times New Roman"/>
        </w:rPr>
        <w:t>adult and juvenile life stages of a species, or a consuming a greater proportion of a low trophic level species,</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 </w:t>
      </w:r>
      <w:commentRangeEnd w:id="31"/>
      <w:r w:rsidR="00670D65">
        <w:rPr>
          <w:rStyle w:val="CommentReference"/>
        </w:rPr>
        <w:commentReference w:id="31"/>
      </w:r>
      <w:r w:rsidR="001E69D2" w:rsidRPr="001E69D2">
        <w:rPr>
          <w:rFonts w:ascii="Times New Roman" w:hAnsi="Times New Roman" w:cs="Times New Roman"/>
        </w:rPr>
        <w:t xml:space="preserve"> </w:t>
      </w:r>
      <w:r w:rsidR="001E69D2"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001E69D2" w:rsidRPr="00BC1B30">
        <w:rPr>
          <w:rFonts w:ascii="Times New Roman" w:hAnsi="Times New Roman" w:cs="Times New Roman"/>
        </w:rPr>
        <w:t xml:space="preserve"> </w:t>
      </w:r>
      <w:r w:rsidR="001E69D2">
        <w:rPr>
          <w:rFonts w:ascii="Times New Roman" w:hAnsi="Times New Roman" w:cs="Times New Roman"/>
        </w:rPr>
        <w:t>requires datasets that span multiple environmental, ecological, and anthropogenic contexts.</w:t>
      </w:r>
      <w:r w:rsidR="001E69D2" w:rsidRPr="00BC1B30">
        <w:t xml:space="preserve"> </w:t>
      </w:r>
      <w:r w:rsidR="001E69D2" w:rsidRPr="00BC1B30">
        <w:rPr>
          <w:rFonts w:ascii="Times New Roman" w:hAnsi="Times New Roman" w:cs="Times New Roman"/>
        </w:rPr>
        <w:t xml:space="preserve">Historic </w:t>
      </w:r>
      <w:r w:rsidR="001E69D2">
        <w:rPr>
          <w:rFonts w:ascii="Times New Roman" w:hAnsi="Times New Roman" w:cs="Times New Roman"/>
        </w:rPr>
        <w:t xml:space="preserve">datasets </w:t>
      </w:r>
      <w:r w:rsidR="00654E6C">
        <w:rPr>
          <w:rFonts w:ascii="Times New Roman" w:hAnsi="Times New Roman" w:cs="Times New Roman"/>
        </w:rPr>
        <w:t>can serve t</w:t>
      </w:r>
      <w:bookmarkStart w:id="32" w:name="_GoBack"/>
      <w:bookmarkEnd w:id="32"/>
      <w:r w:rsidR="00654E6C">
        <w:rPr>
          <w:rFonts w:ascii="Times New Roman" w:hAnsi="Times New Roman" w:cs="Times New Roman"/>
        </w:rPr>
        <w:t xml:space="preserve">his purpose and </w:t>
      </w:r>
      <w:r w:rsidR="001E69D2">
        <w:rPr>
          <w:rFonts w:ascii="Times New Roman" w:hAnsi="Times New Roman" w:cs="Times New Roman"/>
        </w:rPr>
        <w:t xml:space="preserve">are particularly useful </w:t>
      </w:r>
      <w:r w:rsidR="001E69D2" w:rsidRPr="00BC1B30">
        <w:rPr>
          <w:rFonts w:ascii="Times New Roman" w:hAnsi="Times New Roman" w:cs="Times New Roman"/>
        </w:rPr>
        <w:t xml:space="preserve">for understanding ecosystem dynamics in the absence of anthropogenic pressure and ecological responses to climatic shifts. </w:t>
      </w:r>
      <w:r w:rsidR="00AF404A">
        <w:rPr>
          <w:rFonts w:ascii="Times New Roman" w:hAnsi="Times New Roman" w:cs="Times New Roman"/>
        </w:rPr>
        <w:t>Long times series of predator</w:t>
      </w:r>
      <w:r w:rsidR="00670D65">
        <w:rPr>
          <w:rFonts w:ascii="Times New Roman" w:hAnsi="Times New Roman" w:cs="Times New Roman"/>
        </w:rPr>
        <w:t xml:space="preserve"> trophic </w:t>
      </w:r>
      <w:r w:rsidR="00AF404A">
        <w:rPr>
          <w:rFonts w:ascii="Times New Roman" w:hAnsi="Times New Roman" w:cs="Times New Roman"/>
        </w:rPr>
        <w:t>can be</w:t>
      </w:r>
      <w:r w:rsidR="00670D65">
        <w:rPr>
          <w:rFonts w:ascii="Times New Roman" w:hAnsi="Times New Roman" w:cs="Times New Roman"/>
        </w:rPr>
        <w:t xml:space="preserve"> combined with </w:t>
      </w:r>
      <w:r w:rsidR="00B22D8A">
        <w:rPr>
          <w:rFonts w:ascii="Times New Roman" w:hAnsi="Times New Roman" w:cs="Times New Roman"/>
        </w:rPr>
        <w:t xml:space="preserve">indices of </w:t>
      </w:r>
      <w:r w:rsidR="00670D65">
        <w:rPr>
          <w:rFonts w:ascii="Times New Roman" w:hAnsi="Times New Roman" w:cs="Times New Roman"/>
        </w:rPr>
        <w:t>prey abundances and environmental</w:t>
      </w:r>
      <w:r w:rsidR="00B22D8A">
        <w:rPr>
          <w:rFonts w:ascii="Times New Roman" w:hAnsi="Times New Roman" w:cs="Times New Roman"/>
        </w:rPr>
        <w:t xml:space="preserve"> conditions</w:t>
      </w:r>
      <w:r w:rsidR="00AF404A">
        <w:rPr>
          <w:rFonts w:ascii="Times New Roman" w:hAnsi="Times New Roman" w:cs="Times New Roman"/>
        </w:rPr>
        <w:t xml:space="preserve"> to </w:t>
      </w:r>
      <w:r w:rsidR="00670D65">
        <w:rPr>
          <w:rFonts w:ascii="Times New Roman" w:hAnsi="Times New Roman" w:cs="Times New Roman"/>
        </w:rPr>
        <w:t xml:space="preserve">characterize how </w:t>
      </w:r>
      <w:del w:id="33" w:author="Gordon Holtgrieve" w:date="2021-02-08T10:51:00Z">
        <w:r w:rsidR="00670D65" w:rsidDel="00C41C40">
          <w:rPr>
            <w:rFonts w:ascii="Times New Roman" w:hAnsi="Times New Roman" w:cs="Times New Roman"/>
          </w:rPr>
          <w:delText>top down</w:delText>
        </w:r>
      </w:del>
      <w:ins w:id="34" w:author="Gordon Holtgrieve" w:date="2021-02-08T10:51:00Z">
        <w:r w:rsidR="00C41C40">
          <w:rPr>
            <w:rFonts w:ascii="Times New Roman" w:hAnsi="Times New Roman" w:cs="Times New Roman"/>
          </w:rPr>
          <w:t>top-down</w:t>
        </w:r>
      </w:ins>
      <w:r w:rsidR="00670D65">
        <w:rPr>
          <w:rFonts w:ascii="Times New Roman" w:hAnsi="Times New Roman" w:cs="Times New Roman"/>
        </w:rPr>
        <w:t xml:space="preserve"> pressure </w:t>
      </w:r>
      <w:r w:rsidR="00AF404A">
        <w:rPr>
          <w:rFonts w:ascii="Times New Roman" w:hAnsi="Times New Roman" w:cs="Times New Roman"/>
        </w:rPr>
        <w:t xml:space="preserve">(predator trophic ecology) </w:t>
      </w:r>
      <w:del w:id="35" w:author="Gordon Holtgrieve" w:date="2021-02-08T10:51:00Z">
        <w:r w:rsidR="00670D65" w:rsidDel="00C41C40">
          <w:rPr>
            <w:rFonts w:ascii="Times New Roman" w:hAnsi="Times New Roman" w:cs="Times New Roman"/>
          </w:rPr>
          <w:delText xml:space="preserve">(i.e., harbor seal foraging) </w:delText>
        </w:r>
      </w:del>
      <w:r w:rsidR="00670D65">
        <w:rPr>
          <w:rFonts w:ascii="Times New Roman" w:hAnsi="Times New Roman" w:cs="Times New Roman"/>
        </w:rPr>
        <w:t xml:space="preserve">changes in response to </w:t>
      </w:r>
      <w:ins w:id="36" w:author="Gordon Holtgrieve" w:date="2021-02-08T10:51:00Z">
        <w:r w:rsidR="00B22D8A">
          <w:rPr>
            <w:rFonts w:ascii="Times New Roman" w:hAnsi="Times New Roman" w:cs="Times New Roman"/>
          </w:rPr>
          <w:t>bottom-up</w:t>
        </w:r>
      </w:ins>
      <w:r w:rsidR="00B22D8A">
        <w:rPr>
          <w:rFonts w:ascii="Times New Roman" w:hAnsi="Times New Roman" w:cs="Times New Roman"/>
        </w:rPr>
        <w:t xml:space="preserve"> forces</w:t>
      </w:r>
      <w:r w:rsidR="00AF404A">
        <w:rPr>
          <w:rFonts w:ascii="Times New Roman" w:hAnsi="Times New Roman" w:cs="Times New Roman"/>
        </w:rPr>
        <w:t xml:space="preserve"> (environmental condition and prey availability)</w:t>
      </w:r>
      <w:r w:rsidR="00B22D8A">
        <w:rPr>
          <w:rFonts w:ascii="Times New Roman" w:hAnsi="Times New Roman" w:cs="Times New Roman"/>
        </w:rPr>
        <w:t>.</w:t>
      </w:r>
    </w:p>
    <w:p w14:paraId="0ED4C72C" w14:textId="70892FFC" w:rsidR="009F4B39" w:rsidRDefault="009F4B39">
      <w:pPr>
        <w:spacing w:line="480" w:lineRule="auto"/>
        <w:ind w:firstLine="720"/>
        <w:rPr>
          <w:rFonts w:ascii="Times New Roman" w:hAnsi="Times New Roman" w:cs="Times New Roman"/>
        </w:rPr>
        <w:pPrChange w:id="37" w:author="Gordon Holtgrieve" w:date="2021-02-08T10:03:00Z">
          <w:pPr>
            <w:spacing w:line="480" w:lineRule="auto"/>
          </w:pPr>
        </w:pPrChange>
      </w:pPr>
      <w:ins w:id="38" w:author="Gordon Holtgrieve" w:date="2021-02-08T11:07:00Z">
        <w:r>
          <w:rPr>
            <w:rFonts w:ascii="Times New Roman" w:hAnsi="Times New Roman" w:cs="Times New Roman"/>
          </w:rPr>
          <w:t>Reconstructing time series of trophic position requires archival specimens and controlling for changes in the isotopic signature of primary producers caused by nitrogen cycling (McCarthy and McMahon 2016). Compound specific stable isotope analysis of individual amino acids provides the necessary means of control for reconstructing historical ecological data. Source amino acids (i.e., phenylalanine, lysine, methionine) exhibit minimal trophic discrimination and thus are a proxy for the isotopic signature of primary producers at the base of the food web, in contrast to trophic amino acids (i.e., alanine, glutamic acid, valine, proline) which demonstrate strong trophic enrichment (</w:t>
        </w:r>
        <w:r w:rsidRPr="00FF77CC">
          <w:rPr>
            <w:rFonts w:ascii="Times New Roman" w:hAnsi="Times New Roman" w:cs="Times New Roman"/>
          </w:rPr>
          <w:t>McCarthy and McMahon 2016</w:t>
        </w:r>
        <w:r>
          <w:rPr>
            <w:rFonts w:ascii="Times New Roman" w:hAnsi="Times New Roman" w:cs="Times New Roman"/>
          </w:rPr>
          <w:t xml:space="preserve">). When combined, this approach </w:t>
        </w:r>
        <w:r>
          <w:rPr>
            <w:rFonts w:ascii="Times New Roman" w:hAnsi="Times New Roman" w:cs="Times New Roman"/>
          </w:rPr>
          <w:lastRenderedPageBreak/>
          <w:t>allows for reconstruction of historical trophic dynamics whe</w:t>
        </w:r>
      </w:ins>
      <w:r w:rsidR="002C304D">
        <w:rPr>
          <w:rFonts w:ascii="Times New Roman" w:hAnsi="Times New Roman" w:cs="Times New Roman"/>
        </w:rPr>
        <w:t>n</w:t>
      </w:r>
      <w:ins w:id="39" w:author="Gordon Holtgrieve" w:date="2021-02-08T11:07:00Z">
        <w:r>
          <w:rPr>
            <w:rFonts w:ascii="Times New Roman" w:hAnsi="Times New Roman" w:cs="Times New Roman"/>
          </w:rPr>
          <w:t xml:space="preserve"> characterizing the isotopic baseline of past ecosystems may not be possible (</w:t>
        </w:r>
        <w:commentRangeStart w:id="40"/>
        <w:r>
          <w:rPr>
            <w:rFonts w:ascii="Times New Roman" w:hAnsi="Times New Roman" w:cs="Times New Roman"/>
          </w:rPr>
          <w:t>McMahon et al. 2019).</w:t>
        </w:r>
        <w:commentRangeEnd w:id="40"/>
        <w:r>
          <w:rPr>
            <w:rStyle w:val="CommentReference"/>
          </w:rPr>
          <w:commentReference w:id="40"/>
        </w:r>
      </w:ins>
    </w:p>
    <w:p w14:paraId="5AF11672" w14:textId="469A3B7B" w:rsidR="00C15426" w:rsidRDefault="00BC1B30">
      <w:pPr>
        <w:spacing w:line="480" w:lineRule="auto"/>
        <w:ind w:firstLine="720"/>
        <w:rPr>
          <w:rFonts w:ascii="Times New Roman" w:hAnsi="Times New Roman" w:cs="Times New Roman"/>
        </w:rPr>
        <w:pPrChange w:id="41" w:author="Gordon Holtgrieve" w:date="2021-02-08T10:30:00Z">
          <w:pPr>
            <w:spacing w:line="480" w:lineRule="auto"/>
          </w:pPr>
        </w:pPrChange>
      </w:pPr>
      <w:r>
        <w:rPr>
          <w:rFonts w:ascii="Times New Roman" w:hAnsi="Times New Roman" w:cs="Times New Roman"/>
        </w:rPr>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 xml:space="preserve">state-financed population control programs </w:t>
      </w:r>
      <w:del w:id="42" w:author="Gordon Holtgrieve" w:date="2021-02-08T10:08:00Z">
        <w:r w:rsidR="00B66161" w:rsidDel="0047082A">
          <w:rPr>
            <w:rFonts w:ascii="Times New Roman" w:hAnsi="Times New Roman" w:cs="Times New Roman"/>
          </w:rPr>
          <w:delText xml:space="preserve">of </w:delText>
        </w:r>
      </w:del>
      <w:r w:rsidR="00B66161">
        <w:rPr>
          <w:rFonts w:ascii="Times New Roman" w:hAnsi="Times New Roman" w:cs="Times New Roman"/>
        </w:rPr>
        <w:t>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del w:id="43" w:author="Gordon Holtgrieve" w:date="2021-02-08T10:22:00Z">
        <w:r w:rsidR="00A42D7B" w:rsidDel="00FF6244">
          <w:rPr>
            <w:rFonts w:ascii="Times New Roman" w:hAnsi="Times New Roman" w:cs="Times New Roman"/>
          </w:rPr>
          <w:delText>abundance estimated to be</w:delText>
        </w:r>
      </w:del>
      <w:ins w:id="44" w:author="Gordon Holtgrieve" w:date="2021-02-08T10:22:00Z">
        <w:r w:rsidR="00FF6244">
          <w:rPr>
            <w:rFonts w:ascii="Times New Roman" w:hAnsi="Times New Roman" w:cs="Times New Roman"/>
          </w:rPr>
          <w:t>an estimated abundance of</w:t>
        </w:r>
      </w:ins>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ins w:id="45" w:author="Gordon Holtgrieve" w:date="2021-02-08T10:22:00Z">
        <w:r w:rsidR="00FF6244">
          <w:rPr>
            <w:rFonts w:ascii="Times New Roman" w:hAnsi="Times New Roman" w:cs="Times New Roman"/>
          </w:rPr>
          <w:t xml:space="preserve">individuals </w:t>
        </w:r>
      </w:ins>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w:t>
      </w:r>
      <w:ins w:id="46" w:author="Gordon Holtgrieve" w:date="2021-02-08T10:24:00Z">
        <w:r w:rsidR="00FF6244">
          <w:rPr>
            <w:rFonts w:ascii="Times New Roman" w:hAnsi="Times New Roman" w:cs="Times New Roman"/>
          </w:rPr>
          <w:t xml:space="preserve">The </w:t>
        </w:r>
      </w:ins>
      <w:ins w:id="47" w:author="Gordon Holtgrieve" w:date="2021-02-08T10:26:00Z">
        <w:r w:rsidR="00FF6244">
          <w:rPr>
            <w:rFonts w:ascii="Times New Roman" w:hAnsi="Times New Roman" w:cs="Times New Roman"/>
          </w:rPr>
          <w:t xml:space="preserve">dramatically </w:t>
        </w:r>
      </w:ins>
      <w:ins w:id="48" w:author="Gordon Holtgrieve" w:date="2021-02-08T10:24:00Z">
        <w:r w:rsidR="00FF6244">
          <w:rPr>
            <w:rFonts w:ascii="Times New Roman" w:hAnsi="Times New Roman" w:cs="Times New Roman"/>
          </w:rPr>
          <w:t>increased abundance of this top predator</w:t>
        </w:r>
      </w:ins>
      <w:ins w:id="49" w:author="Gordon Holtgrieve" w:date="2021-02-08T10:25:00Z">
        <w:r w:rsidR="00FF6244">
          <w:rPr>
            <w:rFonts w:ascii="Times New Roman" w:hAnsi="Times New Roman" w:cs="Times New Roman"/>
          </w:rPr>
          <w:t xml:space="preserve"> has been implicated in the</w:t>
        </w:r>
      </w:ins>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ins w:id="50" w:author="Gordon Holtgrieve" w:date="2021-02-08T10:25:00Z">
        <w:r w:rsidR="00FF6244">
          <w:rPr>
            <w:rFonts w:ascii="Times New Roman" w:hAnsi="Times New Roman" w:cs="Times New Roman"/>
          </w:rPr>
          <w:t>,</w:t>
        </w:r>
      </w:ins>
      <w:r w:rsidR="00A751C8">
        <w:rPr>
          <w:rFonts w:ascii="Times New Roman" w:hAnsi="Times New Roman" w:cs="Times New Roman"/>
        </w:rPr>
        <w:t xml:space="preserve"> </w:t>
      </w:r>
      <w:r w:rsidR="0065094E">
        <w:rPr>
          <w:rFonts w:ascii="Times New Roman" w:hAnsi="Times New Roman" w:cs="Times New Roman"/>
        </w:rPr>
        <w:t xml:space="preserve">which </w:t>
      </w:r>
      <w:ins w:id="51" w:author="Gordon Holtgrieve" w:date="2021-02-08T10:26:00Z">
        <w:r w:rsidR="00FF6244">
          <w:rPr>
            <w:rFonts w:ascii="Times New Roman" w:hAnsi="Times New Roman" w:cs="Times New Roman"/>
          </w:rPr>
          <w:t>are</w:t>
        </w:r>
      </w:ins>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936B53">
        <w:rPr>
          <w:rFonts w:ascii="Times New Roman" w:hAnsi="Times New Roman" w:cs="Times New Roman"/>
        </w:rPr>
        <w:t xml:space="preserve"> dissolved oxygen</w:t>
      </w:r>
      <w:r w:rsidR="00FE0741">
        <w:rPr>
          <w:rFonts w:ascii="Times New Roman" w:hAnsi="Times New Roman" w:cs="Times New Roman"/>
        </w:rPr>
        <w:t xml:space="preserve"> and nitrogen inputs</w:t>
      </w:r>
      <w:r w:rsidR="00936B53">
        <w:rPr>
          <w:rFonts w:ascii="Times New Roman" w:hAnsi="Times New Roman" w:cs="Times New Roman"/>
        </w:rPr>
        <w:t xml:space="preserve"> </w:t>
      </w:r>
      <w:r w:rsidR="00936B53">
        <w:rPr>
          <w:rFonts w:ascii="Times New Roman" w:hAnsi="Times New Roman" w:cs="Times New Roman"/>
        </w:rPr>
        <w:t>(</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 2011,</w:t>
      </w:r>
      <w:r w:rsidR="00FE0741">
        <w:rPr>
          <w:rFonts w:ascii="Times New Roman" w:hAnsi="Times New Roman" w:cs="Times New Roman"/>
        </w:rPr>
        <w:t xml:space="preserve"> </w:t>
      </w:r>
      <w:proofErr w:type="spellStart"/>
      <w:r w:rsidR="00936B53">
        <w:rPr>
          <w:rFonts w:ascii="Times New Roman" w:hAnsi="Times New Roman" w:cs="Times New Roman"/>
        </w:rPr>
        <w:t>Khangaonkar</w:t>
      </w:r>
      <w:proofErr w:type="spellEnd"/>
      <w:r w:rsidR="00936B53">
        <w:rPr>
          <w:rFonts w:ascii="Times New Roman" w:hAnsi="Times New Roman" w:cs="Times New Roman"/>
        </w:rPr>
        <w:t xml:space="preserve"> et al. 2019),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xml:space="preserve">). </w:t>
      </w:r>
      <w:del w:id="52" w:author="Gordon Holtgrieve" w:date="2021-02-08T10:35:00Z">
        <w:r w:rsidR="00EC2D53" w:rsidDel="00670D65">
          <w:rPr>
            <w:rFonts w:ascii="Times New Roman" w:hAnsi="Times New Roman" w:cs="Times New Roman"/>
          </w:rPr>
          <w:delText>Thus, i</w:delText>
        </w:r>
      </w:del>
      <w:ins w:id="53" w:author="Gordon Holtgrieve" w:date="2021-02-08T10:35:00Z">
        <w:r w:rsidR="00670D65">
          <w:rPr>
            <w:rFonts w:ascii="Times New Roman" w:hAnsi="Times New Roman" w:cs="Times New Roman"/>
          </w:rPr>
          <w:t>I</w:t>
        </w:r>
      </w:ins>
      <w:r w:rsidR="00EC2D53">
        <w:rPr>
          <w:rFonts w:ascii="Times New Roman" w:hAnsi="Times New Roman" w:cs="Times New Roman"/>
        </w:rPr>
        <w:t xml:space="preserve">t is </w:t>
      </w:r>
      <w:ins w:id="54" w:author="Gordon Holtgrieve" w:date="2021-02-08T10:35:00Z">
        <w:r w:rsidR="00670D65">
          <w:rPr>
            <w:rFonts w:ascii="Times New Roman" w:hAnsi="Times New Roman" w:cs="Times New Roman"/>
          </w:rPr>
          <w:t xml:space="preserve">therefore </w:t>
        </w:r>
      </w:ins>
      <w:r w:rsidR="00EC2D53">
        <w:rPr>
          <w:rFonts w:ascii="Times New Roman" w:hAnsi="Times New Roman" w:cs="Times New Roman"/>
        </w:rPr>
        <w:t>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50DC7925" w14:textId="4A932B70" w:rsidR="0043272A" w:rsidRPr="00A62AD7" w:rsidRDefault="00187AD5" w:rsidP="00A42D7B">
      <w:pPr>
        <w:spacing w:line="480" w:lineRule="auto"/>
        <w:rPr>
          <w:ins w:id="55" w:author="Gordon Holtgrieve" w:date="2021-02-08T11:12:00Z"/>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3C7F54">
        <w:rPr>
          <w:rFonts w:ascii="Times New Roman" w:hAnsi="Times New Roman" w:cs="Times New Roman"/>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 xml:space="preserve">the role of harbors seals as marine predators through bottom-up </w:t>
      </w:r>
      <w:r w:rsidR="00D8140D">
        <w:rPr>
          <w:rFonts w:ascii="Times New Roman" w:hAnsi="Times New Roman" w:cs="Times New Roman"/>
        </w:rPr>
        <w:lastRenderedPageBreak/>
        <w:t>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A62AD7">
        <w:rPr>
          <w:rFonts w:ascii="Times New Roman" w:hAnsi="Times New Roman" w:cs="Times New Roman"/>
        </w:rPr>
        <w:t>d</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commentRangeStart w:id="56"/>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ins w:id="57" w:author="Gordon Holtgrieve" w:date="2021-02-08T11:19:00Z">
        <w:r w:rsidR="00287AF4">
          <w:rPr>
            <w:rFonts w:ascii="Times New Roman" w:eastAsia="Times New Roman" w:hAnsi="Times New Roman" w:cs="Times New Roman"/>
          </w:rPr>
          <w:t xml:space="preserve">abundance </w:t>
        </w:r>
      </w:ins>
      <w:r w:rsidR="00500DBC">
        <w:rPr>
          <w:rFonts w:ascii="Times New Roman" w:eastAsia="Times New Roman" w:hAnsi="Times New Roman" w:cs="Times New Roman"/>
        </w:rPr>
        <w:t xml:space="preserve">is the result of increased </w:t>
      </w:r>
      <w:ins w:id="58" w:author="Gordon Holtgrieve" w:date="2021-02-08T11:19:00Z">
        <w:r w:rsidR="00287AF4">
          <w:rPr>
            <w:rFonts w:ascii="Times New Roman" w:eastAsia="Times New Roman" w:hAnsi="Times New Roman" w:cs="Times New Roman"/>
          </w:rPr>
          <w:t xml:space="preserve">or </w:t>
        </w:r>
      </w:ins>
      <w:ins w:id="59" w:author="Gordon Holtgrieve" w:date="2021-02-08T11:20:00Z">
        <w:r w:rsidR="00287AF4">
          <w:rPr>
            <w:rFonts w:ascii="Times New Roman" w:eastAsia="Times New Roman" w:hAnsi="Times New Roman" w:cs="Times New Roman"/>
          </w:rPr>
          <w:t xml:space="preserve">decreased </w:t>
        </w:r>
      </w:ins>
      <w:r w:rsidR="00500DBC">
        <w:rPr>
          <w:rFonts w:ascii="Times New Roman" w:eastAsia="Times New Roman" w:hAnsi="Times New Roman" w:cs="Times New Roman"/>
        </w:rPr>
        <w:t>consumption of that species</w:t>
      </w:r>
      <w:commentRangeEnd w:id="56"/>
      <w:r w:rsidR="00287AF4">
        <w:rPr>
          <w:rStyle w:val="CommentReference"/>
        </w:rPr>
        <w:commentReference w:id="56"/>
      </w:r>
      <w:r w:rsidR="00500DBC">
        <w:rPr>
          <w:rFonts w:ascii="Times New Roman" w:eastAsia="Times New Roman" w:hAnsi="Times New Roman" w:cs="Times New Roman"/>
        </w:rPr>
        <w:t xml:space="preserve">. </w:t>
      </w:r>
      <w:r w:rsidR="00132B64">
        <w:rPr>
          <w:rFonts w:ascii="Times New Roman" w:hAnsi="Times New Roman" w:cs="Times New Roman"/>
        </w:rPr>
        <w:t xml:space="preserve">Additionally, we </w:t>
      </w:r>
      <w:del w:id="60" w:author="Gordon Holtgrieve" w:date="2021-02-08T11:21:00Z">
        <w:r w:rsidR="00132B64" w:rsidDel="00287AF4">
          <w:rPr>
            <w:rFonts w:ascii="Times New Roman" w:hAnsi="Times New Roman" w:cs="Times New Roman"/>
          </w:rPr>
          <w:delText xml:space="preserve">aim to </w:delText>
        </w:r>
      </w:del>
      <w:r w:rsidR="00132B64">
        <w:rPr>
          <w:rFonts w:ascii="Times New Roman" w:hAnsi="Times New Roman" w:cs="Times New Roman"/>
        </w:rPr>
        <w:t>establish</w:t>
      </w:r>
      <w:ins w:id="61" w:author="Gordon Holtgrieve" w:date="2021-02-08T11:21:00Z">
        <w:r w:rsidR="00287AF4">
          <w:rPr>
            <w:rFonts w:ascii="Times New Roman" w:hAnsi="Times New Roman" w:cs="Times New Roman"/>
          </w:rPr>
          <w:t>ed</w:t>
        </w:r>
      </w:ins>
      <w:r w:rsidR="00132B64">
        <w:rPr>
          <w:rFonts w:ascii="Times New Roman" w:hAnsi="Times New Roman" w:cs="Times New Roman"/>
        </w:rPr>
        <w:t xml:space="preserve"> a multi-amino acid framework for measuring trophic position </w:t>
      </w:r>
      <w:del w:id="62" w:author="Gordon Holtgrieve" w:date="2021-02-08T11:21:00Z">
        <w:r w:rsidR="00132B64" w:rsidDel="00287AF4">
          <w:rPr>
            <w:rFonts w:ascii="Times New Roman" w:hAnsi="Times New Roman" w:cs="Times New Roman"/>
          </w:rPr>
          <w:delText xml:space="preserve">and compare these results to a single amino acid </w:delText>
        </w:r>
        <w:r w:rsidR="00E66CF8" w:rsidDel="00287AF4">
          <w:rPr>
            <w:rFonts w:ascii="Times New Roman" w:hAnsi="Times New Roman" w:cs="Times New Roman"/>
          </w:rPr>
          <w:delText>analysis</w:delText>
        </w:r>
        <w:r w:rsidR="00132B64" w:rsidDel="00287AF4">
          <w:rPr>
            <w:rFonts w:ascii="Times New Roman" w:hAnsi="Times New Roman" w:cs="Times New Roman"/>
          </w:rPr>
          <w:delText xml:space="preserve"> that is typically applied</w:delText>
        </w:r>
        <w:r w:rsidR="00A601AF" w:rsidDel="00287AF4">
          <w:rPr>
            <w:rFonts w:ascii="Times New Roman" w:hAnsi="Times New Roman" w:cs="Times New Roman"/>
          </w:rPr>
          <w:delText xml:space="preserve"> in compound-specific stable isotope analysis studies</w:delText>
        </w:r>
      </w:del>
      <w:ins w:id="63" w:author="Gordon Holtgrieve" w:date="2021-02-08T11:21:00Z">
        <w:r w:rsidR="00287AF4">
          <w:rPr>
            <w:rFonts w:ascii="Times New Roman" w:hAnsi="Times New Roman" w:cs="Times New Roman"/>
          </w:rPr>
          <w:t xml:space="preserve">that improves upon </w:t>
        </w:r>
      </w:ins>
      <w:ins w:id="64" w:author="Gordon Holtgrieve" w:date="2021-02-08T11:22:00Z">
        <w:r w:rsidR="00287AF4">
          <w:rPr>
            <w:rFonts w:ascii="Times New Roman" w:hAnsi="Times New Roman" w:cs="Times New Roman"/>
          </w:rPr>
          <w:t xml:space="preserve">the </w:t>
        </w:r>
      </w:ins>
      <w:ins w:id="65" w:author="Gordon Holtgrieve" w:date="2021-02-08T11:21:00Z">
        <w:r w:rsidR="00287AF4">
          <w:rPr>
            <w:rFonts w:ascii="Times New Roman" w:hAnsi="Times New Roman" w:cs="Times New Roman"/>
          </w:rPr>
          <w:t>traditional single am</w:t>
        </w:r>
      </w:ins>
      <w:ins w:id="66" w:author="Gordon Holtgrieve" w:date="2021-02-08T11:22:00Z">
        <w:r w:rsidR="00287AF4">
          <w:rPr>
            <w:rFonts w:ascii="Times New Roman" w:hAnsi="Times New Roman" w:cs="Times New Roman"/>
          </w:rPr>
          <w:t>ino acid approach by</w:t>
        </w:r>
      </w:ins>
      <w:r w:rsidR="00490CC2">
        <w:rPr>
          <w:rFonts w:ascii="Times New Roman" w:hAnsi="Times New Roman" w:cs="Times New Roman"/>
        </w:rPr>
        <w:t xml:space="preserve"> incorporating multiple </w:t>
      </w:r>
      <w:r w:rsidR="001E69D2">
        <w:rPr>
          <w:rFonts w:ascii="Times New Roman" w:hAnsi="Times New Roman" w:cs="Times New Roman"/>
        </w:rPr>
        <w:t>trophic amino acids and improving precision in the trophic position calculation</w:t>
      </w:r>
      <w:r w:rsidR="00132B64">
        <w:rPr>
          <w:rFonts w:ascii="Times New Roman" w:hAnsi="Times New Roman" w:cs="Times New Roman"/>
        </w:rPr>
        <w:t>.</w:t>
      </w:r>
      <w:ins w:id="67" w:author="Gordon Holtgrieve" w:date="2021-02-08T11:18:00Z">
        <w:r w:rsidR="0029561F">
          <w:rPr>
            <w:rFonts w:ascii="Times New Roman" w:hAnsi="Times New Roman" w:cs="Times New Roman"/>
          </w:rPr>
          <w:t xml:space="preserve"> </w:t>
        </w:r>
      </w:ins>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88251E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 Specimens with sex</w:t>
      </w:r>
      <w:ins w:id="68" w:author="Megan Feddern" w:date="2021-02-12T11:54:00Z">
        <w:r w:rsidR="0002135B">
          <w:rPr>
            <w:rFonts w:ascii="Times New Roman" w:hAnsi="Times New Roman" w:cs="Times New Roman"/>
          </w:rPr>
          <w:t>, length,</w:t>
        </w:r>
      </w:ins>
      <w:r w:rsidR="00141B03">
        <w:rPr>
          <w:rFonts w:ascii="Times New Roman" w:hAnsi="Times New Roman" w:cs="Times New Roman"/>
        </w:rPr>
        <w:t xml:space="preserve"> age data were also prioritized. </w:t>
      </w:r>
      <w:r w:rsidR="00EC518D">
        <w:rPr>
          <w:rFonts w:ascii="Times New Roman" w:hAnsi="Times New Roman" w:cs="Times New Roman"/>
        </w:rPr>
        <w:t xml:space="preserve">A total of 153 specimens were sampled </w:t>
      </w:r>
      <w:ins w:id="69" w:author="Gordon Holtgrieve" w:date="2021-02-08T11:23:00Z">
        <w:r w:rsidR="007E21B1">
          <w:rPr>
            <w:rFonts w:ascii="Times New Roman" w:hAnsi="Times New Roman" w:cs="Times New Roman"/>
          </w:rPr>
          <w:t xml:space="preserve">with </w:t>
        </w:r>
      </w:ins>
      <w:ins w:id="70" w:author="Gordon Holtgrieve" w:date="2021-02-08T11:24:00Z">
        <w:r w:rsidR="007E21B1">
          <w:rPr>
            <w:rFonts w:ascii="Times New Roman" w:hAnsi="Times New Roman" w:cs="Times New Roman"/>
          </w:rPr>
          <w:t xml:space="preserve">field </w:t>
        </w:r>
      </w:ins>
      <w:ins w:id="71" w:author="Gordon Holtgrieve" w:date="2021-02-08T11:23:00Z">
        <w:r w:rsidR="007E21B1">
          <w:rPr>
            <w:rFonts w:ascii="Times New Roman" w:hAnsi="Times New Roman" w:cs="Times New Roman"/>
          </w:rPr>
          <w:t xml:space="preserve">collection dates </w:t>
        </w:r>
      </w:ins>
      <w:ins w:id="72" w:author="Gordon Holtgrieve" w:date="2021-02-08T11:24:00Z">
        <w:r w:rsidR="007E21B1">
          <w:rPr>
            <w:rFonts w:ascii="Times New Roman" w:hAnsi="Times New Roman" w:cs="Times New Roman"/>
          </w:rPr>
          <w:t>ranging</w:t>
        </w:r>
      </w:ins>
      <w:ins w:id="73" w:author="Gordon Holtgrieve" w:date="2021-02-08T11:23:00Z">
        <w:r w:rsidR="007E21B1">
          <w:rPr>
            <w:rFonts w:ascii="Times New Roman" w:hAnsi="Times New Roman" w:cs="Times New Roman"/>
          </w:rPr>
          <w:t xml:space="preserve"> </w:t>
        </w:r>
      </w:ins>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ins w:id="74" w:author="Gordon Holtgrieve" w:date="2021-02-08T11:25:00Z">
        <w:r w:rsidR="005D4653">
          <w:rPr>
            <w:rFonts w:ascii="Times New Roman" w:hAnsi="Times New Roman" w:cs="Times New Roman"/>
            <w:i/>
            <w:iCs/>
          </w:rPr>
          <w:t>determination</w:t>
        </w:r>
      </w:ins>
    </w:p>
    <w:p w14:paraId="10856016" w14:textId="302813A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ins w:id="75" w:author="Megan Feddern" w:date="2021-02-12T11:57:00Z">
        <w:r w:rsidR="0091671B">
          <w:rPr>
            <w:rFonts w:ascii="Times New Roman" w:hAnsi="Times New Roman" w:cs="Times New Roman"/>
            <w:bCs/>
            <w:color w:val="222222"/>
          </w:rPr>
          <w:t>.</w:t>
        </w:r>
      </w:ins>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ins w:id="76" w:author="Megan Feddern" w:date="2021-02-12T11:57:00Z">
        <w:r w:rsidR="0091671B">
          <w:rPr>
            <w:rFonts w:ascii="Times New Roman" w:hAnsi="Times New Roman" w:cs="Times New Roman"/>
          </w:rPr>
          <w:t xml:space="preserve"> and a linear drift correction was applied</w:t>
        </w:r>
      </w:ins>
      <w:r>
        <w:rPr>
          <w:rFonts w:ascii="Times New Roman" w:hAnsi="Times New Roman" w:cs="Times New Roman"/>
        </w:rPr>
        <w:t>.</w:t>
      </w:r>
      <w:r w:rsidR="00D13FC2">
        <w:rPr>
          <w:rFonts w:ascii="Times New Roman" w:hAnsi="Times New Roman" w:cs="Times New Roman"/>
        </w:rPr>
        <w:t xml:space="preserve"> </w:t>
      </w:r>
      <w:ins w:id="77" w:author="Megan Feddern" w:date="2021-02-12T11:58:00Z">
        <w:r w:rsidR="0091671B">
          <w:rPr>
            <w:rFonts w:ascii="Times New Roman" w:hAnsi="Times New Roman" w:cs="Times New Roman"/>
            <w:bCs/>
            <w:color w:val="222222"/>
          </w:rPr>
          <w:t xml:space="preserve">Full analytical details are described in </w:t>
        </w:r>
        <w:r w:rsidR="0091671B">
          <w:rPr>
            <w:rFonts w:ascii="Times New Roman" w:hAnsi="Times New Roman" w:cs="Times New Roman"/>
            <w:bCs/>
            <w:i/>
            <w:iCs/>
            <w:color w:val="222222"/>
          </w:rPr>
          <w:t>SI Appendix S1</w:t>
        </w:r>
        <w:r w:rsidR="0091671B">
          <w:rPr>
            <w:rFonts w:ascii="Times New Roman" w:hAnsi="Times New Roman" w:cs="Times New Roman"/>
            <w:bCs/>
            <w:color w:val="222222"/>
          </w:rPr>
          <w:t xml:space="preserve">. </w:t>
        </w:r>
      </w:ins>
      <w:r w:rsidR="00D13FC2">
        <w:rPr>
          <w:rFonts w:ascii="Times New Roman" w:hAnsi="Times New Roman" w:cs="Times New Roman"/>
        </w:rPr>
        <w:t xml:space="preserve">Previous controlled feeding studies have determined the trophic </w:t>
      </w:r>
      <w:r w:rsidR="00D13FC2">
        <w:rPr>
          <w:rFonts w:ascii="Times New Roman" w:hAnsi="Times New Roman" w:cs="Times New Roman"/>
        </w:rPr>
        <w:lastRenderedPageBreak/>
        <w:t>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5BBA83E8"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ins w:id="78" w:author="Megan Feddern" w:date="2021-02-12T12:06:00Z">
                          <w:rPr>
                            <w:rFonts w:ascii="Cambria Math" w:eastAsia="Times New Roman" w:hAnsi="Cambria Math" w:cs="Times New Roman"/>
                            <w:vertAlign w:val="subscript"/>
                          </w:rPr>
                          <m:t>W</m:t>
                        </w:ins>
                      </m:r>
                      <m:r>
                        <w:ins w:id="79" w:author="Megan Feddern" w:date="2021-02-12T12:01:00Z">
                          <w:rPr>
                            <w:rFonts w:ascii="Cambria Math" w:eastAsia="Times New Roman" w:hAnsi="Cambria Math" w:cs="Times New Roman"/>
                            <w:vertAlign w:val="subscript"/>
                          </w:rPr>
                          <m:t>,   Tr</m:t>
                        </w:ins>
                      </m:r>
                      <m:r>
                        <w:del w:id="80" w:author="Megan Feddern" w:date="2021-02-12T12:01:00Z">
                          <w:rPr>
                            <w:rFonts w:ascii="Cambria Math" w:eastAsia="Times New Roman" w:hAnsi="Cambria Math" w:cs="Times New Roman"/>
                            <w:vertAlign w:val="subscript"/>
                          </w:rPr>
                          <m:t>C3,   Tr</m:t>
                        </w:del>
                      </m:r>
                      <m:r>
                        <w:ins w:id="81" w:author="Gordon Holtgrieve" w:date="2021-02-08T11:48:00Z">
                          <w:del w:id="82" w:author="Megan Feddern" w:date="2021-02-12T12:01:00Z">
                            <w:rPr>
                              <w:rFonts w:ascii="Cambria Math" w:eastAsia="Times New Roman" w:hAnsi="Cambria Math" w:cs="Times New Roman"/>
                              <w:vertAlign w:val="subscript"/>
                            </w:rPr>
                            <m:t>W</m:t>
                          </w:del>
                        </w:ins>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69598A4D" w:rsidR="005938A8" w:rsidRDefault="008251B2" w:rsidP="00A42D7B">
      <w:pPr>
        <w:spacing w:line="480" w:lineRule="auto"/>
        <w:rPr>
          <w:ins w:id="83" w:author="Gordon Holtgrieve" w:date="2021-02-08T11:36:00Z"/>
          <w:rFonts w:ascii="Times New Roman" w:eastAsia="Times New Roman" w:hAnsi="Times New Roman" w:cs="Times New Roman"/>
        </w:rPr>
      </w:pPr>
      <w:r>
        <w:rPr>
          <w:rFonts w:ascii="Times New Roman" w:eastAsia="Times New Roman" w:hAnsi="Times New Roman" w:cs="Times New Roman"/>
        </w:rPr>
        <w:t>where</w:t>
      </w:r>
      <w:ins w:id="84" w:author="Gordon Holtgrieve" w:date="2021-02-08T11:28:00Z">
        <w:r w:rsidR="00EA4D9B">
          <w:rPr>
            <w:rFonts w:ascii="Times New Roman" w:eastAsia="Times New Roman" w:hAnsi="Times New Roman" w:cs="Times New Roman"/>
          </w:rPr>
          <w:t>,</w:t>
        </w:r>
      </w:ins>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ins w:id="85" w:author="Gordon Holtgrieve" w:date="2021-02-08T11:26:00Z">
        <w:r w:rsidR="005D4653">
          <w:rPr>
            <w:rFonts w:ascii="Times New Roman" w:eastAsia="Times New Roman" w:hAnsi="Times New Roman" w:cs="Times New Roman"/>
          </w:rPr>
          <w:t xml:space="preserve">a </w:t>
        </w:r>
      </w:ins>
      <w:r>
        <w:rPr>
          <w:rFonts w:ascii="Times New Roman" w:eastAsia="Times New Roman" w:hAnsi="Times New Roman" w:cs="Times New Roman"/>
        </w:rPr>
        <w:t xml:space="preserve">given trophic amino acid </w:t>
      </w:r>
      <w:ins w:id="86" w:author="Gordon Holtgrieve" w:date="2021-02-08T11:26:00Z">
        <w:r w:rsidR="005D4653">
          <w:rPr>
            <w:rFonts w:ascii="Times New Roman" w:eastAsia="Times New Roman" w:hAnsi="Times New Roman" w:cs="Times New Roman"/>
          </w:rPr>
          <w:t xml:space="preserve">and </w:t>
        </w:r>
      </w:ins>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ins w:id="87" w:author="Gordon Holtgrieve" w:date="2021-02-08T11:27:00Z">
        <w:r w:rsidR="00EA4D9B">
          <w:rPr>
            <w:rFonts w:ascii="Times New Roman" w:eastAsia="Times New Roman" w:hAnsi="Times New Roman" w:cs="Times New Roman"/>
          </w:rPr>
          <w:t xml:space="preserve">and </w:t>
        </w:r>
      </w:ins>
      <w:r>
        <w:rPr>
          <w:rFonts w:ascii="Times New Roman" w:eastAsia="Times New Roman" w:hAnsi="Times New Roman" w:cs="Times New Roman"/>
        </w:rPr>
        <w:t>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ins w:id="88" w:author="Gordon Holtgrieve" w:date="2021-02-08T11:28:00Z">
        <w:r w:rsidR="00EA4D9B">
          <w:rPr>
            <w:rFonts w:ascii="Times New Roman" w:eastAsia="Times New Roman" w:hAnsi="Times New Roman" w:cs="Times New Roman"/>
          </w:rPr>
          <w:t xml:space="preserve">. </w:t>
        </w:r>
      </w:ins>
      <w:r w:rsidR="00045C2F">
        <w:rPr>
          <w:rFonts w:ascii="Times New Roman" w:eastAsia="Times New Roman" w:hAnsi="Times New Roman" w:cs="Times New Roman"/>
        </w:rPr>
        <w:t xml:space="preserve">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ins w:id="89" w:author="Gordon Holtgrieve" w:date="2021-02-08T11:30:00Z">
        <w:r w:rsidR="00EA4D9B">
          <w:rPr>
            <w:rFonts w:ascii="Times New Roman" w:eastAsia="Times New Roman" w:hAnsi="Times New Roman" w:cs="Times New Roman"/>
          </w:rPr>
          <w:t xml:space="preserve"> as well as the</w:t>
        </w:r>
      </w:ins>
      <w:r w:rsidR="00C51479">
        <w:rPr>
          <w:rFonts w:ascii="Times New Roman" w:eastAsia="Times New Roman" w:hAnsi="Times New Roman" w:cs="Times New Roman"/>
        </w:rPr>
        <w:t xml:space="preserve"> average across species</w:t>
      </w:r>
      <w:r w:rsidR="00757B87">
        <w:rPr>
          <w:rFonts w:ascii="Times New Roman" w:eastAsia="Times New Roman" w:hAnsi="Times New Roman" w:cs="Times New Roman"/>
        </w:rPr>
        <w:t xml:space="preserve">. </w:t>
      </w:r>
    </w:p>
    <w:p w14:paraId="0312AB6A" w14:textId="1BFB80C3" w:rsidR="001D7E98" w:rsidRDefault="0091671B" w:rsidP="0091671B">
      <w:pPr>
        <w:spacing w:line="480" w:lineRule="auto"/>
        <w:ind w:firstLine="720"/>
        <w:rPr>
          <w:rFonts w:ascii="Times New Roman" w:eastAsia="Times New Roman" w:hAnsi="Times New Roman" w:cs="Times New Roman"/>
        </w:rPr>
      </w:pPr>
      <w:ins w:id="90" w:author="Megan Feddern" w:date="2021-02-12T12:09:00Z">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ins>
      <w:ins w:id="91" w:author="Gordon Holtgrieve" w:date="2021-02-08T11:37:00Z">
        <w:r w:rsidR="005938A8">
          <w:rPr>
            <w:rFonts w:ascii="Times New Roman" w:eastAsia="Times New Roman" w:hAnsi="Times New Roman" w:cs="Times New Roman"/>
          </w:rPr>
          <w:t>parame</w:t>
        </w:r>
      </w:ins>
      <w:ins w:id="92" w:author="Gordon Holtgrieve" w:date="2021-02-08T11:39:00Z">
        <w:r w:rsidR="005938A8">
          <w:rPr>
            <w:rFonts w:ascii="Times New Roman" w:eastAsia="Times New Roman" w:hAnsi="Times New Roman" w:cs="Times New Roman"/>
          </w:rPr>
          <w:t>ter</w:t>
        </w:r>
      </w:ins>
      <w:ins w:id="93" w:author="Gordon Holtgrieve" w:date="2021-02-08T11:37:00Z">
        <w:r w:rsidR="005938A8">
          <w:rPr>
            <w:rFonts w:ascii="Times New Roman" w:eastAsia="Times New Roman" w:hAnsi="Times New Roman" w:cs="Times New Roman"/>
          </w:rPr>
          <w:t xml:space="preserve"> in equation 2 </w:t>
        </w:r>
      </w:ins>
      <w:ins w:id="94" w:author="Gordon Holtgrieve" w:date="2021-02-08T11:39:00Z">
        <w:r w:rsidR="005938A8">
          <w:rPr>
            <w:rFonts w:ascii="Times New Roman" w:eastAsia="Times New Roman" w:hAnsi="Times New Roman" w:cs="Times New Roman"/>
          </w:rPr>
          <w:t xml:space="preserve">differs </w:t>
        </w:r>
      </w:ins>
      <w:ins w:id="95" w:author="Megan Feddern" w:date="2021-02-12T12:07:00Z">
        <w:r>
          <w:rPr>
            <w:rFonts w:ascii="Times New Roman" w:eastAsia="Times New Roman" w:hAnsi="Times New Roman" w:cs="Times New Roman"/>
          </w:rPr>
          <w:t xml:space="preserve">substantially </w:t>
        </w:r>
      </w:ins>
      <w:ins w:id="96" w:author="Gordon Holtgrieve" w:date="2021-02-08T11:39:00Z">
        <w:r w:rsidR="005938A8">
          <w:rPr>
            <w:rFonts w:ascii="Times New Roman" w:eastAsia="Times New Roman" w:hAnsi="Times New Roman" w:cs="Times New Roman"/>
          </w:rPr>
          <w:t>between</w:t>
        </w:r>
      </w:ins>
      <w:ins w:id="97" w:author="Gordon Holtgrieve" w:date="2021-02-08T11:38:00Z">
        <w:r w:rsidR="005938A8">
          <w:rPr>
            <w:rFonts w:ascii="Times New Roman" w:eastAsia="Times New Roman" w:hAnsi="Times New Roman" w:cs="Times New Roman"/>
          </w:rPr>
          <w:t xml:space="preserve"> primary producers using the C3 vs C4 photosynthetic pathway</w:t>
        </w:r>
      </w:ins>
      <w:ins w:id="98" w:author="Megan Feddern" w:date="2021-02-12T12:07:00Z">
        <w:r>
          <w:rPr>
            <w:rFonts w:ascii="Times New Roman" w:eastAsia="Times New Roman" w:hAnsi="Times New Roman" w:cs="Times New Roman"/>
          </w:rPr>
          <w:t xml:space="preserve"> (Table 1</w:t>
        </w:r>
      </w:ins>
      <w:ins w:id="99" w:author="Megan Feddern" w:date="2021-02-12T12:09:00Z">
        <w:r>
          <w:rPr>
            <w:rFonts w:ascii="Times New Roman" w:eastAsia="Times New Roman" w:hAnsi="Times New Roman" w:cs="Times New Roman"/>
          </w:rPr>
          <w:t xml:space="preserve">, </w:t>
        </w:r>
        <w:r w:rsidRPr="0091671B">
          <w:rPr>
            <w:rFonts w:ascii="Times New Roman" w:eastAsia="Times New Roman" w:hAnsi="Times New Roman" w:cs="Times New Roman"/>
            <w:i/>
          </w:rPr>
          <w:t>SI Appendix S3</w:t>
        </w:r>
      </w:ins>
      <w:ins w:id="100" w:author="Megan Feddern" w:date="2021-02-12T12:07:00Z">
        <w:r>
          <w:rPr>
            <w:rFonts w:ascii="Times New Roman" w:eastAsia="Times New Roman" w:hAnsi="Times New Roman" w:cs="Times New Roman"/>
          </w:rPr>
          <w:t>)</w:t>
        </w:r>
      </w:ins>
      <w:ins w:id="101" w:author="Gordon Holtgrieve" w:date="2021-02-08T11:38:00Z">
        <w:r w:rsidR="005938A8">
          <w:rPr>
            <w:rFonts w:ascii="Times New Roman" w:eastAsia="Times New Roman" w:hAnsi="Times New Roman" w:cs="Times New Roman"/>
          </w:rPr>
          <w:t xml:space="preserve">. </w:t>
        </w:r>
      </w:ins>
      <w:ins w:id="102" w:author="Gordon Holtgrieve" w:date="2021-02-08T11:44:00Z">
        <w:r w:rsidR="00495CF3">
          <w:rPr>
            <w:rFonts w:ascii="Times New Roman" w:eastAsia="Times New Roman" w:hAnsi="Times New Roman" w:cs="Times New Roman"/>
          </w:rPr>
          <w:t>In f</w:t>
        </w:r>
      </w:ins>
      <w:ins w:id="103" w:author="Gordon Holtgrieve" w:date="2021-02-08T11:42:00Z">
        <w:r w:rsidR="005938A8">
          <w:rPr>
            <w:rFonts w:ascii="Times New Roman" w:eastAsia="Times New Roman" w:hAnsi="Times New Roman" w:cs="Times New Roman"/>
          </w:rPr>
          <w:t xml:space="preserve">ood webs that </w:t>
        </w:r>
      </w:ins>
      <w:ins w:id="104" w:author="Gordon Holtgrieve" w:date="2021-02-08T11:43:00Z">
        <w:r w:rsidR="005938A8">
          <w:rPr>
            <w:rFonts w:ascii="Times New Roman" w:eastAsia="Times New Roman" w:hAnsi="Times New Roman" w:cs="Times New Roman"/>
          </w:rPr>
          <w:t>assimilate organic matter from both C3 and C4</w:t>
        </w:r>
        <w:r w:rsidR="00495CF3">
          <w:rPr>
            <w:rFonts w:ascii="Times New Roman" w:eastAsia="Times New Roman" w:hAnsi="Times New Roman" w:cs="Times New Roman"/>
          </w:rPr>
          <w:t xml:space="preserve"> – including co</w:t>
        </w:r>
      </w:ins>
      <w:ins w:id="105" w:author="Gordon Holtgrieve" w:date="2021-02-08T11:44:00Z">
        <w:r w:rsidR="00495CF3">
          <w:rPr>
            <w:rFonts w:ascii="Times New Roman" w:eastAsia="Times New Roman" w:hAnsi="Times New Roman" w:cs="Times New Roman"/>
          </w:rPr>
          <w:t xml:space="preserve">astal food webs </w:t>
        </w:r>
      </w:ins>
      <w:ins w:id="106" w:author="Megan Feddern" w:date="2021-02-12T12:08:00Z">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ins>
      <w:ins w:id="107" w:author="Gordon Holtgrieve" w:date="2021-02-08T11:44:00Z">
        <w:r w:rsidR="00495CF3">
          <w:rPr>
            <w:rFonts w:ascii="Times New Roman" w:eastAsia="Times New Roman" w:hAnsi="Times New Roman" w:cs="Times New Roman"/>
          </w:rPr>
          <w:t>ill be intermediate</w:t>
        </w:r>
      </w:ins>
      <w:ins w:id="108" w:author="Gordon Holtgrieve" w:date="2021-02-08T11:45:00Z">
        <w:r w:rsidR="00495CF3">
          <w:rPr>
            <w:rFonts w:ascii="Times New Roman" w:eastAsia="Times New Roman" w:hAnsi="Times New Roman" w:cs="Times New Roman"/>
          </w:rPr>
          <w:t xml:space="preserve">.  </w:t>
        </w:r>
      </w:ins>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73610FCE" w:rsidR="006811F5" w:rsidRDefault="00495CF3" w:rsidP="00A42D7B">
      <w:pPr>
        <w:spacing w:line="480" w:lineRule="auto"/>
        <w:rPr>
          <w:rFonts w:ascii="Times New Roman" w:eastAsia="Times New Roman" w:hAnsi="Times New Roman" w:cs="Times New Roman"/>
        </w:rPr>
      </w:pPr>
      <w:ins w:id="109" w:author="Gordon Holtgrieve" w:date="2021-02-08T11:46:00Z">
        <w:r>
          <w:rPr>
            <w:rFonts w:ascii="Times New Roman" w:eastAsia="Times New Roman" w:hAnsi="Times New Roman" w:cs="Times New Roman"/>
          </w:rPr>
          <w:t>w</w:t>
        </w:r>
      </w:ins>
      <w:r w:rsidR="006811F5">
        <w:rPr>
          <w:rFonts w:ascii="Times New Roman" w:eastAsia="Times New Roman" w:hAnsi="Times New Roman" w:cs="Times New Roman"/>
        </w:rPr>
        <w:t>here</w:t>
      </w:r>
      <w:ins w:id="110" w:author="Gordon Holtgrieve" w:date="2021-02-08T11:46:00Z">
        <w:r>
          <w:rPr>
            <w:rFonts w:ascii="Times New Roman" w:eastAsia="Times New Roman" w:hAnsi="Times New Roman" w:cs="Times New Roman"/>
          </w:rPr>
          <w:t>,</w:t>
        </w:r>
      </w:ins>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ins w:id="111" w:author="Megan Feddern" w:date="2021-02-12T12:11:00Z">
        <w:r w:rsidR="0091671B">
          <w:rPr>
            <w:rFonts w:ascii="Times New Roman" w:hAnsi="Times New Roman" w:cs="Times New Roman"/>
          </w:rPr>
          <w:t xml:space="preserve">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w:t>
      </w:r>
      <w:r w:rsidR="0005483A">
        <w:rPr>
          <w:rFonts w:ascii="Times New Roman" w:hAnsi="Times New Roman" w:cs="Times New Roman"/>
        </w:rPr>
        <w:lastRenderedPageBreak/>
        <w:t xml:space="preserve">member </w:t>
      </w:r>
      <w:ins w:id="112" w:author="Megan Feddern" w:date="2021-02-12T12:11:00Z">
        <w:r w:rsidR="0091671B">
          <w:rPr>
            <w:rFonts w:ascii="Times New Roman" w:hAnsi="Times New Roman" w:cs="Times New Roman"/>
          </w:rPr>
          <w:t xml:space="preserve">(Table 1). </w:t>
        </w:r>
      </w:ins>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42B1594E"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ins w:id="113" w:author="Megan Feddern" w:date="2021-02-12T12:12:00Z">
                  <w:rPr>
                    <w:rFonts w:ascii="Cambria Math" w:hAnsi="Cambria Math"/>
                    <w:color w:val="222222"/>
                    <w:vertAlign w:val="subscript"/>
                  </w:rPr>
                  <m:t>W,   Tr</m:t>
                </w:ins>
              </m:r>
              <m:r>
                <w:del w:id="114" w:author="Megan Feddern" w:date="2021-02-12T12:11:00Z">
                  <w:rPr>
                    <w:rFonts w:ascii="Cambria Math" w:hAnsi="Cambria Math"/>
                    <w:color w:val="222222"/>
                    <w:vertAlign w:val="subscript"/>
                  </w:rPr>
                  <m:t>w</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1FAD7330" w:rsidR="003358E1" w:rsidRPr="00EF357D" w:rsidRDefault="00495CF3" w:rsidP="00495CF3">
      <w:pPr>
        <w:spacing w:line="480" w:lineRule="auto"/>
        <w:rPr>
          <w:rFonts w:eastAsiaTheme="minorEastAsia"/>
          <w:color w:val="222222"/>
          <w:vertAlign w:val="subscript"/>
        </w:rPr>
      </w:pPr>
      <w:ins w:id="115" w:author="Gordon Holtgrieve" w:date="2021-02-08T11:46:00Z">
        <w:r>
          <w:rPr>
            <w:rFonts w:ascii="Times New Roman" w:eastAsia="Times New Roman" w:hAnsi="Times New Roman" w:cs="Times New Roman"/>
          </w:rPr>
          <w:t>w</w:t>
        </w:r>
      </w:ins>
      <w:r w:rsidR="00202D6B">
        <w:rPr>
          <w:rFonts w:ascii="Times New Roman" w:eastAsia="Times New Roman" w:hAnsi="Times New Roman" w:cs="Times New Roman"/>
        </w:rPr>
        <w:t>here</w:t>
      </w:r>
      <w:ins w:id="116" w:author="Gordon Holtgrieve" w:date="2021-02-08T11:46:00Z">
        <w:r>
          <w:rPr>
            <w:rFonts w:ascii="Times New Roman" w:eastAsia="Times New Roman" w:hAnsi="Times New Roman" w:cs="Times New Roman"/>
          </w:rPr>
          <w:t>,</w:t>
        </w:r>
      </w:ins>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xml:space="preserve">, </w:t>
      </w:r>
      <w:proofErr w:type="spellStart"/>
      <w:r w:rsidR="00202D6B" w:rsidRPr="00202D6B">
        <w:rPr>
          <w:rFonts w:ascii="Times New Roman" w:eastAsia="Times New Roman" w:hAnsi="Times New Roman" w:cs="Times New Roman"/>
          <w:i/>
          <w:vertAlign w:val="subscript"/>
        </w:rPr>
        <w:t>Tr</w:t>
      </w:r>
      <w:proofErr w:type="spell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ins w:id="117" w:author="Megan Feddern" w:date="2021-02-12T12:14: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ins w:id="118" w:author="Megan Feddern" w:date="2021-02-12T12:13: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CB7C02">
        <w:rPr>
          <w:rFonts w:ascii="Times New Roman" w:eastAsia="Times New Roman" w:hAnsi="Times New Roman" w:cs="Times New Roman"/>
        </w:rPr>
        <w:t>for sea grass which utilize exclusively C4 photosynthesis pathway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683E5E6F"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ins w:id="119" w:author="Gordon Holtgrieve" w:date="2021-02-08T11:58:00Z">
        <w:r w:rsidR="005D6B0F">
          <w:rPr>
            <w:rFonts w:ascii="Times New Roman" w:eastAsia="Times New Roman" w:hAnsi="Times New Roman" w:cs="Times New Roman"/>
          </w:rPr>
          <w:t xml:space="preserve"> potential</w:t>
        </w:r>
      </w:ins>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ins w:id="120" w:author="Gordon Holtgrieve" w:date="2021-02-08T12:00:00Z">
        <w:r w:rsidR="005D6B0F">
          <w:rPr>
            <w:rFonts w:ascii="Times New Roman" w:eastAsia="Times New Roman" w:hAnsi="Times New Roman" w:cs="Times New Roman"/>
          </w:rPr>
          <w:t xml:space="preserve">our </w:t>
        </w:r>
      </w:ins>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121" w:author="Gordon Holtgrieve" w:date="2021-02-08T11:59:00Z">
        <w:r w:rsidR="005D6B0F">
          <w:rPr>
            <w:rFonts w:ascii="Times New Roman" w:eastAsia="Times New Roman" w:hAnsi="Times New Roman" w:cs="Times New Roman"/>
          </w:rPr>
          <w:t xml:space="preserve"> </w:t>
        </w:r>
      </w:ins>
      <w:ins w:id="122" w:author="Gordon Holtgrieve" w:date="2021-02-08T12:00:00Z">
        <w:r w:rsidR="005D6B0F">
          <w:rPr>
            <w:rFonts w:ascii="Times New Roman" w:eastAsia="Times New Roman" w:hAnsi="Times New Roman" w:cs="Times New Roman"/>
          </w:rPr>
          <w:t xml:space="preserve">representing </w:t>
        </w:r>
      </w:ins>
      <w:ins w:id="123" w:author="Gordon Holtgrieve" w:date="2021-02-08T12:01:00Z">
        <w:r w:rsidR="005D6B0F">
          <w:rPr>
            <w:rFonts w:ascii="Times New Roman" w:eastAsia="Times New Roman" w:hAnsi="Times New Roman" w:cs="Times New Roman"/>
          </w:rPr>
          <w:t xml:space="preserve">our expected primary forcing mechanisms as described above </w:t>
        </w:r>
      </w:ins>
      <w:ins w:id="124" w:author="Gordon Holtgrieve" w:date="2021-02-08T11:58:00Z">
        <w:r w:rsidR="005D6B0F">
          <w:rPr>
            <w:rFonts w:ascii="Times New Roman" w:eastAsia="Times New Roman" w:hAnsi="Times New Roman" w:cs="Times New Roman"/>
          </w:rPr>
          <w:t>(Table 2)</w:t>
        </w:r>
      </w:ins>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ins w:id="125"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ins>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ins w:id="126"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Clupea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ins>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ins w:id="127" w:author="Megan Feddern" w:date="2021-02-12T15:05:00Z">
        <w:r w:rsidR="0091671B" w:rsidDel="0091671B">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w:t>
      </w:r>
      <w:ins w:id="128" w:author="Megan Feddern" w:date="2021-02-12T16:28:00Z">
        <w:r w:rsidR="0091671B">
          <w:rPr>
            <w:rFonts w:ascii="Times New Roman" w:eastAsia="Times New Roman" w:hAnsi="Times New Roman" w:cs="Times New Roman"/>
          </w:rPr>
          <w:t xml:space="preserve">, </w:t>
        </w:r>
      </w:ins>
      <w:r w:rsidR="0091671B">
        <w:rPr>
          <w:rFonts w:ascii="Times New Roman" w:eastAsia="Times New Roman" w:hAnsi="Times New Roman" w:cs="Times New Roman"/>
        </w:rPr>
        <w:t>no more than three covariates were included in each model.</w:t>
      </w:r>
    </w:p>
    <w:p w14:paraId="5C6760BB" w14:textId="24B0643C"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hierarchical linear model took the following structure:</w:t>
      </w:r>
    </w:p>
    <w:p w14:paraId="39DAC3FA" w14:textId="6E62E702"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559596CE" w:rsidR="0091671B" w:rsidRDefault="00AB1541" w:rsidP="00A42D7B">
      <w:pPr>
        <w:spacing w:line="480" w:lineRule="auto"/>
        <w:rPr>
          <w:ins w:id="129" w:author="Megan Feddern" w:date="2021-02-12T16:27:00Z"/>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bottom-up drivers included in the model (Table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w:t>
      </w:r>
      <w:commentRangeStart w:id="130"/>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commentRangeEnd w:id="130"/>
      <w:r w:rsidR="0091671B">
        <w:rPr>
          <w:rStyle w:val="CommentReference"/>
        </w:rPr>
        <w:commentReference w:id="130"/>
      </w:r>
      <w:r w:rsidR="0091671B" w:rsidRPr="00EE1202">
        <w:rPr>
          <w:rFonts w:ascii="Times New Roman" w:eastAsia="Times New Roman" w:hAnsi="Times New Roman" w:cs="Times New Roman"/>
        </w:rPr>
        <w:t>).</w:t>
      </w:r>
      <w:r w:rsidR="0091671B">
        <w:rPr>
          <w:rFonts w:ascii="Times New Roman" w:eastAsia="Times New Roman" w:hAnsi="Times New Roman" w:cs="Times New Roman"/>
        </w:rPr>
        <w:t xml:space="preserve"> </w:t>
      </w:r>
      <w:commentRangeStart w:id="131"/>
      <w:r w:rsidR="0091671B">
        <w:rPr>
          <w:rFonts w:ascii="Times New Roman" w:eastAsia="Times New Roman" w:hAnsi="Times New Roman" w:cs="Times New Roman"/>
        </w:rPr>
        <w:t xml:space="preserve">Inclusion of times series covariates in the model with the most support is indicative of ecological parameters that alter harbor seal foraging ecology. Additionally, magnitude and sign of the coefficients for included covariates can be interpreted as the degree of trophic change either between species, life stages of species, or groups of species, induced by a given covariate. </w:t>
      </w:r>
      <w:commentRangeEnd w:id="131"/>
      <w:r w:rsidR="0091671B">
        <w:rPr>
          <w:rStyle w:val="CommentReference"/>
        </w:rPr>
        <w:commentReference w:id="131"/>
      </w:r>
    </w:p>
    <w:p w14:paraId="466DEBD7" w14:textId="6704744E" w:rsidR="00046652" w:rsidRDefault="0091671B" w:rsidP="00A42D7B">
      <w:pPr>
        <w:spacing w:line="480" w:lineRule="auto"/>
        <w:rPr>
          <w:rFonts w:ascii="Times New Roman" w:eastAsia="Times New Roman" w:hAnsi="Times New Roman" w:cs="Times New Roman"/>
        </w:rPr>
      </w:pPr>
      <w:ins w:id="132" w:author="Megan Feddern" w:date="2021-02-12T16:27:00Z">
        <w:r>
          <w:rPr>
            <w:rFonts w:ascii="Times New Roman" w:eastAsia="Times New Roman" w:hAnsi="Times New Roman" w:cs="Times New Roman"/>
          </w:rPr>
          <w:tab/>
        </w:r>
      </w:ins>
      <w:r w:rsidR="007F1438">
        <w:rPr>
          <w:rFonts w:ascii="Times New Roman" w:eastAsia="Times New Roman" w:hAnsi="Times New Roman" w:cs="Times New Roman"/>
        </w:rPr>
        <w:t>A 1-year lag was applied to</w:t>
      </w:r>
      <w:ins w:id="133" w:author="Megan Feddern" w:date="2021-02-12T16:20:00Z">
        <w:r>
          <w:rPr>
            <w:rFonts w:ascii="Times New Roman" w:eastAsia="Times New Roman" w:hAnsi="Times New Roman" w:cs="Times New Roman"/>
          </w:rPr>
          <w:t xml:space="preserve"> all</w:t>
        </w:r>
      </w:ins>
      <w:r w:rsidR="007F1438">
        <w:rPr>
          <w:rFonts w:ascii="Times New Roman" w:eastAsia="Times New Roman" w:hAnsi="Times New Roman" w:cs="Times New Roman"/>
        </w:rPr>
        <w:t xml:space="preserve"> harbor seal trophic position </w:t>
      </w:r>
      <w:ins w:id="134" w:author="Megan Feddern" w:date="2021-02-12T16:16:00Z">
        <w:r>
          <w:rPr>
            <w:rFonts w:ascii="Times New Roman" w:eastAsia="Times New Roman" w:hAnsi="Times New Roman" w:cs="Times New Roman"/>
          </w:rPr>
          <w:t>estimates to</w:t>
        </w:r>
      </w:ins>
      <w:r w:rsidR="007F1438">
        <w:rPr>
          <w:rFonts w:ascii="Times New Roman" w:eastAsia="Times New Roman" w:hAnsi="Times New Roman" w:cs="Times New Roman"/>
        </w:rPr>
        <w:t xml:space="preserve"> account for the tissue turnover time of bone collagen</w:t>
      </w:r>
      <w:ins w:id="135" w:author="Gordon Holtgrieve" w:date="2021-02-08T12:11:00Z">
        <w:r w:rsidR="00BA5325">
          <w:rPr>
            <w:rFonts w:ascii="Times New Roman" w:eastAsia="Times New Roman" w:hAnsi="Times New Roman" w:cs="Times New Roman"/>
          </w:rPr>
          <w:t xml:space="preserve">, where </w:t>
        </w:r>
      </w:ins>
      <w:ins w:id="136" w:author="Gordon Holtgrieve" w:date="2021-02-08T12:12:00Z">
        <w:r w:rsidR="00BA5325">
          <w:rPr>
            <w:rFonts w:ascii="Times New Roman" w:eastAsia="Times New Roman" w:hAnsi="Times New Roman" w:cs="Times New Roman"/>
          </w:rPr>
          <w:t xml:space="preserve">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it ate in year </w:t>
        </w:r>
        <w:r w:rsidR="00BA5325" w:rsidRPr="0091671B">
          <w:rPr>
            <w:rFonts w:ascii="Times New Roman" w:eastAsia="Times New Roman" w:hAnsi="Times New Roman" w:cs="Times New Roman"/>
            <w:i/>
            <w:iCs/>
          </w:rPr>
          <w:t>t-1</w:t>
        </w:r>
        <w:r w:rsidR="00BA5325">
          <w:rPr>
            <w:rFonts w:ascii="Times New Roman" w:eastAsia="Times New Roman" w:hAnsi="Times New Roman" w:cs="Times New Roman"/>
          </w:rPr>
          <w:t xml:space="preserve">. </w:t>
        </w:r>
      </w:ins>
      <w:ins w:id="137" w:author="Megan Feddern" w:date="2021-02-12T16:30:00Z">
        <w:r>
          <w:rPr>
            <w:rFonts w:ascii="Times New Roman" w:eastAsia="Times New Roman" w:hAnsi="Times New Roman" w:cs="Times New Roman"/>
          </w:rPr>
          <w:t>D</w:t>
        </w:r>
      </w:ins>
      <w:ins w:id="138" w:author="Megan Feddern" w:date="2021-02-12T16:17:00Z">
        <w:r>
          <w:rPr>
            <w:rFonts w:ascii="Times New Roman" w:eastAsia="Times New Roman" w:hAnsi="Times New Roman" w:cs="Times New Roman"/>
          </w:rPr>
          <w:t xml:space="preserve">elayed harbor seal foraging response </w:t>
        </w:r>
      </w:ins>
      <w:ins w:id="139" w:author="Megan Feddern" w:date="2021-02-12T16:09:00Z">
        <w:r>
          <w:rPr>
            <w:rFonts w:ascii="Times New Roman" w:eastAsia="Times New Roman" w:hAnsi="Times New Roman" w:cs="Times New Roman"/>
          </w:rPr>
          <w:t>to ecosystem dynamics</w:t>
        </w:r>
      </w:ins>
      <w:ins w:id="140" w:author="Megan Feddern" w:date="2021-02-12T16:21:00Z">
        <w:r>
          <w:rPr>
            <w:rFonts w:ascii="Times New Roman" w:eastAsia="Times New Roman" w:hAnsi="Times New Roman" w:cs="Times New Roman"/>
          </w:rPr>
          <w:t xml:space="preserve"> </w:t>
        </w:r>
      </w:ins>
      <w:ins w:id="141" w:author="Megan Feddern" w:date="2021-02-12T16:30:00Z">
        <w:r>
          <w:rPr>
            <w:rFonts w:ascii="Times New Roman" w:eastAsia="Times New Roman" w:hAnsi="Times New Roman" w:cs="Times New Roman"/>
          </w:rPr>
          <w:t xml:space="preserve">was also tested </w:t>
        </w:r>
      </w:ins>
      <w:ins w:id="142" w:author="Megan Feddern" w:date="2021-02-12T16:21:00Z">
        <w:r>
          <w:rPr>
            <w:rFonts w:ascii="Times New Roman" w:eastAsia="Times New Roman" w:hAnsi="Times New Roman" w:cs="Times New Roman"/>
          </w:rPr>
          <w:t xml:space="preserve">by applying additional 1-year and 2-year lags to </w:t>
        </w:r>
      </w:ins>
      <w:ins w:id="143" w:author="Megan Feddern" w:date="2021-02-12T16:30:00Z">
        <w:r>
          <w:rPr>
            <w:rFonts w:ascii="Times New Roman" w:eastAsia="Times New Roman" w:hAnsi="Times New Roman" w:cs="Times New Roman"/>
          </w:rPr>
          <w:t>trophic position data</w:t>
        </w:r>
      </w:ins>
      <w:ins w:id="144" w:author="Megan Feddern" w:date="2021-02-12T16:21:00Z">
        <w:r>
          <w:rPr>
            <w:rFonts w:ascii="Times New Roman" w:eastAsia="Times New Roman" w:hAnsi="Times New Roman" w:cs="Times New Roman"/>
          </w:rPr>
          <w:t xml:space="preserve"> </w:t>
        </w:r>
      </w:ins>
      <w:ins w:id="145" w:author="Megan Feddern" w:date="2021-02-12T16:30:00Z">
        <w:r>
          <w:rPr>
            <w:rFonts w:ascii="Times New Roman" w:eastAsia="Times New Roman" w:hAnsi="Times New Roman" w:cs="Times New Roman"/>
          </w:rPr>
          <w:t>in addition to the 1-year</w:t>
        </w:r>
      </w:ins>
      <w:ins w:id="146" w:author="Megan Feddern" w:date="2021-02-12T16:24:00Z">
        <w:r>
          <w:rPr>
            <w:rFonts w:ascii="Times New Roman" w:eastAsia="Times New Roman" w:hAnsi="Times New Roman" w:cs="Times New Roman"/>
          </w:rPr>
          <w:t xml:space="preserve"> lagged </w:t>
        </w:r>
      </w:ins>
      <w:ins w:id="147" w:author="Megan Feddern" w:date="2021-02-12T16:30:00Z">
        <w:r>
          <w:rPr>
            <w:rFonts w:ascii="Times New Roman" w:eastAsia="Times New Roman" w:hAnsi="Times New Roman" w:cs="Times New Roman"/>
          </w:rPr>
          <w:t xml:space="preserve">applied </w:t>
        </w:r>
      </w:ins>
      <w:ins w:id="148" w:author="Megan Feddern" w:date="2021-02-12T16:24:00Z">
        <w:r>
          <w:rPr>
            <w:rFonts w:ascii="Times New Roman" w:eastAsia="Times New Roman" w:hAnsi="Times New Roman" w:cs="Times New Roman"/>
          </w:rPr>
          <w:t>for</w:t>
        </w:r>
      </w:ins>
      <w:ins w:id="149" w:author="Megan Feddern" w:date="2021-02-12T16:22:00Z">
        <w:r>
          <w:rPr>
            <w:rFonts w:ascii="Times New Roman" w:eastAsia="Times New Roman" w:hAnsi="Times New Roman" w:cs="Times New Roman"/>
          </w:rPr>
          <w:t xml:space="preserve"> tissue turnover time</w:t>
        </w:r>
      </w:ins>
      <w:ins w:id="150" w:author="Megan Feddern" w:date="2021-02-12T16:09:00Z">
        <w:r>
          <w:rPr>
            <w:rFonts w:ascii="Times New Roman" w:eastAsia="Times New Roman" w:hAnsi="Times New Roman" w:cs="Times New Roman"/>
          </w:rPr>
          <w:t>.</w:t>
        </w:r>
      </w:ins>
      <w:ins w:id="151" w:author="Megan Feddern" w:date="2021-02-12T16:19:00Z">
        <w:r>
          <w:rPr>
            <w:rFonts w:ascii="Times New Roman" w:eastAsia="Times New Roman" w:hAnsi="Times New Roman" w:cs="Times New Roman"/>
          </w:rPr>
          <w:t xml:space="preserve"> </w:t>
        </w:r>
      </w:ins>
      <w:ins w:id="152" w:author="Gordon Holtgrieve" w:date="2021-02-08T12:15:00Z">
        <w:r w:rsidR="00BA5325">
          <w:rPr>
            <w:rFonts w:ascii="Times New Roman" w:eastAsia="Times New Roman" w:hAnsi="Times New Roman" w:cs="Times New Roman"/>
          </w:rPr>
          <w:t xml:space="preserve">For example, </w:t>
        </w:r>
      </w:ins>
      <w:ins w:id="153" w:author="Gordon Holtgrieve" w:date="2021-02-08T12:16:00Z">
        <w:r w:rsidR="00BA5325">
          <w:rPr>
            <w:rFonts w:ascii="Times New Roman" w:eastAsia="Times New Roman" w:hAnsi="Times New Roman" w:cs="Times New Roman"/>
          </w:rPr>
          <w:t xml:space="preserve">the association between harbor seal trophic position and environmental conditions 2 years before </w:t>
        </w:r>
      </w:ins>
      <w:ins w:id="154" w:author="Gordon Holtgrieve" w:date="2021-02-08T12:17:00Z">
        <w:r w:rsidR="00BA5325">
          <w:rPr>
            <w:rFonts w:ascii="Times New Roman" w:eastAsia="Times New Roman" w:hAnsi="Times New Roman" w:cs="Times New Roman"/>
          </w:rPr>
          <w:t xml:space="preserve">the </w:t>
        </w:r>
      </w:ins>
      <w:ins w:id="155" w:author="Gordon Holtgrieve" w:date="2021-02-08T12:16:00Z">
        <w:r w:rsidR="00BA5325">
          <w:rPr>
            <w:rFonts w:ascii="Times New Roman" w:eastAsia="Times New Roman" w:hAnsi="Times New Roman" w:cs="Times New Roman"/>
          </w:rPr>
          <w:t xml:space="preserve">collection </w:t>
        </w:r>
      </w:ins>
      <w:ins w:id="156" w:author="Gordon Holtgrieve" w:date="2021-02-08T12:17:00Z">
        <w:r w:rsidR="00BA5325">
          <w:rPr>
            <w:rFonts w:ascii="Times New Roman" w:eastAsia="Times New Roman" w:hAnsi="Times New Roman" w:cs="Times New Roman"/>
          </w:rPr>
          <w:t xml:space="preserve">year </w:t>
        </w:r>
      </w:ins>
      <w:ins w:id="157" w:author="Gordon Holtgrieve" w:date="2021-02-08T12:16:00Z">
        <w:r w:rsidR="00BA5325">
          <w:rPr>
            <w:rFonts w:ascii="Times New Roman" w:eastAsia="Times New Roman" w:hAnsi="Times New Roman" w:cs="Times New Roman"/>
          </w:rPr>
          <w:t xml:space="preserve">would </w:t>
        </w:r>
      </w:ins>
      <w:ins w:id="158" w:author="Gordon Holtgrieve" w:date="2021-02-08T12:18:00Z">
        <w:r w:rsidR="00740857">
          <w:rPr>
            <w:rFonts w:ascii="Times New Roman" w:eastAsia="Times New Roman" w:hAnsi="Times New Roman" w:cs="Times New Roman"/>
          </w:rPr>
          <w:t xml:space="preserve">indicate that </w:t>
        </w:r>
      </w:ins>
      <w:ins w:id="159" w:author="Gordon Holtgrieve" w:date="2021-02-08T12:19:00Z">
        <w:r w:rsidR="00740857">
          <w:rPr>
            <w:rFonts w:ascii="Times New Roman" w:eastAsia="Times New Roman" w:hAnsi="Times New Roman" w:cs="Times New Roman"/>
          </w:rPr>
          <w:t xml:space="preserve">there was a </w:t>
        </w:r>
      </w:ins>
      <w:ins w:id="160" w:author="Megan Feddern" w:date="2021-02-12T16:31:00Z">
        <w:r>
          <w:rPr>
            <w:rFonts w:ascii="Times New Roman" w:eastAsia="Times New Roman" w:hAnsi="Times New Roman" w:cs="Times New Roman"/>
          </w:rPr>
          <w:t>1-year</w:t>
        </w:r>
      </w:ins>
      <w:ins w:id="161" w:author="Gordon Holtgrieve" w:date="2021-02-08T12:19:00Z">
        <w:r w:rsidR="00740857">
          <w:rPr>
            <w:rFonts w:ascii="Times New Roman" w:eastAsia="Times New Roman" w:hAnsi="Times New Roman" w:cs="Times New Roman"/>
          </w:rPr>
          <w:t xml:space="preserve"> </w:t>
        </w:r>
      </w:ins>
      <w:ins w:id="162" w:author="Megan Feddern" w:date="2021-02-12T16:09:00Z">
        <w:r>
          <w:rPr>
            <w:rFonts w:ascii="Times New Roman" w:eastAsia="Times New Roman" w:hAnsi="Times New Roman" w:cs="Times New Roman"/>
          </w:rPr>
          <w:t xml:space="preserve">delay </w:t>
        </w:r>
      </w:ins>
      <w:ins w:id="163" w:author="Gordon Holtgrieve" w:date="2021-02-08T12:19:00Z">
        <w:r w:rsidR="00740857">
          <w:rPr>
            <w:rFonts w:ascii="Times New Roman" w:eastAsia="Times New Roman" w:hAnsi="Times New Roman" w:cs="Times New Roman"/>
          </w:rPr>
          <w:t xml:space="preserve">between when the </w:t>
        </w:r>
      </w:ins>
      <w:ins w:id="164" w:author="Gordon Holtgrieve" w:date="2021-02-08T12:20:00Z">
        <w:r w:rsidR="00740857">
          <w:rPr>
            <w:rFonts w:ascii="Times New Roman" w:eastAsia="Times New Roman" w:hAnsi="Times New Roman" w:cs="Times New Roman"/>
          </w:rPr>
          <w:t>environmental</w:t>
        </w:r>
      </w:ins>
      <w:ins w:id="165" w:author="Gordon Holtgrieve" w:date="2021-02-08T12:19:00Z">
        <w:r w:rsidR="00740857">
          <w:rPr>
            <w:rFonts w:ascii="Times New Roman" w:eastAsia="Times New Roman" w:hAnsi="Times New Roman" w:cs="Times New Roman"/>
          </w:rPr>
          <w:t xml:space="preserve"> change happened and </w:t>
        </w:r>
      </w:ins>
      <w:ins w:id="166" w:author="Megan Feddern" w:date="2021-02-12T16:31:00Z">
        <w:r>
          <w:rPr>
            <w:rFonts w:ascii="Times New Roman" w:eastAsia="Times New Roman" w:hAnsi="Times New Roman" w:cs="Times New Roman"/>
          </w:rPr>
          <w:lastRenderedPageBreak/>
          <w:t xml:space="preserve">when </w:t>
        </w:r>
      </w:ins>
      <w:ins w:id="167" w:author="Gordon Holtgrieve" w:date="2021-02-08T12:19:00Z">
        <w:r w:rsidR="00740857">
          <w:rPr>
            <w:rFonts w:ascii="Times New Roman" w:eastAsia="Times New Roman" w:hAnsi="Times New Roman" w:cs="Times New Roman"/>
          </w:rPr>
          <w:t xml:space="preserve">the resultant changes propagated through the food web, </w:t>
        </w:r>
      </w:ins>
      <w:ins w:id="168" w:author="Megan Feddern" w:date="2021-02-12T16:10:00Z">
        <w:r>
          <w:rPr>
            <w:rFonts w:ascii="Times New Roman" w:eastAsia="Times New Roman" w:hAnsi="Times New Roman" w:cs="Times New Roman"/>
          </w:rPr>
          <w:t xml:space="preserve">after accounting for the </w:t>
        </w:r>
      </w:ins>
      <w:ins w:id="169" w:author="Megan Feddern" w:date="2021-02-12T16:39:00Z">
        <w:r>
          <w:rPr>
            <w:rFonts w:ascii="Times New Roman" w:eastAsia="Times New Roman" w:hAnsi="Times New Roman" w:cs="Times New Roman"/>
          </w:rPr>
          <w:t>1-year</w:t>
        </w:r>
      </w:ins>
      <w:ins w:id="170" w:author="Megan Feddern" w:date="2021-02-12T16:10:00Z">
        <w:r>
          <w:rPr>
            <w:rFonts w:ascii="Times New Roman" w:eastAsia="Times New Roman" w:hAnsi="Times New Roman" w:cs="Times New Roman"/>
          </w:rPr>
          <w:t xml:space="preserve"> tissue turnover time</w:t>
        </w:r>
      </w:ins>
      <w:r w:rsidR="007F1438">
        <w:rPr>
          <w:rFonts w:ascii="Times New Roman" w:eastAsia="Times New Roman" w:hAnsi="Times New Roman" w:cs="Times New Roman"/>
        </w:rPr>
        <w:t>.</w:t>
      </w:r>
      <w:ins w:id="171" w:author="Gordon Holtgrieve" w:date="2021-02-08T12:21:00Z">
        <w:r w:rsidR="00F55826">
          <w:rPr>
            <w:rFonts w:ascii="Times New Roman" w:eastAsia="Times New Roman" w:hAnsi="Times New Roman" w:cs="Times New Roman"/>
          </w:rPr>
          <w:t xml:space="preserve"> </w:t>
        </w:r>
      </w:ins>
      <w:r w:rsidR="007F1438">
        <w:rPr>
          <w:rFonts w:ascii="Times New Roman" w:eastAsia="Times New Roman" w:hAnsi="Times New Roman" w:cs="Times New Roman"/>
        </w:rPr>
        <w:t>Models will be referred to</w:t>
      </w:r>
      <w:ins w:id="172" w:author="Megan Feddern" w:date="2021-02-12T16:24:00Z">
        <w:r>
          <w:rPr>
            <w:rFonts w:ascii="Times New Roman" w:eastAsia="Times New Roman" w:hAnsi="Times New Roman" w:cs="Times New Roman"/>
          </w:rPr>
          <w:t xml:space="preserve"> in reference to </w:t>
        </w:r>
      </w:ins>
      <w:ins w:id="173" w:author="Megan Feddern" w:date="2021-02-12T16:32:00Z">
        <w:r>
          <w:rPr>
            <w:rFonts w:ascii="Times New Roman" w:eastAsia="Times New Roman" w:hAnsi="Times New Roman" w:cs="Times New Roman"/>
          </w:rPr>
          <w:t xml:space="preserve">the </w:t>
        </w:r>
      </w:ins>
      <w:ins w:id="174" w:author="Megan Feddern" w:date="2021-02-12T16:24:00Z">
        <w:r>
          <w:rPr>
            <w:rFonts w:ascii="Times New Roman" w:eastAsia="Times New Roman" w:hAnsi="Times New Roman" w:cs="Times New Roman"/>
          </w:rPr>
          <w:t>dela</w:t>
        </w:r>
      </w:ins>
      <w:ins w:id="175" w:author="Megan Feddern" w:date="2021-02-12T16:25:00Z">
        <w:r>
          <w:rPr>
            <w:rFonts w:ascii="Times New Roman" w:eastAsia="Times New Roman" w:hAnsi="Times New Roman" w:cs="Times New Roman"/>
          </w:rPr>
          <w:t>y</w:t>
        </w:r>
      </w:ins>
      <w:ins w:id="176" w:author="Megan Feddern" w:date="2021-02-12T16:24:00Z">
        <w:r>
          <w:rPr>
            <w:rFonts w:ascii="Times New Roman" w:eastAsia="Times New Roman" w:hAnsi="Times New Roman" w:cs="Times New Roman"/>
          </w:rPr>
          <w:t>ed</w:t>
        </w:r>
      </w:ins>
      <w:ins w:id="177" w:author="Megan Feddern" w:date="2021-02-12T16:32:00Z">
        <w:r>
          <w:rPr>
            <w:rFonts w:ascii="Times New Roman" w:eastAsia="Times New Roman" w:hAnsi="Times New Roman" w:cs="Times New Roman"/>
          </w:rPr>
          <w:t xml:space="preserve"> ecological</w:t>
        </w:r>
      </w:ins>
      <w:ins w:id="178" w:author="Megan Feddern" w:date="2021-02-12T16:24:00Z">
        <w:r>
          <w:rPr>
            <w:rFonts w:ascii="Times New Roman" w:eastAsia="Times New Roman" w:hAnsi="Times New Roman" w:cs="Times New Roman"/>
          </w:rPr>
          <w:t xml:space="preserve"> </w:t>
        </w:r>
        <w:proofErr w:type="gramStart"/>
        <w:r>
          <w:rPr>
            <w:rFonts w:ascii="Times New Roman" w:eastAsia="Times New Roman" w:hAnsi="Times New Roman" w:cs="Times New Roman"/>
          </w:rPr>
          <w:t>re</w:t>
        </w:r>
      </w:ins>
      <w:ins w:id="179" w:author="Megan Feddern" w:date="2021-02-12T16:25:00Z">
        <w:r>
          <w:rPr>
            <w:rFonts w:ascii="Times New Roman" w:eastAsia="Times New Roman" w:hAnsi="Times New Roman" w:cs="Times New Roman"/>
          </w:rPr>
          <w:t xml:space="preserve">sponse </w:t>
        </w:r>
      </w:ins>
      <w:r w:rsidR="007F1438">
        <w:rPr>
          <w:rFonts w:ascii="Times New Roman" w:eastAsia="Times New Roman" w:hAnsi="Times New Roman" w:cs="Times New Roman"/>
        </w:rPr>
        <w:t xml:space="preserve"> as</w:t>
      </w:r>
      <w:proofErr w:type="gramEnd"/>
      <w:r w:rsidR="007F1438">
        <w:rPr>
          <w:rFonts w:ascii="Times New Roman" w:eastAsia="Times New Roman" w:hAnsi="Times New Roman" w:cs="Times New Roman"/>
        </w:rPr>
        <w:t xml:space="preserve"> ‘</w:t>
      </w:r>
      <w:ins w:id="180" w:author="Megan Feddern" w:date="2021-02-12T16:27:00Z">
        <w:r>
          <w:rPr>
            <w:rFonts w:ascii="Times New Roman" w:eastAsia="Times New Roman" w:hAnsi="Times New Roman" w:cs="Times New Roman"/>
          </w:rPr>
          <w:t>n-</w:t>
        </w:r>
      </w:ins>
      <w:ins w:id="181" w:author="Megan Feddern" w:date="2021-02-12T16:25:00Z">
        <w:r>
          <w:rPr>
            <w:rFonts w:ascii="Times New Roman" w:eastAsia="Times New Roman" w:hAnsi="Times New Roman" w:cs="Times New Roman"/>
          </w:rPr>
          <w:t>delay’</w:t>
        </w:r>
      </w:ins>
      <w:r w:rsidR="007F1438">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EE1202">
        <w:rPr>
          <w:rFonts w:ascii="Times New Roman" w:eastAsia="Times New Roman" w:hAnsi="Times New Roman" w:cs="Times New Roman"/>
        </w:rPr>
        <w:t>Naimi</w:t>
      </w:r>
      <w:proofErr w:type="spellEnd"/>
      <w:r w:rsidR="00EE1202" w:rsidRPr="00EE1202">
        <w:rPr>
          <w:rFonts w:ascii="Times New Roman" w:eastAsia="Times New Roman" w:hAnsi="Times New Roman" w:cs="Times New Roman"/>
        </w:rPr>
        <w:t xml:space="preserve"> 2014) in R (R Development Team, 20</w:t>
      </w:r>
      <w:ins w:id="182" w:author="Megan Feddern" w:date="2021-02-12T16:32:00Z">
        <w:r>
          <w:rPr>
            <w:rFonts w:ascii="Times New Roman" w:eastAsia="Times New Roman" w:hAnsi="Times New Roman" w:cs="Times New Roman"/>
          </w:rPr>
          <w:t>20)</w:t>
        </w:r>
      </w:ins>
    </w:p>
    <w:p w14:paraId="168E48AA" w14:textId="20133AD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18D73E0D" w14:textId="61F1AD05" w:rsidR="001D2BB5" w:rsidRPr="001D2BB5" w:rsidDel="0091671B" w:rsidRDefault="001D2A81" w:rsidP="00A42D7B">
      <w:pPr>
        <w:spacing w:line="480" w:lineRule="auto"/>
        <w:rPr>
          <w:del w:id="183" w:author="Megan Feddern" w:date="2021-02-12T16:37:00Z"/>
          <w:rFonts w:ascii="Times New Roman" w:hAnsi="Times New Roman" w:cs="Times New Roman"/>
          <w:i/>
          <w:iCs/>
        </w:rPr>
      </w:pPr>
      <w:commentRangeStart w:id="184"/>
      <w:del w:id="185" w:author="Megan Feddern" w:date="2021-02-12T16:37:00Z">
        <w:r w:rsidDel="0091671B">
          <w:rPr>
            <w:rFonts w:ascii="Times New Roman" w:hAnsi="Times New Roman" w:cs="Times New Roman"/>
            <w:i/>
            <w:iCs/>
          </w:rPr>
          <w:delText xml:space="preserve">Patterns in </w:delText>
        </w:r>
        <w:commentRangeEnd w:id="184"/>
        <w:r w:rsidR="006A00AE" w:rsidDel="0091671B">
          <w:rPr>
            <w:rStyle w:val="CommentReference"/>
          </w:rPr>
          <w:commentReference w:id="184"/>
        </w:r>
        <w:r w:rsidDel="0091671B">
          <w:rPr>
            <w:rFonts w:ascii="Times New Roman" w:hAnsi="Times New Roman" w:cs="Times New Roman"/>
            <w:i/>
            <w:iCs/>
          </w:rPr>
          <w:delText xml:space="preserve">harbor trophic position </w:delText>
        </w:r>
        <w:r w:rsidR="00A075A2" w:rsidDel="0091671B">
          <w:rPr>
            <w:rFonts w:ascii="Times New Roman" w:eastAsia="Times New Roman" w:hAnsi="Times New Roman" w:cs="Times New Roman"/>
          </w:rPr>
          <w:tab/>
        </w:r>
      </w:del>
    </w:p>
    <w:p w14:paraId="4FCEE444" w14:textId="7639B02D" w:rsidR="00F3254F" w:rsidDel="0091671B" w:rsidRDefault="001D2A81" w:rsidP="001D2A81">
      <w:pPr>
        <w:spacing w:line="480" w:lineRule="auto"/>
        <w:rPr>
          <w:ins w:id="186" w:author="Gordon Holtgrieve" w:date="2021-02-08T13:01:00Z"/>
          <w:del w:id="187" w:author="Megan Feddern" w:date="2021-02-12T16:37:00Z"/>
          <w:rFonts w:ascii="Times New Roman" w:eastAsia="Times New Roman" w:hAnsi="Times New Roman" w:cs="Times New Roman"/>
        </w:rPr>
      </w:pPr>
      <w:del w:id="188" w:author="Megan Feddern" w:date="2021-02-12T16:37:00Z">
        <w:r w:rsidDel="0091671B">
          <w:rPr>
            <w:rFonts w:ascii="Times New Roman" w:eastAsia="Times New Roman" w:hAnsi="Times New Roman" w:cs="Times New Roman"/>
          </w:rPr>
          <w:tab/>
        </w:r>
        <w:commentRangeStart w:id="189"/>
        <w:r w:rsidR="0091671B" w:rsidDel="0091671B">
          <w:rPr>
            <w:rFonts w:ascii="Times New Roman" w:eastAsia="Times New Roman" w:hAnsi="Times New Roman" w:cs="Times New Roman"/>
          </w:rPr>
          <w:delText xml:space="preserve">Trophic position calculations were more ecologically realistic from applying </w:delText>
        </w:r>
        <w:r w:rsidR="0091671B" w:rsidDel="0091671B">
          <w:rPr>
            <w:rFonts w:ascii="Times New Roman" w:eastAsia="Times New Roman" w:hAnsi="Times New Roman" w:cs="Times New Roman"/>
          </w:rPr>
          <w:sym w:font="Symbol" w:char="F062"/>
        </w:r>
        <w:r w:rsidR="0091671B" w:rsidDel="0091671B">
          <w:rPr>
            <w:rFonts w:ascii="Times New Roman" w:eastAsia="Times New Roman" w:hAnsi="Times New Roman" w:cs="Times New Roman"/>
            <w:vertAlign w:val="subscript"/>
          </w:rPr>
          <w:delText>w</w:delText>
        </w:r>
        <w:r w:rsidR="0091671B" w:rsidDel="0091671B">
          <w:rPr>
            <w:rFonts w:ascii="Times New Roman" w:eastAsia="Times New Roman" w:hAnsi="Times New Roman" w:cs="Times New Roman"/>
          </w:rPr>
          <w:delText xml:space="preserve"> when compared to applying a </w:delText>
        </w:r>
        <w:r w:rsidR="0091671B" w:rsidRPr="00202D6B" w:rsidDel="0091671B">
          <w:rPr>
            <w:rFonts w:ascii="Times New Roman" w:eastAsia="Times New Roman" w:hAnsi="Times New Roman" w:cs="Times New Roman"/>
            <w:i/>
          </w:rPr>
          <w:sym w:font="Symbol" w:char="F062"/>
        </w:r>
        <w:r w:rsidR="0091671B" w:rsidRPr="00202D6B" w:rsidDel="0091671B">
          <w:rPr>
            <w:rFonts w:ascii="Times New Roman" w:eastAsia="Times New Roman" w:hAnsi="Times New Roman" w:cs="Times New Roman"/>
            <w:i/>
            <w:vertAlign w:val="subscript"/>
          </w:rPr>
          <w:delText>C</w:delText>
        </w:r>
        <w:r w:rsidR="0091671B" w:rsidDel="0091671B">
          <w:rPr>
            <w:rFonts w:ascii="Times New Roman" w:eastAsia="Times New Roman" w:hAnsi="Times New Roman" w:cs="Times New Roman"/>
            <w:i/>
            <w:vertAlign w:val="subscript"/>
          </w:rPr>
          <w:delText>3</w:delText>
        </w:r>
        <w:r w:rsidR="0091671B" w:rsidRPr="00202D6B" w:rsidDel="0091671B">
          <w:rPr>
            <w:rFonts w:ascii="Times New Roman" w:eastAsia="Times New Roman" w:hAnsi="Times New Roman" w:cs="Times New Roman"/>
            <w:i/>
            <w:vertAlign w:val="subscript"/>
          </w:rPr>
          <w:delText>, Tr</w:delText>
        </w:r>
        <w:r w:rsidR="0091671B" w:rsidDel="0091671B">
          <w:rPr>
            <w:rFonts w:ascii="Times New Roman" w:eastAsia="Times New Roman" w:hAnsi="Times New Roman" w:cs="Times New Roman"/>
          </w:rPr>
          <w:delText xml:space="preserve"> (</w:delText>
        </w:r>
        <w:r w:rsidR="0091671B" w:rsidDel="0091671B">
          <w:rPr>
            <w:rFonts w:ascii="Times New Roman" w:eastAsia="Times New Roman" w:hAnsi="Times New Roman" w:cs="Times New Roman"/>
            <w:i/>
          </w:rPr>
          <w:delText>SI Figures 1 &amp; 2</w:delText>
        </w:r>
        <w:r w:rsidR="0091671B" w:rsidRPr="001337AC" w:rsidDel="0091671B">
          <w:rPr>
            <w:rFonts w:ascii="Times New Roman" w:eastAsia="Times New Roman" w:hAnsi="Times New Roman" w:cs="Times New Roman"/>
          </w:rPr>
          <w:delText>)</w:delText>
        </w:r>
        <w:r w:rsidR="0091671B" w:rsidDel="0091671B">
          <w:rPr>
            <w:rFonts w:ascii="Times New Roman" w:eastAsia="Times New Roman" w:hAnsi="Times New Roman" w:cs="Times New Roman"/>
          </w:rPr>
          <w:delText xml:space="preserve">. </w:delText>
        </w:r>
        <w:commentRangeEnd w:id="189"/>
        <w:r w:rsidR="0091671B" w:rsidDel="0091671B">
          <w:rPr>
            <w:rStyle w:val="CommentReference"/>
          </w:rPr>
          <w:commentReference w:id="189"/>
        </w:r>
      </w:del>
      <w:moveFromRangeStart w:id="190" w:author="Gordon Holtgrieve" w:date="2021-02-08T13:01:00Z" w:name="move63681727"/>
      <w:moveFrom w:id="191" w:author="Gordon Holtgrieve" w:date="2021-02-08T13:01:00Z">
        <w:del w:id="192"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From>
      <w:moveFromRangeEnd w:id="190"/>
      <w:moveToRangeStart w:id="193" w:author="Gordon Holtgrieve" w:date="2021-02-08T13:01:00Z" w:name="move63681693"/>
      <w:moveTo w:id="194" w:author="Gordon Holtgrieve" w:date="2021-02-08T13:01:00Z">
        <w:del w:id="195" w:author="Megan Feddern" w:date="2021-02-12T16:37:00Z">
          <w:r w:rsidR="00F3254F"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ToRangeStart w:id="196" w:author="Gordon Holtgrieve" w:date="2021-02-08T13:01:00Z" w:name="move63681716"/>
          <w:moveToRangeEnd w:id="193"/>
          <w:r w:rsidR="00F3254F" w:rsidDel="0091671B">
            <w:rPr>
              <w:rFonts w:ascii="Times New Roman" w:eastAsia="Times New Roman" w:hAnsi="Times New Roman" w:cs="Times New Roman"/>
            </w:rPr>
            <w:delText>The standard deviation of trophic position was higher for proline (4.6</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0.7, mean</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1SD), and valine (3.7</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0.8) and included more ecologically unrealistic values compared to glutamic acid (4.5</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and alanine (3.9</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0.4). Trophic position calculated from aspartic acid (4.1</w:delText>
          </w:r>
          <w:r w:rsidR="00F3254F" w:rsidRPr="001D2A81" w:rsidDel="0091671B">
            <w:rPr>
              <w:rFonts w:ascii="Times New Roman" w:eastAsia="Times New Roman" w:hAnsi="Times New Roman" w:cs="Times New Roman"/>
            </w:rPr>
            <w:delText xml:space="preserve"> ±</w:delText>
          </w:r>
          <w:r w:rsidR="00F3254F"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To>
      <w:moveToRangeEnd w:id="196"/>
    </w:p>
    <w:p w14:paraId="080F3798" w14:textId="255A1ECF" w:rsidR="001D2A81" w:rsidDel="0091671B" w:rsidRDefault="00F3254F">
      <w:pPr>
        <w:spacing w:line="480" w:lineRule="auto"/>
        <w:ind w:firstLine="720"/>
        <w:rPr>
          <w:del w:id="197" w:author="Megan Feddern" w:date="2021-02-12T16:37:00Z"/>
          <w:rFonts w:ascii="Times New Roman" w:eastAsia="Times New Roman" w:hAnsi="Times New Roman" w:cs="Times New Roman"/>
        </w:rPr>
        <w:pPrChange w:id="198" w:author="Gordon Holtgrieve" w:date="2021-02-08T13:01:00Z">
          <w:pPr>
            <w:spacing w:line="480" w:lineRule="auto"/>
          </w:pPr>
        </w:pPrChange>
      </w:pPr>
      <w:moveToRangeStart w:id="199" w:author="Gordon Holtgrieve" w:date="2021-02-08T13:01:00Z" w:name="move63681727"/>
      <w:moveTo w:id="200" w:author="Gordon Holtgrieve" w:date="2021-02-08T13:01:00Z">
        <w:del w:id="201" w:author="Megan Feddern" w:date="2021-02-12T16:37:00Z">
          <w:r w:rsidDel="0091671B">
            <w:rPr>
              <w:rFonts w:ascii="Times New Roman" w:eastAsia="Times New Roman" w:hAnsi="Times New Roman" w:cs="Times New Roman"/>
            </w:rPr>
            <w:delText xml:space="preserve">Trends in harbor seal trophic position through time were different between the Salish Sea and coastal Washington (Figure 2). </w:delText>
          </w:r>
        </w:del>
      </w:moveTo>
      <w:moveToRangeEnd w:id="199"/>
      <w:del w:id="202" w:author="Megan Feddern" w:date="2021-02-12T16:37:00Z">
        <w:r w:rsidR="001D2A81" w:rsidDel="0091671B">
          <w:rPr>
            <w:rFonts w:ascii="Times New Roman" w:eastAsia="Times New Roman" w:hAnsi="Times New Roman" w:cs="Times New Roman"/>
          </w:rPr>
          <w:delText xml:space="preserve">The time series of </w:delText>
        </w:r>
        <w:r w:rsidR="00D24602" w:rsidDel="0091671B">
          <w:rPr>
            <w:rFonts w:ascii="Times New Roman" w:eastAsia="Times New Roman" w:hAnsi="Times New Roman" w:cs="Times New Roman"/>
          </w:rPr>
          <w:delText xml:space="preserve">the </w:delText>
        </w:r>
        <w:r w:rsidR="001D2A81" w:rsidDel="0091671B">
          <w:rPr>
            <w:rFonts w:ascii="Times New Roman" w:eastAsia="Times New Roman" w:hAnsi="Times New Roman" w:cs="Times New Roman"/>
          </w:rPr>
          <w:delText xml:space="preserve">glutamic acid </w:delText>
        </w:r>
        <w:r w:rsidR="00D24602" w:rsidDel="0091671B">
          <w:rPr>
            <w:rFonts w:ascii="Times New Roman" w:eastAsia="Times New Roman" w:hAnsi="Times New Roman" w:cs="Times New Roman"/>
          </w:rPr>
          <w:delText xml:space="preserve">trophic position </w:delText>
        </w:r>
        <w:r w:rsidR="001D2A81" w:rsidDel="0091671B">
          <w:rPr>
            <w:rFonts w:ascii="Times New Roman" w:eastAsia="Times New Roman" w:hAnsi="Times New Roman" w:cs="Times New Roman"/>
          </w:rPr>
          <w:delText xml:space="preserve">in coastal Washington had a significant </w:delText>
        </w:r>
      </w:del>
      <w:ins w:id="203" w:author="Gordon Holtgrieve" w:date="2021-02-08T12:58:00Z">
        <w:del w:id="204" w:author="Megan Feddern" w:date="2021-02-12T16:37:00Z">
          <w:r w:rsidR="00E974F0" w:rsidDel="0091671B">
            <w:rPr>
              <w:rFonts w:ascii="Times New Roman" w:eastAsia="Times New Roman" w:hAnsi="Times New Roman" w:cs="Times New Roman"/>
            </w:rPr>
            <w:delText xml:space="preserve">positive </w:delText>
          </w:r>
        </w:del>
      </w:ins>
      <w:del w:id="205" w:author="Megan Feddern" w:date="2021-02-12T16:37:00Z">
        <w:r w:rsidR="001D2A81" w:rsidDel="0091671B">
          <w:rPr>
            <w:rFonts w:ascii="Times New Roman" w:eastAsia="Times New Roman" w:hAnsi="Times New Roman" w:cs="Times New Roman"/>
          </w:rPr>
          <w:delText xml:space="preserve">trend through time (Figure 2b) which </w:delText>
        </w:r>
      </w:del>
      <w:ins w:id="206" w:author="Gordon Holtgrieve" w:date="2021-02-08T12:59:00Z">
        <w:del w:id="207" w:author="Megan Feddern" w:date="2021-02-12T16:37:00Z">
          <w:r w:rsidR="00E665E1" w:rsidDel="0091671B">
            <w:rPr>
              <w:rFonts w:ascii="Times New Roman" w:eastAsia="Times New Roman" w:hAnsi="Times New Roman" w:cs="Times New Roman"/>
            </w:rPr>
            <w:delText xml:space="preserve"> that i</w:delText>
          </w:r>
        </w:del>
      </w:ins>
      <w:del w:id="208" w:author="Megan Feddern" w:date="2021-02-12T16:37:00Z">
        <w:r w:rsidR="001D2A81" w:rsidDel="0091671B">
          <w:rPr>
            <w:rFonts w:ascii="Times New Roman" w:eastAsia="Times New Roman" w:hAnsi="Times New Roman" w:cs="Times New Roman"/>
          </w:rPr>
          <w:delText>increas</w:delText>
        </w:r>
      </w:del>
      <w:ins w:id="209" w:author="Gordon Holtgrieve" w:date="2021-02-08T12:59:00Z">
        <w:del w:id="210" w:author="Megan Feddern" w:date="2021-02-12T16:37:00Z">
          <w:r w:rsidR="00E665E1" w:rsidDel="0091671B">
            <w:rPr>
              <w:rFonts w:ascii="Times New Roman" w:eastAsia="Times New Roman" w:hAnsi="Times New Roman" w:cs="Times New Roman"/>
            </w:rPr>
            <w:delText>ed</w:delText>
          </w:r>
        </w:del>
      </w:ins>
      <w:del w:id="211" w:author="Megan Feddern" w:date="2021-02-12T16:37:00Z">
        <w:r w:rsidR="001D2A81" w:rsidDel="0091671B">
          <w:rPr>
            <w:rFonts w:ascii="Times New Roman" w:eastAsia="Times New Roman" w:hAnsi="Times New Roman" w:cs="Times New Roman"/>
          </w:rPr>
          <w:delText xml:space="preserve">ed from 1948-1968 and remained relatively constant following 1975. Trophic position calculated from alanine and proline showed similar trends, although the alanine trophic position trend was not </w:delText>
        </w:r>
      </w:del>
      <w:ins w:id="212" w:author="Gordon Holtgrieve" w:date="2021-02-08T12:59:00Z">
        <w:del w:id="213" w:author="Megan Feddern" w:date="2021-02-12T16:37:00Z">
          <w:r w:rsidR="00E665E1" w:rsidDel="0091671B">
            <w:rPr>
              <w:rFonts w:ascii="Times New Roman" w:eastAsia="Times New Roman" w:hAnsi="Times New Roman" w:cs="Times New Roman"/>
            </w:rPr>
            <w:delText xml:space="preserve">statistically </w:delText>
          </w:r>
        </w:del>
      </w:ins>
      <w:del w:id="214" w:author="Megan Feddern" w:date="2021-02-12T16:37:00Z">
        <w:r w:rsidR="001D2A81" w:rsidDel="0091671B">
          <w:rPr>
            <w:rFonts w:ascii="Times New Roman" w:eastAsia="Times New Roman" w:hAnsi="Times New Roman" w:cs="Times New Roman"/>
          </w:rPr>
          <w:delText>significant (Figure 2a). In contrast</w:delText>
        </w:r>
      </w:del>
      <w:ins w:id="215" w:author="Gordon Holtgrieve" w:date="2021-02-08T12:59:00Z">
        <w:del w:id="216" w:author="Megan Feddern" w:date="2021-02-12T16:37:00Z">
          <w:r w:rsidR="00E665E1" w:rsidDel="0091671B">
            <w:rPr>
              <w:rFonts w:ascii="Times New Roman" w:eastAsia="Times New Roman" w:hAnsi="Times New Roman" w:cs="Times New Roman"/>
            </w:rPr>
            <w:delText>,</w:delText>
          </w:r>
        </w:del>
      </w:ins>
      <w:del w:id="217" w:author="Megan Feddern" w:date="2021-02-12T16:37:00Z">
        <w:r w:rsidR="001D2A81" w:rsidDel="0091671B">
          <w:rPr>
            <w:rFonts w:ascii="Times New Roman" w:eastAsia="Times New Roman" w:hAnsi="Times New Roman" w:cs="Times New Roman"/>
          </w:rPr>
          <w:delText xml:space="preserve"> harbor seal trophic position </w:delText>
        </w:r>
      </w:del>
      <w:ins w:id="218" w:author="Gordon Holtgrieve" w:date="2021-02-08T13:00:00Z">
        <w:del w:id="219" w:author="Megan Feddern" w:date="2021-02-12T16:37:00Z">
          <w:r w:rsidR="00E665E1" w:rsidDel="0091671B">
            <w:rPr>
              <w:rFonts w:ascii="Times New Roman" w:eastAsia="Times New Roman" w:hAnsi="Times New Roman" w:cs="Times New Roman"/>
            </w:rPr>
            <w:delText xml:space="preserve">in the Salish Sea calculated from X,Y, and Z </w:delText>
          </w:r>
        </w:del>
      </w:ins>
      <w:del w:id="220" w:author="Megan Feddern" w:date="2021-02-12T16:37:00Z">
        <w:r w:rsidR="001D2A81" w:rsidDel="0091671B">
          <w:rPr>
            <w:rFonts w:ascii="Times New Roman" w:eastAsia="Times New Roman" w:hAnsi="Times New Roman" w:cs="Times New Roman"/>
          </w:rPr>
          <w:delText xml:space="preserve">in the Salish Sea has been relatively stable over the past century, </w:delText>
        </w:r>
        <w:r w:rsidR="00D24602" w:rsidDel="0091671B">
          <w:rPr>
            <w:rFonts w:ascii="Times New Roman" w:eastAsia="Times New Roman" w:hAnsi="Times New Roman" w:cs="Times New Roman"/>
          </w:rPr>
          <w:delText>but the</w:delText>
        </w:r>
        <w:r w:rsidR="001D2A81" w:rsidDel="0091671B">
          <w:rPr>
            <w:rFonts w:ascii="Times New Roman" w:eastAsia="Times New Roman" w:hAnsi="Times New Roman" w:cs="Times New Roman"/>
          </w:rPr>
          <w:delText xml:space="preserve"> trophic position calculated from valine showed a substantial decline since 1968 which was not observed in trophic position calculations derived from any other amino acids. </w:delText>
        </w:r>
      </w:del>
      <w:moveFromRangeStart w:id="221" w:author="Gordon Holtgrieve" w:date="2021-02-08T13:01:00Z" w:name="move63681693"/>
      <w:moveFrom w:id="222" w:author="Gordon Holtgrieve" w:date="2021-02-08T13:01:00Z">
        <w:del w:id="223" w:author="Megan Feddern" w:date="2021-02-12T16:37:00Z">
          <w:r w:rsidR="001D2A81" w:rsidDel="0091671B">
            <w:rPr>
              <w:rFonts w:ascii="Times New Roman" w:eastAsia="Times New Roman" w:hAnsi="Times New Roman" w:cs="Times New Roman"/>
            </w:rPr>
            <w:delText xml:space="preserve">Mean harbor seal trophic position estimates were similar across trophic amino acids however some were more variable than others. </w:delText>
          </w:r>
          <w:moveFromRangeStart w:id="224" w:author="Gordon Holtgrieve" w:date="2021-02-08T13:01:00Z" w:name="move63681716"/>
          <w:moveFromRangeEnd w:id="221"/>
          <w:r w:rsidR="001D2A81" w:rsidDel="0091671B">
            <w:rPr>
              <w:rFonts w:ascii="Times New Roman" w:eastAsia="Times New Roman" w:hAnsi="Times New Roman" w:cs="Times New Roman"/>
            </w:rPr>
            <w:delText>The standard deviation of trophic position was higher for proline (4.6</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0.7, mean</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1SD), and valine (3.7</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0.8) and included more ecologically unrealistic values compared to glutamic acid (4.5</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and alanine (3.9</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0.4). Trophic position calculated from aspartic acid (4.1</w:delText>
          </w:r>
          <w:r w:rsidR="001D2A81" w:rsidRPr="001D2A81" w:rsidDel="0091671B">
            <w:rPr>
              <w:rFonts w:ascii="Times New Roman" w:eastAsia="Times New Roman" w:hAnsi="Times New Roman" w:cs="Times New Roman"/>
            </w:rPr>
            <w:delText xml:space="preserve"> ±</w:delText>
          </w:r>
          <w:r w:rsidR="001D2A81" w:rsidDel="0091671B">
            <w:rPr>
              <w:rFonts w:ascii="Times New Roman" w:eastAsia="Times New Roman" w:hAnsi="Times New Roman" w:cs="Times New Roman"/>
            </w:rPr>
            <w:delText xml:space="preserve"> 1.0) had the highest standard deviation and also demonstrated an unusual trend through time compared to other amino acid trophic position calculations (Figure 2). </w:delText>
          </w:r>
        </w:del>
      </w:moveFrom>
      <w:moveFromRangeEnd w:id="224"/>
    </w:p>
    <w:p w14:paraId="6AA855CC" w14:textId="5AD7885B" w:rsidR="001D2A81" w:rsidDel="0091671B" w:rsidRDefault="001D2A81" w:rsidP="00A42D7B">
      <w:pPr>
        <w:spacing w:line="480" w:lineRule="auto"/>
        <w:rPr>
          <w:del w:id="225" w:author="Megan Feddern" w:date="2021-02-12T16:37:00Z"/>
          <w:rFonts w:ascii="Times New Roman" w:eastAsia="Times New Roman" w:hAnsi="Times New Roman" w:cs="Times New Roman"/>
        </w:rPr>
      </w:pPr>
      <w:del w:id="226" w:author="Megan Feddern" w:date="2021-02-12T16:37:00Z">
        <w:r w:rsidDel="0091671B">
          <w:rPr>
            <w:rFonts w:ascii="Times New Roman" w:eastAsia="Times New Roman" w:hAnsi="Times New Roman" w:cs="Times New Roman"/>
          </w:rPr>
          <w:tab/>
          <w:delText xml:space="preserve">There were no significant differences in trophic position between male and female harbor seals in either </w:delText>
        </w:r>
      </w:del>
      <w:ins w:id="227" w:author="Gordon Holtgrieve" w:date="2021-02-08T13:02:00Z">
        <w:del w:id="228" w:author="Megan Feddern" w:date="2021-02-12T16:37:00Z">
          <w:r w:rsidR="00F3254F" w:rsidDel="0091671B">
            <w:rPr>
              <w:rFonts w:ascii="Times New Roman" w:eastAsia="Times New Roman" w:hAnsi="Times New Roman" w:cs="Times New Roman"/>
            </w:rPr>
            <w:delText xml:space="preserve">the </w:delText>
          </w:r>
        </w:del>
      </w:ins>
      <w:del w:id="229" w:author="Megan Feddern" w:date="2021-02-12T16:37:00Z">
        <w:r w:rsidDel="0091671B">
          <w:rPr>
            <w:rFonts w:ascii="Times New Roman" w:eastAsia="Times New Roman" w:hAnsi="Times New Roman" w:cs="Times New Roman"/>
          </w:rPr>
          <w:delText>Salish Sea (Figure 3A) or coastal Washington (Figure 3B</w:delText>
        </w:r>
      </w:del>
      <w:ins w:id="230" w:author="Gordon Holtgrieve" w:date="2021-02-08T13:02:00Z">
        <w:del w:id="231" w:author="Megan Feddern" w:date="2021-02-12T16:37:00Z">
          <w:r w:rsidR="00F3254F" w:rsidDel="0091671B">
            <w:rPr>
              <w:rFonts w:ascii="Times New Roman" w:eastAsia="Times New Roman" w:hAnsi="Times New Roman" w:cs="Times New Roman"/>
            </w:rPr>
            <w:delText>);</w:delText>
          </w:r>
        </w:del>
      </w:ins>
      <w:del w:id="232" w:author="Megan Feddern" w:date="2021-02-12T16:37:00Z">
        <w:r w:rsidDel="0091671B">
          <w:rPr>
            <w:rFonts w:ascii="Times New Roman" w:eastAsia="Times New Roman" w:hAnsi="Times New Roman" w:cs="Times New Roman"/>
          </w:rPr>
          <w:delText xml:space="preserve">) and this relationship was consistent across amino acids. Similarly, trophic position did not change based on harbor seal length (Figure 4). Interestingly, the exception to this finding was trophic position calculated by proline </w:delText>
        </w:r>
      </w:del>
      <w:ins w:id="233" w:author="Gordon Holtgrieve" w:date="2021-02-08T13:02:00Z">
        <w:del w:id="234" w:author="Megan Feddern" w:date="2021-02-12T16:37:00Z">
          <w:r w:rsidR="00F3254F" w:rsidDel="0091671B">
            <w:rPr>
              <w:rFonts w:ascii="Times New Roman" w:eastAsia="Times New Roman" w:hAnsi="Times New Roman" w:cs="Times New Roman"/>
            </w:rPr>
            <w:delText xml:space="preserve">proline, </w:delText>
          </w:r>
        </w:del>
      </w:ins>
      <w:del w:id="235" w:author="Megan Feddern" w:date="2021-02-12T16:37:00Z">
        <w:r w:rsidDel="0091671B">
          <w:rPr>
            <w:rFonts w:ascii="Times New Roman" w:eastAsia="Times New Roman" w:hAnsi="Times New Roman" w:cs="Times New Roman"/>
          </w:rPr>
          <w:delText>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alanine, aspartic acid and valine also showed negative trends with size</w:delText>
        </w:r>
      </w:del>
      <w:ins w:id="236" w:author="Gordon Holtgrieve" w:date="2021-02-08T13:03:00Z">
        <w:del w:id="237" w:author="Megan Feddern" w:date="2021-02-12T16:37:00Z">
          <w:r w:rsidR="00F3254F" w:rsidDel="0091671B">
            <w:rPr>
              <w:rFonts w:ascii="Times New Roman" w:eastAsia="Times New Roman" w:hAnsi="Times New Roman" w:cs="Times New Roman"/>
            </w:rPr>
            <w:delText>,</w:delText>
          </w:r>
        </w:del>
      </w:ins>
      <w:del w:id="238" w:author="Megan Feddern" w:date="2021-02-12T16:37:00Z">
        <w:r w:rsidDel="0091671B">
          <w:rPr>
            <w:rFonts w:ascii="Times New Roman" w:eastAsia="Times New Roman" w:hAnsi="Times New Roman" w:cs="Times New Roman"/>
          </w:rPr>
          <w:delText xml:space="preserve"> although the trend was not </w:delText>
        </w:r>
      </w:del>
      <w:ins w:id="239" w:author="Gordon Holtgrieve" w:date="2021-02-08T13:03:00Z">
        <w:del w:id="240" w:author="Megan Feddern" w:date="2021-02-12T16:37:00Z">
          <w:r w:rsidR="00F3254F" w:rsidDel="0091671B">
            <w:rPr>
              <w:rFonts w:ascii="Times New Roman" w:eastAsia="Times New Roman" w:hAnsi="Times New Roman" w:cs="Times New Roman"/>
            </w:rPr>
            <w:delText xml:space="preserve">statistically </w:delText>
          </w:r>
        </w:del>
      </w:ins>
      <w:del w:id="241" w:author="Megan Feddern" w:date="2021-02-12T16:37:00Z">
        <w:r w:rsidDel="0091671B">
          <w:rPr>
            <w:rFonts w:ascii="Times New Roman" w:eastAsia="Times New Roman" w:hAnsi="Times New Roman" w:cs="Times New Roman"/>
          </w:rPr>
          <w:delText>significant</w:delText>
        </w:r>
      </w:del>
      <w:ins w:id="242" w:author="Gordon Holtgrieve" w:date="2021-02-08T13:03:00Z">
        <w:del w:id="243" w:author="Megan Feddern" w:date="2021-02-12T16:37:00Z">
          <w:r w:rsidR="00F3254F" w:rsidDel="0091671B">
            <w:rPr>
              <w:rFonts w:ascii="Times New Roman" w:eastAsia="Times New Roman" w:hAnsi="Times New Roman" w:cs="Times New Roman"/>
            </w:rPr>
            <w:delText xml:space="preserve">, </w:delText>
          </w:r>
        </w:del>
      </w:ins>
      <w:del w:id="244" w:author="Megan Feddern" w:date="2021-02-12T16:37:00Z">
        <w:r w:rsidDel="0091671B">
          <w:rPr>
            <w:rFonts w:ascii="Times New Roman" w:eastAsia="Times New Roman" w:hAnsi="Times New Roman" w:cs="Times New Roman"/>
          </w:rPr>
          <w:delText>. In contrast</w:delText>
        </w:r>
      </w:del>
      <w:ins w:id="245" w:author="Gordon Holtgrieve" w:date="2021-02-08T13:03:00Z">
        <w:del w:id="246" w:author="Megan Feddern" w:date="2021-02-12T16:37:00Z">
          <w:r w:rsidR="00F3254F" w:rsidDel="0091671B">
            <w:rPr>
              <w:rFonts w:ascii="Times New Roman" w:eastAsia="Times New Roman" w:hAnsi="Times New Roman" w:cs="Times New Roman"/>
            </w:rPr>
            <w:delText>while</w:delText>
          </w:r>
        </w:del>
      </w:ins>
      <w:del w:id="247" w:author="Megan Feddern" w:date="2021-02-12T16:37:00Z">
        <w:r w:rsidDel="0091671B">
          <w:rPr>
            <w:rFonts w:ascii="Times New Roman" w:eastAsia="Times New Roman" w:hAnsi="Times New Roman" w:cs="Times New Roman"/>
          </w:rPr>
          <w:delText xml:space="preserve"> trophic position calculated from glutamic acid was positive although this trend was</w:delText>
        </w:r>
      </w:del>
      <w:ins w:id="248" w:author="Gordon Holtgrieve" w:date="2021-02-08T13:03:00Z">
        <w:del w:id="249" w:author="Megan Feddern" w:date="2021-02-12T16:37:00Z">
          <w:r w:rsidR="00F3254F" w:rsidDel="0091671B">
            <w:rPr>
              <w:rFonts w:ascii="Times New Roman" w:eastAsia="Times New Roman" w:hAnsi="Times New Roman" w:cs="Times New Roman"/>
            </w:rPr>
            <w:delText>but</w:delText>
          </w:r>
        </w:del>
      </w:ins>
      <w:del w:id="250" w:author="Megan Feddern" w:date="2021-02-12T16:37:00Z">
        <w:r w:rsidDel="0091671B">
          <w:rPr>
            <w:rFonts w:ascii="Times New Roman" w:eastAsia="Times New Roman" w:hAnsi="Times New Roman" w:cs="Times New Roman"/>
          </w:rPr>
          <w:delText xml:space="preserve"> also not </w:delText>
        </w:r>
      </w:del>
      <w:ins w:id="251" w:author="Gordon Holtgrieve" w:date="2021-02-08T13:04:00Z">
        <w:del w:id="252" w:author="Megan Feddern" w:date="2021-02-12T16:37:00Z">
          <w:r w:rsidR="00F3254F" w:rsidDel="0091671B">
            <w:rPr>
              <w:rFonts w:ascii="Times New Roman" w:eastAsia="Times New Roman" w:hAnsi="Times New Roman" w:cs="Times New Roman"/>
            </w:rPr>
            <w:delText xml:space="preserve">statistically </w:delText>
          </w:r>
        </w:del>
      </w:ins>
      <w:del w:id="253" w:author="Megan Feddern" w:date="2021-02-12T16:37:00Z">
        <w:r w:rsidDel="0091671B">
          <w:rPr>
            <w:rFonts w:ascii="Times New Roman" w:eastAsia="Times New Roman" w:hAnsi="Times New Roman" w:cs="Times New Roman"/>
          </w:rPr>
          <w:delText>significant.</w:delText>
        </w:r>
      </w:del>
    </w:p>
    <w:p w14:paraId="45602C83" w14:textId="5B367E9B" w:rsidR="001D2A81" w:rsidRPr="001D2A81" w:rsidDel="0091671B" w:rsidRDefault="001D2A81" w:rsidP="00A42D7B">
      <w:pPr>
        <w:spacing w:line="480" w:lineRule="auto"/>
        <w:rPr>
          <w:del w:id="254" w:author="Megan Feddern" w:date="2021-02-12T16:37:00Z"/>
          <w:rFonts w:ascii="Times New Roman" w:eastAsia="Times New Roman" w:hAnsi="Times New Roman" w:cs="Times New Roman"/>
          <w:i/>
        </w:rPr>
      </w:pPr>
      <w:del w:id="255" w:author="Megan Feddern" w:date="2021-02-12T16:37:00Z">
        <w:r w:rsidDel="0091671B">
          <w:rPr>
            <w:rFonts w:ascii="Times New Roman" w:eastAsia="Times New Roman" w:hAnsi="Times New Roman" w:cs="Times New Roman"/>
            <w:i/>
          </w:rPr>
          <w:delText>Bottom-up forces on harbor seal trophic position</w:delText>
        </w:r>
      </w:del>
    </w:p>
    <w:p w14:paraId="39B2170B" w14:textId="65739AB9"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ins w:id="256" w:author="Gordon Holtgrieve" w:date="2021-02-08T13:05:00Z">
        <w:r w:rsidR="009604E4">
          <w:rPr>
            <w:rFonts w:ascii="Times New Roman" w:eastAsia="Times New Roman" w:hAnsi="Times New Roman" w:cs="Times New Roman"/>
          </w:rPr>
          <w:t>ed</w:t>
        </w:r>
      </w:ins>
      <w:r>
        <w:rPr>
          <w:rFonts w:ascii="Times New Roman" w:eastAsia="Times New Roman" w:hAnsi="Times New Roman" w:cs="Times New Roman"/>
        </w:rPr>
        <w:t xml:space="preserve"> harbor seal trophic position but on different temporal scales. The best environmental models (Figure 5) </w:t>
      </w:r>
      <w:commentRangeStart w:id="257"/>
      <w:r w:rsidR="00D24602">
        <w:rPr>
          <w:rFonts w:ascii="Times New Roman" w:eastAsia="Times New Roman" w:hAnsi="Times New Roman" w:cs="Times New Roman"/>
        </w:rPr>
        <w:t xml:space="preserve">for </w:t>
      </w:r>
      <w:ins w:id="258" w:author="Megan Feddern" w:date="2021-02-12T16:37:00Z">
        <w:r w:rsidR="0091671B">
          <w:rPr>
            <w:rFonts w:ascii="Times New Roman" w:eastAsia="Times New Roman" w:hAnsi="Times New Roman" w:cs="Times New Roman"/>
          </w:rPr>
          <w:t xml:space="preserve">the </w:t>
        </w:r>
      </w:ins>
      <w:del w:id="259" w:author="Megan Feddern" w:date="2021-02-12T16:37:00Z">
        <w:r w:rsidR="00D24602" w:rsidDel="0091671B">
          <w:rPr>
            <w:rFonts w:ascii="Times New Roman" w:eastAsia="Times New Roman" w:hAnsi="Times New Roman" w:cs="Times New Roman"/>
          </w:rPr>
          <w:delText>year-0</w:delText>
        </w:r>
      </w:del>
      <w:ins w:id="260" w:author="Megan Feddern" w:date="2021-02-12T16:37:00Z">
        <w:r w:rsidR="0091671B">
          <w:rPr>
            <w:rFonts w:ascii="Times New Roman" w:eastAsia="Times New Roman" w:hAnsi="Times New Roman" w:cs="Times New Roman"/>
          </w:rPr>
          <w:t>0-delay</w:t>
        </w:r>
      </w:ins>
      <w:r w:rsidR="00D24602">
        <w:rPr>
          <w:rFonts w:ascii="Times New Roman" w:eastAsia="Times New Roman" w:hAnsi="Times New Roman" w:cs="Times New Roman"/>
        </w:rPr>
        <w:t xml:space="preserve"> </w:t>
      </w:r>
      <w:commentRangeEnd w:id="257"/>
      <w:r w:rsidR="00FE146D">
        <w:rPr>
          <w:rStyle w:val="CommentReference"/>
        </w:rPr>
        <w:commentReference w:id="257"/>
      </w:r>
      <w:ins w:id="261" w:author="Megan Feddern" w:date="2021-02-12T16:38:00Z">
        <w:r w:rsidR="0091671B">
          <w:rPr>
            <w:rFonts w:ascii="Times New Roman" w:eastAsia="Times New Roman" w:hAnsi="Times New Roman" w:cs="Times New Roman"/>
          </w:rPr>
          <w:t xml:space="preserve">models </w:t>
        </w:r>
      </w:ins>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Summer upwelling exhibited an immediate impact on harbor seal trophic position</w:t>
      </w:r>
      <w:ins w:id="262" w:author="Gordon Holtgrieve" w:date="2021-02-08T13:23:00Z">
        <w:r w:rsidR="009606E8">
          <w:rPr>
            <w:rFonts w:ascii="Times New Roman" w:eastAsia="Times New Roman" w:hAnsi="Times New Roman" w:cs="Times New Roman"/>
          </w:rPr>
          <w:t xml:space="preserve"> </w:t>
        </w:r>
      </w:ins>
      <w:del w:id="263" w:author="Gordon Holtgrieve" w:date="2021-02-08T13:23:00Z">
        <w:r w:rsidDel="009606E8">
          <w:rPr>
            <w:rFonts w:ascii="Times New Roman" w:eastAsia="Times New Roman" w:hAnsi="Times New Roman" w:cs="Times New Roman"/>
          </w:rPr>
          <w:delText>, where upwelling resulted in the</w:delText>
        </w:r>
      </w:del>
      <w:ins w:id="264" w:author="Gordon Holtgrieve" w:date="2021-02-08T13:23:00Z">
        <w:r w:rsidR="009606E8">
          <w:rPr>
            <w:rFonts w:ascii="Times New Roman" w:eastAsia="Times New Roman" w:hAnsi="Times New Roman" w:cs="Times New Roman"/>
          </w:rPr>
          <w:t>that indicated</w:t>
        </w:r>
      </w:ins>
      <w:r>
        <w:rPr>
          <w:rFonts w:ascii="Times New Roman" w:eastAsia="Times New Roman" w:hAnsi="Times New Roman" w:cs="Times New Roman"/>
        </w:rPr>
        <w:t xml:space="preserve"> consumption of lower trophic level species during the same year</w:t>
      </w:r>
      <w:r w:rsidR="00D24602">
        <w:rPr>
          <w:rFonts w:ascii="Times New Roman" w:eastAsia="Times New Roman" w:hAnsi="Times New Roman" w:cs="Times New Roman"/>
        </w:rPr>
        <w:t xml:space="preserve"> (</w:t>
      </w:r>
      <w:ins w:id="265" w:author="Gordon Holtgrieve" w:date="2021-02-08T13:23:00Z">
        <w:r w:rsidR="009606E8">
          <w:rPr>
            <w:rFonts w:ascii="Times New Roman" w:eastAsia="Times New Roman" w:hAnsi="Times New Roman" w:cs="Times New Roman"/>
          </w:rPr>
          <w:t xml:space="preserve">after account for tissue turnover; </w:t>
        </w:r>
      </w:ins>
      <w:r w:rsidR="00D24602">
        <w:rPr>
          <w:rFonts w:ascii="Times New Roman" w:eastAsia="Times New Roman" w:hAnsi="Times New Roman" w:cs="Times New Roman"/>
        </w:rPr>
        <w:t>Figure 5A)</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w:t>
      </w:r>
      <w:del w:id="266" w:author="Gordon Holtgrieve" w:date="2021-02-08T13:24:00Z">
        <w:r w:rsidR="00D24602" w:rsidDel="009606E8">
          <w:rPr>
            <w:rFonts w:ascii="Times New Roman" w:eastAsia="Times New Roman" w:hAnsi="Times New Roman" w:cs="Times New Roman"/>
          </w:rPr>
          <w:delText xml:space="preserve">two years following </w:delText>
        </w:r>
      </w:del>
      <w:r w:rsidR="00D24602">
        <w:rPr>
          <w:rFonts w:ascii="Times New Roman" w:eastAsia="Times New Roman" w:hAnsi="Times New Roman" w:cs="Times New Roman"/>
        </w:rPr>
        <w:t xml:space="preserve">there was </w:t>
      </w:r>
      <w:ins w:id="267" w:author="Gordon Holtgrieve" w:date="2021-02-08T13:24:00Z">
        <w:r w:rsidR="009606E8">
          <w:rPr>
            <w:rFonts w:ascii="Times New Roman" w:eastAsia="Times New Roman" w:hAnsi="Times New Roman" w:cs="Times New Roman"/>
          </w:rPr>
          <w:t xml:space="preserve">also </w:t>
        </w:r>
      </w:ins>
      <w:r w:rsidR="00D24602">
        <w:rPr>
          <w:rFonts w:ascii="Times New Roman" w:eastAsia="Times New Roman" w:hAnsi="Times New Roman" w:cs="Times New Roman"/>
        </w:rPr>
        <w:t xml:space="preserve">a positive relationship between trophic position </w:t>
      </w:r>
      <w:del w:id="268" w:author="Gordon Holtgrieve" w:date="2021-02-08T13:24:00Z">
        <w:r w:rsidR="00D24602" w:rsidDel="009606E8">
          <w:rPr>
            <w:rFonts w:ascii="Times New Roman" w:eastAsia="Times New Roman" w:hAnsi="Times New Roman" w:cs="Times New Roman"/>
          </w:rPr>
          <w:delText xml:space="preserve">(Figure 5C) </w:delText>
        </w:r>
      </w:del>
      <w:r w:rsidR="00D24602">
        <w:rPr>
          <w:rFonts w:ascii="Times New Roman" w:eastAsia="Times New Roman" w:hAnsi="Times New Roman" w:cs="Times New Roman"/>
        </w:rPr>
        <w:t>and upwelling</w:t>
      </w:r>
      <w:ins w:id="269" w:author="Gordon Holtgrieve" w:date="2021-02-08T13:24:00Z">
        <w:r w:rsidR="009606E8">
          <w:rPr>
            <w:rFonts w:ascii="Times New Roman" w:eastAsia="Times New Roman" w:hAnsi="Times New Roman" w:cs="Times New Roman"/>
          </w:rPr>
          <w:t xml:space="preserve"> 2 years prior to collection</w:t>
        </w:r>
      </w:ins>
      <w:r w:rsidR="00D24602">
        <w:rPr>
          <w:rFonts w:ascii="Times New Roman" w:eastAsia="Times New Roman" w:hAnsi="Times New Roman" w:cs="Times New Roman"/>
        </w:rPr>
        <w:t xml:space="preserve"> </w:t>
      </w:r>
      <w:ins w:id="270" w:author="Gordon Holtgrieve" w:date="2021-02-08T13:24:00Z">
        <w:r w:rsidR="009606E8">
          <w:rPr>
            <w:rFonts w:ascii="Times New Roman" w:eastAsia="Times New Roman" w:hAnsi="Times New Roman" w:cs="Times New Roman"/>
          </w:rPr>
          <w:t xml:space="preserve">(Figure 5C) </w:t>
        </w:r>
      </w:ins>
      <w:r w:rsidR="00D24602">
        <w:rPr>
          <w:rFonts w:ascii="Times New Roman" w:eastAsia="Times New Roman" w:hAnsi="Times New Roman" w:cs="Times New Roman"/>
        </w:rPr>
        <w:t>indicating upwelling has both immediate and delayed effects on trophic position</w:t>
      </w:r>
      <w:del w:id="271" w:author="Gordon Holtgrieve" w:date="2021-02-08T13:24:00Z">
        <w:r w:rsidR="00D24602" w:rsidDel="009606E8">
          <w:rPr>
            <w:rFonts w:ascii="Times New Roman" w:eastAsia="Times New Roman" w:hAnsi="Times New Roman" w:cs="Times New Roman"/>
          </w:rPr>
          <w:delText xml:space="preserve"> that result in different trophic shifts depending on the timescale</w:delText>
        </w:r>
      </w:del>
      <w:r w:rsidR="00D24602">
        <w:rPr>
          <w:rFonts w:ascii="Times New Roman" w:eastAsia="Times New Roman" w:hAnsi="Times New Roman" w:cs="Times New Roman"/>
        </w:rPr>
        <w:t>. S</w:t>
      </w:r>
      <w:r>
        <w:rPr>
          <w:rFonts w:ascii="Times New Roman" w:eastAsia="Times New Roman" w:hAnsi="Times New Roman" w:cs="Times New Roman"/>
        </w:rPr>
        <w:t xml:space="preserve">ummer sea surface temperature </w:t>
      </w:r>
      <w:del w:id="272" w:author="Gordon Holtgrieve" w:date="2021-02-08T13:25:00Z">
        <w:r w:rsidR="00D24602" w:rsidDel="00E82265">
          <w:rPr>
            <w:rFonts w:ascii="Times New Roman" w:eastAsia="Times New Roman" w:hAnsi="Times New Roman" w:cs="Times New Roman"/>
          </w:rPr>
          <w:delText xml:space="preserve">also </w:delText>
        </w:r>
        <w:r w:rsidDel="00E82265">
          <w:rPr>
            <w:rFonts w:ascii="Times New Roman" w:eastAsia="Times New Roman" w:hAnsi="Times New Roman" w:cs="Times New Roman"/>
          </w:rPr>
          <w:delText>exhibited a</w:delText>
        </w:r>
      </w:del>
      <w:ins w:id="273" w:author="Gordon Holtgrieve" w:date="2021-02-08T13:25:00Z">
        <w:r w:rsidR="00E82265">
          <w:rPr>
            <w:rFonts w:ascii="Times New Roman" w:eastAsia="Times New Roman" w:hAnsi="Times New Roman" w:cs="Times New Roman"/>
          </w:rPr>
          <w:t>showed a</w:t>
        </w:r>
      </w:ins>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del w:id="274" w:author="Gordon Holtgrieve" w:date="2021-02-08T13:30:00Z">
        <w:r w:rsidDel="0061628C">
          <w:rPr>
            <w:rFonts w:ascii="Times New Roman" w:eastAsia="Times New Roman" w:hAnsi="Times New Roman" w:cs="Times New Roman"/>
          </w:rPr>
          <w:delText>higher than average</w:delText>
        </w:r>
      </w:del>
      <w:ins w:id="275" w:author="Gordon Holtgrieve" w:date="2021-02-08T13:30:00Z">
        <w:r w:rsidR="0061628C">
          <w:rPr>
            <w:rFonts w:ascii="Times New Roman" w:eastAsia="Times New Roman" w:hAnsi="Times New Roman" w:cs="Times New Roman"/>
          </w:rPr>
          <w:t>higher-than-average</w:t>
        </w:r>
      </w:ins>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xml:space="preserve">. </w:t>
      </w:r>
      <w:commentRangeStart w:id="276"/>
      <w:r>
        <w:rPr>
          <w:rFonts w:ascii="Times New Roman" w:eastAsia="Times New Roman" w:hAnsi="Times New Roman" w:cs="Times New Roman"/>
        </w:rPr>
        <w:t>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commentRangeEnd w:id="276"/>
      <w:r w:rsidR="00C4764A">
        <w:rPr>
          <w:rStyle w:val="CommentReference"/>
        </w:rPr>
        <w:commentReference w:id="276"/>
      </w:r>
    </w:p>
    <w:p w14:paraId="2D0D652E" w14:textId="073CDFAD" w:rsidR="003D3733" w:rsidDel="0091671B" w:rsidRDefault="001D2A81" w:rsidP="001D2A81">
      <w:pPr>
        <w:spacing w:line="480" w:lineRule="auto"/>
        <w:rPr>
          <w:del w:id="277" w:author="Megan Feddern" w:date="2021-02-12T15:53:00Z"/>
          <w:rFonts w:ascii="Times New Roman" w:eastAsia="Times New Roman" w:hAnsi="Times New Roman" w:cs="Times New Roman"/>
        </w:rPr>
      </w:pPr>
      <w:r>
        <w:rPr>
          <w:rFonts w:ascii="Times New Roman" w:eastAsia="Times New Roman" w:hAnsi="Times New Roman" w:cs="Times New Roman"/>
        </w:rPr>
        <w:lastRenderedPageBreak/>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 xml:space="preserve">were </w:t>
      </w:r>
      <w:commentRangeStart w:id="278"/>
      <w:ins w:id="279" w:author="Gordon Holtgrieve" w:date="2021-02-08T13:27:00Z">
        <w:r w:rsidR="00ED5886">
          <w:rPr>
            <w:rFonts w:ascii="Times New Roman" w:eastAsia="Times New Roman" w:hAnsi="Times New Roman" w:cs="Times New Roman"/>
          </w:rPr>
          <w:t xml:space="preserve">more strongly associated </w:t>
        </w:r>
      </w:ins>
      <w:del w:id="280" w:author="Gordon Holtgrieve" w:date="2021-02-08T13:27:00Z">
        <w:r w:rsidR="00D24602" w:rsidDel="00ED5886">
          <w:rPr>
            <w:rFonts w:ascii="Times New Roman" w:eastAsia="Times New Roman" w:hAnsi="Times New Roman" w:cs="Times New Roman"/>
          </w:rPr>
          <w:delText xml:space="preserve">correlated </w:delText>
        </w:r>
      </w:del>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 </w:t>
      </w:r>
      <w:del w:id="281" w:author="Gordon Holtgrieve" w:date="2021-02-08T13:27:00Z">
        <w:r w:rsidR="003D3733" w:rsidDel="00ED5886">
          <w:rPr>
            <w:rFonts w:ascii="Times New Roman" w:eastAsia="Times New Roman" w:hAnsi="Times New Roman" w:cs="Times New Roman"/>
          </w:rPr>
          <w:delText>in Washington</w:delText>
        </w:r>
      </w:del>
      <w:ins w:id="282" w:author="Gordon Holtgrieve" w:date="2021-02-08T13:27:00Z">
        <w:r w:rsidR="00ED5886">
          <w:rPr>
            <w:rFonts w:ascii="Times New Roman" w:eastAsia="Times New Roman" w:hAnsi="Times New Roman" w:cs="Times New Roman"/>
          </w:rPr>
          <w:t>than environmental drivers</w:t>
        </w:r>
        <w:commentRangeEnd w:id="278"/>
        <w:r w:rsidR="00ED5886">
          <w:rPr>
            <w:rStyle w:val="CommentReference"/>
          </w:rPr>
          <w:commentReference w:id="278"/>
        </w:r>
      </w:ins>
      <w:r w:rsidR="003D3733">
        <w:rPr>
          <w:rFonts w:ascii="Times New Roman" w:eastAsia="Times New Roman" w:hAnsi="Times New Roman" w:cs="Times New Roman"/>
        </w:rPr>
        <w:t xml:space="preserve">.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year-0 model (Figure 6A)</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w:t>
      </w:r>
      <w:ins w:id="283" w:author="Gordon Holtgrieve" w:date="2021-02-08T13:29:00Z">
        <w:r w:rsidR="00A7002D">
          <w:rPr>
            <w:rFonts w:ascii="Times New Roman" w:eastAsia="Times New Roman" w:hAnsi="Times New Roman" w:cs="Times New Roman"/>
          </w:rPr>
          <w:t xml:space="preserve">. </w:t>
        </w:r>
      </w:ins>
      <w:del w:id="284" w:author="Gordon Holtgrieve" w:date="2021-02-08T13:29:00Z">
        <w:r w:rsidR="003D3733" w:rsidDel="00A7002D">
          <w:rPr>
            <w:rFonts w:ascii="Times New Roman" w:eastAsia="Times New Roman" w:hAnsi="Times New Roman" w:cs="Times New Roman"/>
          </w:rPr>
          <w:delText>, t</w:delText>
        </w:r>
      </w:del>
      <w:ins w:id="285" w:author="Gordon Holtgrieve" w:date="2021-02-08T13:29:00Z">
        <w:r w:rsidR="00A7002D">
          <w:rPr>
            <w:rFonts w:ascii="Times New Roman" w:eastAsia="Times New Roman" w:hAnsi="Times New Roman" w:cs="Times New Roman"/>
          </w:rPr>
          <w:t>T</w:t>
        </w:r>
      </w:ins>
      <w:r w:rsidR="003D3733">
        <w:rPr>
          <w:rFonts w:ascii="Times New Roman" w:eastAsia="Times New Roman" w:hAnsi="Times New Roman" w:cs="Times New Roman"/>
        </w:rPr>
        <w:t xml:space="preserve">hus, harbor seals are feeding lower in the food web two years after hake spawning biomass is high. </w:t>
      </w:r>
      <w:r w:rsidR="00D24602">
        <w:rPr>
          <w:rFonts w:ascii="Times New Roman" w:eastAsia="Times New Roman" w:hAnsi="Times New Roman" w:cs="Times New Roman"/>
        </w:rPr>
        <w:t>In the year-2 model</w:t>
      </w:r>
      <w:ins w:id="286" w:author="Gordon Holtgrieve" w:date="2021-02-08T13:29:00Z">
        <w:r w:rsidR="00A7002D">
          <w:rPr>
            <w:rFonts w:ascii="Times New Roman" w:eastAsia="Times New Roman" w:hAnsi="Times New Roman" w:cs="Times New Roman"/>
          </w:rPr>
          <w:t>,</w:t>
        </w:r>
      </w:ins>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148708C2" w14:textId="77777777" w:rsidR="00C959A8" w:rsidRDefault="00C959A8" w:rsidP="001D2A81">
      <w:pPr>
        <w:spacing w:line="480" w:lineRule="auto"/>
        <w:rPr>
          <w:ins w:id="287" w:author="Gordon Holtgrieve" w:date="2021-02-08T12:49:00Z"/>
          <w:rFonts w:ascii="Times New Roman" w:eastAsia="Times New Roman" w:hAnsi="Times New Roman" w:cs="Times New Roman"/>
          <w:b/>
        </w:rPr>
      </w:pPr>
    </w:p>
    <w:p w14:paraId="02E3595D" w14:textId="5773E78E"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2E0DF1D4" w14:textId="2DEC5A1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 trophic position </w:t>
      </w:r>
      <w:ins w:id="288" w:author="Gordon Holtgrieve" w:date="2021-02-08T13:30:00Z">
        <w:r w:rsidR="00074D0E">
          <w:rPr>
            <w:rFonts w:ascii="Times New Roman" w:eastAsia="Times New Roman" w:hAnsi="Times New Roman" w:cs="Times New Roman"/>
          </w:rPr>
          <w:t xml:space="preserve">in </w:t>
        </w:r>
      </w:ins>
      <w:ins w:id="289" w:author="Gordon Holtgrieve" w:date="2021-02-08T13:31:00Z">
        <w:r w:rsidR="00074D0E">
          <w:rPr>
            <w:rFonts w:ascii="Times New Roman" w:eastAsia="Times New Roman" w:hAnsi="Times New Roman" w:cs="Times New Roman"/>
          </w:rPr>
          <w:t xml:space="preserve">the Salish Sea and coastal Washington </w:t>
        </w:r>
      </w:ins>
      <w:r>
        <w:rPr>
          <w:rFonts w:ascii="Times New Roman" w:eastAsia="Times New Roman" w:hAnsi="Times New Roman" w:cs="Times New Roman"/>
        </w:rPr>
        <w:t>over the past century has been stable despite major changes climate and food webs</w:t>
      </w:r>
      <w:r w:rsidR="00C21D64">
        <w:rPr>
          <w:rFonts w:ascii="Times New Roman" w:eastAsia="Times New Roman" w:hAnsi="Times New Roman" w:cs="Times New Roman"/>
        </w:rPr>
        <w:t xml:space="preserve"> (Figure 2)</w:t>
      </w:r>
      <w:r>
        <w:rPr>
          <w:rFonts w:ascii="Times New Roman" w:eastAsia="Times New Roman" w:hAnsi="Times New Roman" w:cs="Times New Roman"/>
        </w:rPr>
        <w:t xml:space="preserve">. </w:t>
      </w:r>
      <w:r w:rsidR="00500DBC">
        <w:rPr>
          <w:rFonts w:ascii="Times New Roman" w:eastAsia="Times New Roman" w:hAnsi="Times New Roman" w:cs="Times New Roman"/>
        </w:rPr>
        <w:t>W</w:t>
      </w:r>
      <w:r w:rsidR="00C21D64">
        <w:rPr>
          <w:rFonts w:ascii="Times New Roman" w:eastAsia="Times New Roman" w:hAnsi="Times New Roman" w:cs="Times New Roman"/>
        </w:rPr>
        <w:t>hile there are no major temporal trends in harbor seal trophic position</w:t>
      </w:r>
      <w:ins w:id="290" w:author="Gordon Holtgrieve" w:date="2021-02-08T13:31:00Z">
        <w:r w:rsidR="00D7372E">
          <w:rPr>
            <w:rFonts w:ascii="Times New Roman" w:eastAsia="Times New Roman" w:hAnsi="Times New Roman" w:cs="Times New Roman"/>
          </w:rPr>
          <w:t>,</w:t>
        </w:r>
      </w:ins>
      <w:r w:rsidR="00C21D64">
        <w:rPr>
          <w:rFonts w:ascii="Times New Roman" w:eastAsia="Times New Roman" w:hAnsi="Times New Roman" w:cs="Times New Roman"/>
        </w:rPr>
        <w:t xml:space="preserve"> our hierarchical modeling </w:t>
      </w:r>
      <w:r w:rsidR="00500DBC">
        <w:rPr>
          <w:rFonts w:ascii="Times New Roman" w:eastAsia="Times New Roman" w:hAnsi="Times New Roman" w:cs="Times New Roman"/>
        </w:rPr>
        <w:t xml:space="preserve">shows correlations between </w:t>
      </w:r>
      <w:commentRangeStart w:id="291"/>
      <w:r w:rsidR="00500DBC">
        <w:rPr>
          <w:rFonts w:ascii="Times New Roman" w:eastAsia="Times New Roman" w:hAnsi="Times New Roman" w:cs="Times New Roman"/>
        </w:rPr>
        <w:t>harbor seal trophic position,</w:t>
      </w:r>
      <w:del w:id="292" w:author="Gordon Holtgrieve" w:date="2021-02-08T13:31:00Z">
        <w:r w:rsidR="00500DBC" w:rsidDel="00D7372E">
          <w:rPr>
            <w:rFonts w:ascii="Times New Roman" w:eastAsia="Times New Roman" w:hAnsi="Times New Roman" w:cs="Times New Roman"/>
          </w:rPr>
          <w:delText xml:space="preserve"> and</w:delText>
        </w:r>
      </w:del>
      <w:r w:rsidR="00500DBC">
        <w:rPr>
          <w:rFonts w:ascii="Times New Roman" w:eastAsia="Times New Roman" w:hAnsi="Times New Roman" w:cs="Times New Roman"/>
        </w:rPr>
        <w:t xml:space="preserve"> ocean conditions</w:t>
      </w:r>
      <w:ins w:id="293" w:author="Gordon Holtgrieve" w:date="2021-02-08T13:31:00Z">
        <w:r w:rsidR="00D7372E">
          <w:rPr>
            <w:rFonts w:ascii="Times New Roman" w:eastAsia="Times New Roman" w:hAnsi="Times New Roman" w:cs="Times New Roman"/>
          </w:rPr>
          <w:t>,</w:t>
        </w:r>
      </w:ins>
      <w:r w:rsidR="00500DBC">
        <w:rPr>
          <w:rFonts w:ascii="Times New Roman" w:eastAsia="Times New Roman" w:hAnsi="Times New Roman" w:cs="Times New Roman"/>
        </w:rPr>
        <w:t xml:space="preserve"> and prey availability,</w:t>
      </w:r>
      <w:ins w:id="294" w:author="Gordon Holtgrieve" w:date="2021-02-08T13:51:00Z">
        <w:r w:rsidR="00A843B5">
          <w:rPr>
            <w:rFonts w:ascii="Times New Roman" w:eastAsia="Times New Roman" w:hAnsi="Times New Roman" w:cs="Times New Roman"/>
          </w:rPr>
          <w:t xml:space="preserve"> but not abundance of harbors seal themselves.  </w:t>
        </w:r>
      </w:ins>
      <w:del w:id="295" w:author="Gordon Holtgrieve" w:date="2021-02-08T13:51:00Z">
        <w:r w:rsidR="00500DBC" w:rsidDel="00A843B5">
          <w:rPr>
            <w:rFonts w:ascii="Times New Roman" w:eastAsia="Times New Roman" w:hAnsi="Times New Roman" w:cs="Times New Roman"/>
          </w:rPr>
          <w:delText xml:space="preserve"> </w:delText>
        </w:r>
      </w:del>
      <w:commentRangeEnd w:id="291"/>
      <w:r w:rsidR="00D7372E">
        <w:rPr>
          <w:rStyle w:val="CommentReference"/>
        </w:rPr>
        <w:commentReference w:id="291"/>
      </w:r>
      <w:del w:id="296" w:author="Gordon Holtgrieve" w:date="2021-02-08T13:51:00Z">
        <w:r w:rsidR="00500DBC" w:rsidDel="00A843B5">
          <w:rPr>
            <w:rFonts w:ascii="Times New Roman" w:eastAsia="Times New Roman" w:hAnsi="Times New Roman" w:cs="Times New Roman"/>
          </w:rPr>
          <w:delText xml:space="preserve">indicating </w:delText>
        </w:r>
        <w:r w:rsidR="00C21D64" w:rsidDel="00A843B5">
          <w:rPr>
            <w:rFonts w:ascii="Times New Roman" w:eastAsia="Times New Roman" w:hAnsi="Times New Roman" w:cs="Times New Roman"/>
          </w:rPr>
          <w:delText>h</w:delText>
        </w:r>
      </w:del>
      <w:ins w:id="297" w:author="Gordon Holtgrieve" w:date="2021-02-08T13:51:00Z">
        <w:r w:rsidR="00A843B5">
          <w:rPr>
            <w:rFonts w:ascii="Times New Roman" w:eastAsia="Times New Roman" w:hAnsi="Times New Roman" w:cs="Times New Roman"/>
          </w:rPr>
          <w:t>H</w:t>
        </w:r>
      </w:ins>
      <w:r w:rsidR="00C21D64">
        <w:rPr>
          <w:rFonts w:ascii="Times New Roman" w:eastAsia="Times New Roman" w:hAnsi="Times New Roman" w:cs="Times New Roman"/>
        </w:rPr>
        <w:t xml:space="preserve">arbor seals </w:t>
      </w:r>
      <w:ins w:id="298" w:author="Gordon Holtgrieve" w:date="2021-02-08T13:52:00Z">
        <w:r w:rsidR="00A843B5">
          <w:rPr>
            <w:rFonts w:ascii="Times New Roman" w:eastAsia="Times New Roman" w:hAnsi="Times New Roman" w:cs="Times New Roman"/>
          </w:rPr>
          <w:t xml:space="preserve">therefore </w:t>
        </w:r>
      </w:ins>
      <w:del w:id="299" w:author="Gordon Holtgrieve" w:date="2021-02-08T13:52:00Z">
        <w:r w:rsidR="00C21D64" w:rsidDel="00A843B5">
          <w:rPr>
            <w:rFonts w:ascii="Times New Roman" w:eastAsia="Times New Roman" w:hAnsi="Times New Roman" w:cs="Times New Roman"/>
          </w:rPr>
          <w:delText xml:space="preserve">do </w:delText>
        </w:r>
      </w:del>
      <w:r w:rsidR="00C21D64">
        <w:rPr>
          <w:rFonts w:ascii="Times New Roman" w:eastAsia="Times New Roman" w:hAnsi="Times New Roman" w:cs="Times New Roman"/>
        </w:rPr>
        <w:t xml:space="preserve">alter their foraging strategies in response to </w:t>
      </w:r>
      <w:ins w:id="300" w:author="Gordon Holtgrieve" w:date="2021-02-08T13:52:00Z">
        <w:r w:rsidR="00A843B5">
          <w:rPr>
            <w:rFonts w:ascii="Times New Roman" w:eastAsia="Times New Roman" w:hAnsi="Times New Roman" w:cs="Times New Roman"/>
          </w:rPr>
          <w:t xml:space="preserve">bottom-up </w:t>
        </w:r>
      </w:ins>
      <w:r w:rsidR="00500DBC">
        <w:rPr>
          <w:rFonts w:ascii="Times New Roman" w:eastAsia="Times New Roman" w:hAnsi="Times New Roman" w:cs="Times New Roman"/>
        </w:rPr>
        <w:t>ecosystem changes</w:t>
      </w:r>
      <w:r w:rsidR="00C21D64">
        <w:rPr>
          <w:rFonts w:ascii="Times New Roman" w:eastAsia="Times New Roman" w:hAnsi="Times New Roman" w:cs="Times New Roman"/>
        </w:rPr>
        <w:t xml:space="preserve"> (Figures 5 &amp; 6)</w:t>
      </w:r>
      <w:ins w:id="301" w:author="Gordon Holtgrieve" w:date="2021-02-08T13:53:00Z">
        <w:r w:rsidR="00A843B5">
          <w:rPr>
            <w:rFonts w:ascii="Times New Roman" w:eastAsia="Times New Roman" w:hAnsi="Times New Roman" w:cs="Times New Roman"/>
          </w:rPr>
          <w:t xml:space="preserve"> suggesting their </w:t>
        </w:r>
      </w:ins>
      <w:del w:id="302" w:author="Gordon Holtgrieve" w:date="2021-02-08T13:53:00Z">
        <w:r w:rsidR="00C21D64" w:rsidDel="00A843B5">
          <w:rPr>
            <w:rFonts w:ascii="Times New Roman" w:eastAsia="Times New Roman" w:hAnsi="Times New Roman" w:cs="Times New Roman"/>
          </w:rPr>
          <w:delText xml:space="preserve">. </w:delText>
        </w:r>
        <w:r w:rsidR="00500DBC" w:rsidDel="00A843B5">
          <w:rPr>
            <w:rFonts w:ascii="Times New Roman" w:eastAsia="Times New Roman" w:hAnsi="Times New Roman" w:cs="Times New Roman"/>
          </w:rPr>
          <w:delText>Harbor</w:delText>
        </w:r>
        <w:r w:rsidDel="00A843B5">
          <w:rPr>
            <w:rFonts w:ascii="Times New Roman" w:eastAsia="Times New Roman" w:hAnsi="Times New Roman" w:cs="Times New Roman"/>
          </w:rPr>
          <w:delText xml:space="preserve"> seal </w:delText>
        </w:r>
      </w:del>
      <w:r>
        <w:rPr>
          <w:rFonts w:ascii="Times New Roman" w:eastAsia="Times New Roman" w:hAnsi="Times New Roman" w:cs="Times New Roman"/>
        </w:rPr>
        <w:t xml:space="preserve">generalist foraging strategies </w:t>
      </w:r>
      <w:ins w:id="303" w:author="Gordon Holtgrieve" w:date="2021-02-08T13:53:00Z">
        <w:r w:rsidR="00A843B5">
          <w:rPr>
            <w:rFonts w:ascii="Times New Roman" w:eastAsia="Times New Roman" w:hAnsi="Times New Roman" w:cs="Times New Roman"/>
          </w:rPr>
          <w:t>can</w:t>
        </w:r>
      </w:ins>
      <w:del w:id="304" w:author="Gordon Holtgrieve" w:date="2021-02-08T13:53:00Z">
        <w:r w:rsidDel="00A843B5">
          <w:rPr>
            <w:rFonts w:ascii="Times New Roman" w:eastAsia="Times New Roman" w:hAnsi="Times New Roman" w:cs="Times New Roman"/>
          </w:rPr>
          <w:delText>appear to</w:delText>
        </w:r>
      </w:del>
      <w:r>
        <w:rPr>
          <w:rFonts w:ascii="Times New Roman" w:eastAsia="Times New Roman" w:hAnsi="Times New Roman" w:cs="Times New Roman"/>
        </w:rPr>
        <w:t xml:space="preserve"> compensate for ecological change</w:t>
      </w:r>
      <w:r w:rsidR="00C21D64">
        <w:rPr>
          <w:rFonts w:ascii="Times New Roman" w:eastAsia="Times New Roman" w:hAnsi="Times New Roman" w:cs="Times New Roman"/>
        </w:rPr>
        <w:t>s</w:t>
      </w:r>
      <w:r w:rsidR="00500DBC">
        <w:rPr>
          <w:rFonts w:ascii="Times New Roman" w:eastAsia="Times New Roman" w:hAnsi="Times New Roman" w:cs="Times New Roman"/>
        </w:rPr>
        <w:t xml:space="preserve">. Assuming the correlation between trophic position and prey species is the result of increased consumption of that species, our results show that harbor seal consumption of Chinook salmon, Pacific herring, and hake is </w:t>
      </w:r>
      <w:commentRangeStart w:id="305"/>
      <w:del w:id="306" w:author="Gordon Holtgrieve" w:date="2021-02-08T13:39:00Z">
        <w:r w:rsidR="00500DBC" w:rsidDel="00DB255D">
          <w:rPr>
            <w:rFonts w:ascii="Times New Roman" w:eastAsia="Times New Roman" w:hAnsi="Times New Roman" w:cs="Times New Roman"/>
          </w:rPr>
          <w:delText>density dependent</w:delText>
        </w:r>
      </w:del>
      <w:ins w:id="307" w:author="Gordon Holtgrieve" w:date="2021-02-08T13:39:00Z">
        <w:r w:rsidR="00DB255D">
          <w:rPr>
            <w:rFonts w:ascii="Times New Roman" w:eastAsia="Times New Roman" w:hAnsi="Times New Roman" w:cs="Times New Roman"/>
          </w:rPr>
          <w:t xml:space="preserve">positively related </w:t>
        </w:r>
        <w:r w:rsidR="00DB255D">
          <w:rPr>
            <w:rFonts w:ascii="Times New Roman" w:eastAsia="Times New Roman" w:hAnsi="Times New Roman" w:cs="Times New Roman"/>
          </w:rPr>
          <w:lastRenderedPageBreak/>
          <w:t>to density of these prey</w:t>
        </w:r>
      </w:ins>
      <w:del w:id="308" w:author="Gordon Holtgrieve" w:date="2021-02-08T13:33:00Z">
        <w:r w:rsidR="00500DBC" w:rsidDel="00C415BB">
          <w:rPr>
            <w:rFonts w:ascii="Times New Roman" w:eastAsia="Times New Roman" w:hAnsi="Times New Roman" w:cs="Times New Roman"/>
          </w:rPr>
          <w:delText>. This means that</w:delText>
        </w:r>
      </w:del>
      <w:del w:id="309" w:author="Gordon Holtgrieve" w:date="2021-02-08T13:39:00Z">
        <w:r w:rsidR="00500DBC" w:rsidDel="00DB255D">
          <w:rPr>
            <w:rFonts w:ascii="Times New Roman" w:eastAsia="Times New Roman" w:hAnsi="Times New Roman" w:cs="Times New Roman"/>
          </w:rPr>
          <w:delText xml:space="preserve"> high abundance of these prey sources resul</w:delText>
        </w:r>
      </w:del>
      <w:del w:id="310" w:author="Gordon Holtgrieve" w:date="2021-02-08T13:40:00Z">
        <w:r w:rsidR="00500DBC" w:rsidDel="00DB255D">
          <w:rPr>
            <w:rFonts w:ascii="Times New Roman" w:eastAsia="Times New Roman" w:hAnsi="Times New Roman" w:cs="Times New Roman"/>
          </w:rPr>
          <w:delText xml:space="preserve">ts in greater predation </w:delText>
        </w:r>
      </w:del>
      <w:del w:id="311" w:author="Gordon Holtgrieve" w:date="2021-02-08T13:33:00Z">
        <w:r w:rsidR="00500DBC" w:rsidDel="00C415BB">
          <w:rPr>
            <w:rFonts w:ascii="Times New Roman" w:eastAsia="Times New Roman" w:hAnsi="Times New Roman" w:cs="Times New Roman"/>
          </w:rPr>
          <w:delText>on these prey</w:delText>
        </w:r>
        <w:r w:rsidR="00C97281" w:rsidDel="00C415BB">
          <w:rPr>
            <w:rFonts w:ascii="Times New Roman" w:eastAsia="Times New Roman" w:hAnsi="Times New Roman" w:cs="Times New Roman"/>
          </w:rPr>
          <w:delText xml:space="preserve"> sources</w:delText>
        </w:r>
      </w:del>
      <w:r w:rsidR="00500DBC">
        <w:rPr>
          <w:rFonts w:ascii="Times New Roman" w:eastAsia="Times New Roman" w:hAnsi="Times New Roman" w:cs="Times New Roman"/>
        </w:rPr>
        <w:t>.</w:t>
      </w:r>
      <w:commentRangeEnd w:id="305"/>
      <w:r w:rsidR="00DB255D">
        <w:rPr>
          <w:rStyle w:val="CommentReference"/>
        </w:rPr>
        <w:commentReference w:id="305"/>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Similarly,</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location, </w:t>
      </w:r>
      <w:r w:rsidR="00500DBC">
        <w:rPr>
          <w:rFonts w:ascii="Times New Roman" w:eastAsia="Times New Roman" w:hAnsi="Times New Roman" w:cs="Times New Roman"/>
        </w:rPr>
        <w:t xml:space="preserve">upwelling, sea surface temperature and ENSO, alter harbor seal trophic ecology. </w:t>
      </w:r>
      <w:commentRangeStart w:id="312"/>
      <w:r w:rsidR="00500DBC">
        <w:rPr>
          <w:rFonts w:ascii="Times New Roman" w:eastAsia="Times New Roman" w:hAnsi="Times New Roman" w:cs="Times New Roman"/>
        </w:rPr>
        <w:t xml:space="preserve">These results </w:t>
      </w:r>
      <w:del w:id="313" w:author="Gordon Holtgrieve" w:date="2021-02-08T13:37:00Z">
        <w:r w:rsidR="00500DBC" w:rsidDel="00DB255D">
          <w:rPr>
            <w:rFonts w:ascii="Times New Roman" w:eastAsia="Times New Roman" w:hAnsi="Times New Roman" w:cs="Times New Roman"/>
          </w:rPr>
          <w:delText>indicate</w:delText>
        </w:r>
        <w:r w:rsidR="00C97281" w:rsidDel="00DB255D">
          <w:rPr>
            <w:rFonts w:ascii="Times New Roman" w:eastAsia="Times New Roman" w:hAnsi="Times New Roman" w:cs="Times New Roman"/>
          </w:rPr>
          <w:delText>s</w:delText>
        </w:r>
      </w:del>
      <w:ins w:id="314" w:author="Gordon Holtgrieve" w:date="2021-02-08T13:37:00Z">
        <w:r w:rsidR="00DB255D">
          <w:rPr>
            <w:rFonts w:ascii="Times New Roman" w:eastAsia="Times New Roman" w:hAnsi="Times New Roman" w:cs="Times New Roman"/>
          </w:rPr>
          <w:t>indicate</w:t>
        </w:r>
      </w:ins>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total abundance of harbor seals is not the only factor influencing prey consumption. </w:t>
      </w:r>
      <w:commentRangeEnd w:id="312"/>
      <w:r w:rsidR="00A843B5">
        <w:rPr>
          <w:rStyle w:val="CommentReference"/>
        </w:rPr>
        <w:commentReference w:id="312"/>
      </w:r>
      <w:r w:rsidR="00C97281">
        <w:rPr>
          <w:rFonts w:ascii="Times New Roman" w:eastAsia="Times New Roman" w:hAnsi="Times New Roman" w:cs="Times New Roman"/>
        </w:rPr>
        <w:t>C</w:t>
      </w:r>
      <w:r w:rsidR="00500DBC">
        <w:rPr>
          <w:rFonts w:ascii="Times New Roman" w:eastAsia="Times New Roman" w:hAnsi="Times New Roman" w:cs="Times New Roman"/>
        </w:rPr>
        <w:t>onsideration for density dependent consumption</w:t>
      </w:r>
      <w:r w:rsidR="00C97281">
        <w:rPr>
          <w:rFonts w:ascii="Times New Roman" w:eastAsia="Times New Roman" w:hAnsi="Times New Roman" w:cs="Times New Roman"/>
        </w:rPr>
        <w:t>, location and environmental condition</w:t>
      </w:r>
      <w:r w:rsidR="00500DBC">
        <w:rPr>
          <w:rFonts w:ascii="Times New Roman" w:eastAsia="Times New Roman" w:hAnsi="Times New Roman" w:cs="Times New Roman"/>
        </w:rPr>
        <w:t xml:space="preserve"> may be important to predict predation pressure on threatened prey species. </w:t>
      </w:r>
    </w:p>
    <w:p w14:paraId="02F1AE1E" w14:textId="6F67D487" w:rsidR="003D3733" w:rsidRDefault="003D3733" w:rsidP="001D2A81">
      <w:pPr>
        <w:spacing w:line="480" w:lineRule="auto"/>
        <w:rPr>
          <w:ins w:id="315" w:author="Gordon Holtgrieve" w:date="2021-02-08T14:12:00Z"/>
          <w:rFonts w:ascii="Times New Roman" w:eastAsia="Times New Roman" w:hAnsi="Times New Roman" w:cs="Times New Roman"/>
        </w:rPr>
      </w:pPr>
      <w:r>
        <w:rPr>
          <w:rFonts w:ascii="Times New Roman" w:eastAsia="Times New Roman" w:hAnsi="Times New Roman" w:cs="Times New Roman"/>
        </w:rPr>
        <w:tab/>
      </w:r>
      <w:r w:rsidR="00C21D64">
        <w:rPr>
          <w:rFonts w:ascii="Times New Roman" w:eastAsia="Times New Roman" w:hAnsi="Times New Roman" w:cs="Times New Roman"/>
        </w:rPr>
        <w:t>Harbor seals in Washington do</w:t>
      </w:r>
      <w:r w:rsidR="00DF4ECE">
        <w:rPr>
          <w:rFonts w:ascii="Times New Roman" w:eastAsia="Times New Roman" w:hAnsi="Times New Roman" w:cs="Times New Roman"/>
        </w:rPr>
        <w:t xml:space="preserve"> not</w:t>
      </w:r>
      <w:r w:rsidR="00C21D64">
        <w:rPr>
          <w:rFonts w:ascii="Times New Roman" w:eastAsia="Times New Roman" w:hAnsi="Times New Roman" w:cs="Times New Roman"/>
        </w:rPr>
        <w:t xml:space="preserve"> have distinct trophic ecology based on </w:t>
      </w:r>
      <w:ins w:id="316" w:author="Gordon Holtgrieve" w:date="2021-02-08T13:56:00Z">
        <w:r w:rsidR="009D7D9A">
          <w:rPr>
            <w:rFonts w:ascii="Times New Roman" w:eastAsia="Times New Roman" w:hAnsi="Times New Roman" w:cs="Times New Roman"/>
          </w:rPr>
          <w:t xml:space="preserve">adult </w:t>
        </w:r>
      </w:ins>
      <w:r w:rsidR="00C21D64">
        <w:rPr>
          <w:rFonts w:ascii="Times New Roman" w:eastAsia="Times New Roman" w:hAnsi="Times New Roman" w:cs="Times New Roman"/>
        </w:rPr>
        <w:t>size (Figure</w:t>
      </w:r>
      <w:r w:rsidR="00DF4ECE">
        <w:rPr>
          <w:rFonts w:ascii="Times New Roman" w:eastAsia="Times New Roman" w:hAnsi="Times New Roman" w:cs="Times New Roman"/>
        </w:rPr>
        <w:t xml:space="preserve"> 3</w:t>
      </w:r>
      <w:r w:rsidR="00C21D64">
        <w:rPr>
          <w:rFonts w:ascii="Times New Roman" w:eastAsia="Times New Roman" w:hAnsi="Times New Roman" w:cs="Times New Roman"/>
        </w:rPr>
        <w:t>) or sex (Figure</w:t>
      </w:r>
      <w:r w:rsidR="00DF4ECE">
        <w:rPr>
          <w:rFonts w:ascii="Times New Roman" w:eastAsia="Times New Roman" w:hAnsi="Times New Roman" w:cs="Times New Roman"/>
        </w:rPr>
        <w:t xml:space="preserve"> 4</w:t>
      </w:r>
      <w:r w:rsidR="00C21D64">
        <w:rPr>
          <w:rFonts w:ascii="Times New Roman" w:eastAsia="Times New Roman" w:hAnsi="Times New Roman" w:cs="Times New Roman"/>
        </w:rPr>
        <w:t xml:space="preserve">).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sidR="00C21D64">
        <w:rPr>
          <w:rFonts w:ascii="Times New Roman" w:eastAsia="Times New Roman" w:hAnsi="Times New Roman" w:cs="Times New Roman"/>
          <w:color w:val="222222"/>
          <w:vertAlign w:val="superscript"/>
        </w:rPr>
        <w:t>15</w:t>
      </w:r>
      <w:r w:rsidR="00C21D64">
        <w:rPr>
          <w:rFonts w:ascii="Times New Roman" w:eastAsia="Times New Roman" w:hAnsi="Times New Roman" w:cs="Times New Roman"/>
          <w:color w:val="222222"/>
        </w:rPr>
        <w:t>N values</w:t>
      </w:r>
      <w:r w:rsidR="00C21D64">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sidR="00C21D64">
        <w:rPr>
          <w:rFonts w:ascii="Times New Roman" w:eastAsia="Times New Roman" w:hAnsi="Times New Roman" w:cs="Times New Roman"/>
        </w:rPr>
        <w:t>Dehn</w:t>
      </w:r>
      <w:proofErr w:type="spellEnd"/>
      <w:r w:rsidR="00C21D64">
        <w:rPr>
          <w:rFonts w:ascii="Times New Roman" w:eastAsia="Times New Roman" w:hAnsi="Times New Roman" w:cs="Times New Roman"/>
        </w:rPr>
        <w:t xml:space="preserve"> et al. 2007). While both males and females harbor seals have a similar trophic position it is possible sex and size-based differences in foraging strategies within a similar trophic position exist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w:t>
      </w:r>
      <w:r w:rsidR="00DF4ECE">
        <w:rPr>
          <w:rFonts w:ascii="Times New Roman" w:eastAsia="Times New Roman" w:hAnsi="Times New Roman" w:cs="Times New Roman"/>
        </w:rPr>
        <w:t>are</w:t>
      </w:r>
      <w:r w:rsidR="00C21D64">
        <w:rPr>
          <w:rFonts w:ascii="Times New Roman" w:eastAsia="Times New Roman" w:hAnsi="Times New Roman" w:cs="Times New Roman"/>
        </w:rPr>
        <w:t xml:space="preserve"> possible </w:t>
      </w:r>
      <w:del w:id="317" w:author="Gordon Holtgrieve" w:date="2021-02-08T13:56:00Z">
        <w:r w:rsidR="00C21D64" w:rsidDel="009D7D9A">
          <w:rPr>
            <w:rFonts w:ascii="Times New Roman" w:eastAsia="Times New Roman" w:hAnsi="Times New Roman" w:cs="Times New Roman"/>
          </w:rPr>
          <w:delText>based on previous</w:delText>
        </w:r>
      </w:del>
      <w:ins w:id="318" w:author="Gordon Holtgrieve" w:date="2021-02-08T13:56:00Z">
        <w:r w:rsidR="009D7D9A">
          <w:rPr>
            <w:rFonts w:ascii="Times New Roman" w:eastAsia="Times New Roman" w:hAnsi="Times New Roman" w:cs="Times New Roman"/>
          </w:rPr>
          <w:t>as indicted by</w:t>
        </w:r>
      </w:ins>
      <w:r w:rsidR="00C21D64">
        <w:rPr>
          <w:rFonts w:ascii="Times New Roman" w:eastAsia="Times New Roman" w:hAnsi="Times New Roman" w:cs="Times New Roman"/>
        </w:rPr>
        <w:t xml:space="preserve"> pinniped studies (Zhao et al. 2004). Regardless, our results show long-term consistencies in the trophic niche exploited by both male and female harbor seals regardless of adult size in Washington.</w:t>
      </w:r>
    </w:p>
    <w:p w14:paraId="7D514443" w14:textId="4921A3CC" w:rsidR="006F10B1" w:rsidRDefault="006F10B1" w:rsidP="001D2A81">
      <w:pPr>
        <w:spacing w:line="480" w:lineRule="auto"/>
        <w:rPr>
          <w:rFonts w:ascii="Times New Roman" w:eastAsia="Times New Roman" w:hAnsi="Times New Roman" w:cs="Times New Roman"/>
        </w:rPr>
      </w:pPr>
      <w:ins w:id="319" w:author="Gordon Holtgrieve" w:date="2021-02-08T14:12:00Z">
        <w:r>
          <w:rPr>
            <w:rFonts w:ascii="Times New Roman" w:eastAsia="Times New Roman" w:hAnsi="Times New Roman" w:cs="Times New Roman"/>
          </w:rPr>
          <w:t>[I think somewhere around here you need to have a clear summary of the patterns describe</w:t>
        </w:r>
      </w:ins>
      <w:ins w:id="320" w:author="Gordon Holtgrieve" w:date="2021-02-08T14:13:00Z">
        <w:r>
          <w:rPr>
            <w:rFonts w:ascii="Times New Roman" w:eastAsia="Times New Roman" w:hAnsi="Times New Roman" w:cs="Times New Roman"/>
          </w:rPr>
          <w:t xml:space="preserve">d in figure seven.  You want to somehow give a big-picture overview of how you think the system works.  Then you can go into the specifics about year 0 vs year 2 hake, year 1 herring, etc.  </w:t>
        </w:r>
      </w:ins>
      <w:ins w:id="321" w:author="Gordon Holtgrieve" w:date="2021-02-08T14:14:00Z">
        <w:r>
          <w:rPr>
            <w:rFonts w:ascii="Times New Roman" w:eastAsia="Times New Roman" w:hAnsi="Times New Roman" w:cs="Times New Roman"/>
          </w:rPr>
          <w:t>Lots of details that are presumably building to a bigger lesson.  You need to give the bigger lesson first to hook people then take a little time to fill in the details.]</w:t>
        </w:r>
      </w:ins>
    </w:p>
    <w:p w14:paraId="61CB2D95" w14:textId="5362720F"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commentRangeStart w:id="322"/>
      <w:ins w:id="323" w:author="Gordon Holtgrieve" w:date="2021-02-08T13:59:00Z">
        <w:r w:rsidR="00046200">
          <w:rPr>
            <w:rFonts w:ascii="Times New Roman" w:eastAsia="Times New Roman" w:hAnsi="Times New Roman" w:cs="Times New Roman"/>
          </w:rPr>
          <w:t>Multiple studies have shown that e</w:t>
        </w:r>
      </w:ins>
      <w:del w:id="324" w:author="Gordon Holtgrieve" w:date="2021-02-08T13:59:00Z">
        <w:r w:rsidDel="00046200">
          <w:rPr>
            <w:rFonts w:ascii="Times New Roman" w:eastAsia="Times New Roman" w:hAnsi="Times New Roman" w:cs="Times New Roman"/>
          </w:rPr>
          <w:delText>E</w:delText>
        </w:r>
      </w:del>
      <w:r>
        <w:rPr>
          <w:rFonts w:ascii="Times New Roman" w:eastAsia="Times New Roman" w:hAnsi="Times New Roman" w:cs="Times New Roman"/>
        </w:rPr>
        <w:t xml:space="preserve">nvironmental conditions </w:t>
      </w:r>
      <w:ins w:id="325" w:author="Gordon Holtgrieve" w:date="2021-02-08T13:59:00Z">
        <w:r w:rsidR="00046200">
          <w:rPr>
            <w:rFonts w:ascii="Times New Roman" w:eastAsia="Times New Roman" w:hAnsi="Times New Roman" w:cs="Times New Roman"/>
          </w:rPr>
          <w:t xml:space="preserve">such as X, Y </w:t>
        </w:r>
        <w:proofErr w:type="spellStart"/>
        <w:r w:rsidR="00046200">
          <w:rPr>
            <w:rFonts w:ascii="Times New Roman" w:eastAsia="Times New Roman" w:hAnsi="Times New Roman" w:cs="Times New Roman"/>
          </w:rPr>
          <w:t>ad</w:t>
        </w:r>
        <w:proofErr w:type="spellEnd"/>
        <w:r w:rsidR="00046200">
          <w:rPr>
            <w:rFonts w:ascii="Times New Roman" w:eastAsia="Times New Roman" w:hAnsi="Times New Roman" w:cs="Times New Roman"/>
          </w:rPr>
          <w:t xml:space="preserve"> Z </w:t>
        </w:r>
      </w:ins>
      <w:r>
        <w:rPr>
          <w:rFonts w:ascii="Times New Roman" w:eastAsia="Times New Roman" w:hAnsi="Times New Roman" w:cs="Times New Roman"/>
        </w:rPr>
        <w:t xml:space="preserve">impact abundance of </w:t>
      </w:r>
      <w:del w:id="326" w:author="Gordon Holtgrieve" w:date="2021-02-08T13:59:00Z">
        <w:r w:rsidDel="00046200">
          <w:rPr>
            <w:rFonts w:ascii="Times New Roman" w:eastAsia="Times New Roman" w:hAnsi="Times New Roman" w:cs="Times New Roman"/>
          </w:rPr>
          <w:delText xml:space="preserve">fish species in </w:delText>
        </w:r>
      </w:del>
      <w:r>
        <w:rPr>
          <w:rFonts w:ascii="Times New Roman" w:eastAsia="Times New Roman" w:hAnsi="Times New Roman" w:cs="Times New Roman"/>
        </w:rPr>
        <w:t xml:space="preserve">coastal Washington </w:t>
      </w:r>
      <w:ins w:id="327" w:author="Gordon Holtgrieve" w:date="2021-02-08T13:59:00Z">
        <w:r w:rsidR="00046200">
          <w:rPr>
            <w:rFonts w:ascii="Times New Roman" w:eastAsia="Times New Roman" w:hAnsi="Times New Roman" w:cs="Times New Roman"/>
          </w:rPr>
          <w:t xml:space="preserve">fishes </w:t>
        </w:r>
      </w:ins>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ins w:id="328" w:author="Gordon Holtgrieve" w:date="2021-02-08T14:00:00Z">
        <w:r w:rsidR="004D6C2F">
          <w:rPr>
            <w:rFonts w:ascii="Times New Roman" w:eastAsia="Times New Roman" w:hAnsi="Times New Roman" w:cs="Times New Roman"/>
          </w:rPr>
          <w:t>This work</w:t>
        </w:r>
      </w:ins>
      <w:ins w:id="329" w:author="Gordon Holtgrieve" w:date="2021-02-08T14:05:00Z">
        <w:r w:rsidR="00EE0263">
          <w:rPr>
            <w:rFonts w:ascii="Times New Roman" w:eastAsia="Times New Roman" w:hAnsi="Times New Roman" w:cs="Times New Roman"/>
          </w:rPr>
          <w:t xml:space="preserve">, </w:t>
        </w:r>
        <w:r w:rsidR="00EE0263">
          <w:rPr>
            <w:rFonts w:ascii="Times New Roman" w:eastAsia="Times New Roman" w:hAnsi="Times New Roman" w:cs="Times New Roman"/>
          </w:rPr>
          <w:lastRenderedPageBreak/>
          <w:t>however,</w:t>
        </w:r>
      </w:ins>
      <w:ins w:id="330" w:author="Gordon Holtgrieve" w:date="2021-02-08T14:00:00Z">
        <w:r w:rsidR="004D6C2F">
          <w:rPr>
            <w:rFonts w:ascii="Times New Roman" w:eastAsia="Times New Roman" w:hAnsi="Times New Roman" w:cs="Times New Roman"/>
          </w:rPr>
          <w:t xml:space="preserve"> shows that </w:t>
        </w:r>
      </w:ins>
      <w:ins w:id="331" w:author="Gordon Holtgrieve" w:date="2021-02-08T14:05:00Z">
        <w:r w:rsidR="00EE0263">
          <w:rPr>
            <w:rFonts w:ascii="Times New Roman" w:eastAsia="Times New Roman" w:hAnsi="Times New Roman" w:cs="Times New Roman"/>
          </w:rPr>
          <w:t>top predators (</w:t>
        </w:r>
      </w:ins>
      <w:del w:id="332" w:author="Gordon Holtgrieve" w:date="2021-02-08T14:00:00Z">
        <w:r w:rsidR="00DF4ECE" w:rsidDel="004D6C2F">
          <w:rPr>
            <w:rFonts w:ascii="Times New Roman" w:eastAsia="Times New Roman" w:hAnsi="Times New Roman" w:cs="Times New Roman"/>
          </w:rPr>
          <w:delText>H</w:delText>
        </w:r>
      </w:del>
      <w:ins w:id="333" w:author="Gordon Holtgrieve" w:date="2021-02-08T14:00:00Z">
        <w:r w:rsidR="004D6C2F">
          <w:rPr>
            <w:rFonts w:ascii="Times New Roman" w:eastAsia="Times New Roman" w:hAnsi="Times New Roman" w:cs="Times New Roman"/>
          </w:rPr>
          <w:t>h</w:t>
        </w:r>
      </w:ins>
      <w:r w:rsidR="00FF77CC">
        <w:rPr>
          <w:rFonts w:ascii="Times New Roman" w:eastAsia="Times New Roman" w:hAnsi="Times New Roman" w:cs="Times New Roman"/>
        </w:rPr>
        <w:t>arbor seals</w:t>
      </w:r>
      <w:ins w:id="334" w:author="Gordon Holtgrieve" w:date="2021-02-08T14:05:00Z">
        <w:r w:rsidR="00EE0263">
          <w:rPr>
            <w:rFonts w:ascii="Times New Roman" w:eastAsia="Times New Roman" w:hAnsi="Times New Roman" w:cs="Times New Roman"/>
          </w:rPr>
          <w:t xml:space="preserve">) </w:t>
        </w:r>
      </w:ins>
      <w:r>
        <w:rPr>
          <w:rFonts w:ascii="Times New Roman" w:eastAsia="Times New Roman" w:hAnsi="Times New Roman" w:cs="Times New Roman"/>
        </w:rPr>
        <w:t xml:space="preserve"> </w:t>
      </w:r>
      <w:del w:id="335" w:author="Gordon Holtgrieve" w:date="2021-02-08T14:05:00Z">
        <w:r w:rsidDel="00EE0263">
          <w:rPr>
            <w:rFonts w:ascii="Times New Roman" w:eastAsia="Times New Roman" w:hAnsi="Times New Roman" w:cs="Times New Roman"/>
          </w:rPr>
          <w:delText xml:space="preserve">respond </w:delText>
        </w:r>
      </w:del>
      <w:ins w:id="336" w:author="Gordon Holtgrieve" w:date="2021-02-08T14:05:00Z">
        <w:r w:rsidR="00EE0263">
          <w:rPr>
            <w:rFonts w:ascii="Times New Roman" w:eastAsia="Times New Roman" w:hAnsi="Times New Roman" w:cs="Times New Roman"/>
          </w:rPr>
          <w:t xml:space="preserve">can have delayed responses </w:t>
        </w:r>
      </w:ins>
      <w:r>
        <w:rPr>
          <w:rFonts w:ascii="Times New Roman" w:eastAsia="Times New Roman" w:hAnsi="Times New Roman" w:cs="Times New Roman"/>
        </w:rPr>
        <w:t>to this bottom up force</w:t>
      </w:r>
      <w:ins w:id="337" w:author="Gordon Holtgrieve" w:date="2021-02-08T14:07:00Z">
        <w:r w:rsidR="00111588">
          <w:rPr>
            <w:rFonts w:ascii="Times New Roman" w:eastAsia="Times New Roman" w:hAnsi="Times New Roman" w:cs="Times New Roman"/>
          </w:rPr>
          <w:t xml:space="preserve"> in terms of the trophic posi</w:t>
        </w:r>
      </w:ins>
      <w:ins w:id="338" w:author="Gordon Holtgrieve" w:date="2021-02-08T14:08:00Z">
        <w:r w:rsidR="00111588">
          <w:rPr>
            <w:rFonts w:ascii="Times New Roman" w:eastAsia="Times New Roman" w:hAnsi="Times New Roman" w:cs="Times New Roman"/>
          </w:rPr>
          <w:t>tion</w:t>
        </w:r>
      </w:ins>
      <w:ins w:id="339" w:author="Gordon Holtgrieve" w:date="2021-02-08T14:06:00Z">
        <w:r w:rsidR="00EE0263">
          <w:rPr>
            <w:rFonts w:ascii="Times New Roman" w:eastAsia="Times New Roman" w:hAnsi="Times New Roman" w:cs="Times New Roman"/>
          </w:rPr>
          <w:t>.  Harbors seals</w:t>
        </w:r>
      </w:ins>
      <w:del w:id="340" w:author="Gordon Holtgrieve" w:date="2021-02-08T14:06:00Z">
        <w:r w:rsidDel="00EE0263">
          <w:rPr>
            <w:rFonts w:ascii="Times New Roman" w:eastAsia="Times New Roman" w:hAnsi="Times New Roman" w:cs="Times New Roman"/>
          </w:rPr>
          <w:delText xml:space="preserve"> by adjusting</w:delText>
        </w:r>
      </w:del>
      <w:ins w:id="341" w:author="Gordon Holtgrieve" w:date="2021-02-08T14:06:00Z">
        <w:r w:rsidR="00EE0263">
          <w:rPr>
            <w:rFonts w:ascii="Times New Roman" w:eastAsia="Times New Roman" w:hAnsi="Times New Roman" w:cs="Times New Roman"/>
          </w:rPr>
          <w:t xml:space="preserve"> adjusted</w:t>
        </w:r>
      </w:ins>
      <w:r>
        <w:rPr>
          <w:rFonts w:ascii="Times New Roman" w:eastAsia="Times New Roman" w:hAnsi="Times New Roman" w:cs="Times New Roman"/>
        </w:rPr>
        <w:t xml:space="preserve"> their relative consumption of prey species </w:t>
      </w:r>
      <w:ins w:id="342" w:author="Gordon Holtgrieve" w:date="2021-02-08T14:06:00Z">
        <w:r w:rsidR="00EE0263">
          <w:rPr>
            <w:rFonts w:ascii="Times New Roman" w:eastAsia="Times New Roman" w:hAnsi="Times New Roman" w:cs="Times New Roman"/>
          </w:rPr>
          <w:t xml:space="preserve">in line with changing prey abundance </w:t>
        </w:r>
      </w:ins>
      <w:del w:id="343" w:author="Gordon Holtgrieve" w:date="2021-02-08T14:07:00Z">
        <w:r w:rsidR="00DF4ECE" w:rsidDel="00EE0263">
          <w:rPr>
            <w:rFonts w:ascii="Times New Roman" w:eastAsia="Times New Roman" w:hAnsi="Times New Roman" w:cs="Times New Roman"/>
          </w:rPr>
          <w:delText>resulting in</w:delText>
        </w:r>
        <w:r w:rsidDel="00EE0263">
          <w:rPr>
            <w:rFonts w:ascii="Times New Roman" w:eastAsia="Times New Roman" w:hAnsi="Times New Roman" w:cs="Times New Roman"/>
          </w:rPr>
          <w:delText xml:space="preserve"> trophic position </w:delText>
        </w:r>
        <w:r w:rsidR="00DF4ECE" w:rsidDel="00EE0263">
          <w:rPr>
            <w:rFonts w:ascii="Times New Roman" w:eastAsia="Times New Roman" w:hAnsi="Times New Roman" w:cs="Times New Roman"/>
          </w:rPr>
          <w:delText>change in</w:delText>
        </w:r>
        <w:r w:rsidDel="00EE0263">
          <w:rPr>
            <w:rFonts w:ascii="Times New Roman" w:eastAsia="Times New Roman" w:hAnsi="Times New Roman" w:cs="Times New Roman"/>
          </w:rPr>
          <w:delText xml:space="preserve"> response to </w:delText>
        </w:r>
      </w:del>
      <w:ins w:id="344" w:author="Gordon Holtgrieve" w:date="2021-02-08T14:07:00Z">
        <w:r w:rsidR="00EE0263">
          <w:rPr>
            <w:rFonts w:ascii="Times New Roman" w:eastAsia="Times New Roman" w:hAnsi="Times New Roman" w:cs="Times New Roman"/>
          </w:rPr>
          <w:t xml:space="preserve">and </w:t>
        </w:r>
      </w:ins>
      <w:r>
        <w:rPr>
          <w:rFonts w:ascii="Times New Roman" w:eastAsia="Times New Roman" w:hAnsi="Times New Roman" w:cs="Times New Roman"/>
        </w:rPr>
        <w:t>environmental conditions</w:t>
      </w:r>
      <w:ins w:id="345" w:author="Gordon Holtgrieve" w:date="2021-02-08T14:07:00Z">
        <w:r w:rsidR="00EE0263">
          <w:rPr>
            <w:rFonts w:ascii="Times New Roman" w:eastAsia="Times New Roman" w:hAnsi="Times New Roman" w:cs="Times New Roman"/>
          </w:rPr>
          <w:t>,</w:t>
        </w:r>
      </w:ins>
      <w:ins w:id="346" w:author="Gordon Holtgrieve" w:date="2021-02-08T14:05:00Z">
        <w:r w:rsidR="00EE0263">
          <w:rPr>
            <w:rFonts w:ascii="Times New Roman" w:eastAsia="Times New Roman" w:hAnsi="Times New Roman" w:cs="Times New Roman"/>
          </w:rPr>
          <w:t xml:space="preserve"> but</w:t>
        </w:r>
      </w:ins>
      <w:ins w:id="347" w:author="Gordon Holtgrieve" w:date="2021-02-08T14:06:00Z">
        <w:r w:rsidR="00EE0263">
          <w:rPr>
            <w:rFonts w:ascii="Times New Roman" w:eastAsia="Times New Roman" w:hAnsi="Times New Roman" w:cs="Times New Roman"/>
          </w:rPr>
          <w:t xml:space="preserve"> with </w:t>
        </w:r>
        <w:proofErr w:type="gramStart"/>
        <w:r w:rsidR="00EE0263">
          <w:rPr>
            <w:rFonts w:ascii="Times New Roman" w:eastAsia="Times New Roman" w:hAnsi="Times New Roman" w:cs="Times New Roman"/>
          </w:rPr>
          <w:t>1 and 2 year</w:t>
        </w:r>
        <w:proofErr w:type="gramEnd"/>
        <w:r w:rsidR="00EE0263">
          <w:rPr>
            <w:rFonts w:ascii="Times New Roman" w:eastAsia="Times New Roman" w:hAnsi="Times New Roman" w:cs="Times New Roman"/>
          </w:rPr>
          <w:t xml:space="preserve"> lags</w:t>
        </w:r>
      </w:ins>
      <w:commentRangeEnd w:id="322"/>
      <w:ins w:id="348" w:author="Gordon Holtgrieve" w:date="2021-02-08T14:08:00Z">
        <w:r w:rsidR="002427CE">
          <w:rPr>
            <w:rStyle w:val="CommentReference"/>
          </w:rPr>
          <w:commentReference w:id="322"/>
        </w:r>
      </w:ins>
      <w:r>
        <w:rPr>
          <w:rFonts w:ascii="Times New Roman" w:eastAsia="Times New Roman" w:hAnsi="Times New Roman" w:cs="Times New Roman"/>
        </w:rPr>
        <w:t>. 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more low trophic level species in years of above average summer upwelling and summer sea surface temperature (Figure 5). However, harbor seals 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negative correlation between harbor seal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year-2,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 there is a trophic shift</w:t>
      </w:r>
      <w:r>
        <w:rPr>
          <w:rFonts w:ascii="Times New Roman" w:eastAsia="Times New Roman" w:hAnsi="Times New Roman" w:cs="Times New Roman"/>
        </w:rPr>
        <w:t xml:space="preserve">. In addition, Salish Sea predators and fish species are correlated to sea surface temperature but responses in reproductive success (Smith et al. 2017) or abundance (Duguid et al. 2019) are often delayed by a year or more. This temporal delay was also observed in harbor seal trophic position in response to both sea surface temperature and ENSO. This result highlights the importance of considering delayed responses of consumers when </w:t>
      </w:r>
      <w:r w:rsidR="00FF77CC">
        <w:rPr>
          <w:rFonts w:ascii="Times New Roman" w:eastAsia="Times New Roman" w:hAnsi="Times New Roman" w:cs="Times New Roman"/>
        </w:rPr>
        <w:t>predicting</w:t>
      </w:r>
      <w:r>
        <w:rPr>
          <w:rFonts w:ascii="Times New Roman" w:eastAsia="Times New Roman" w:hAnsi="Times New Roman" w:cs="Times New Roman"/>
        </w:rPr>
        <w:t xml:space="preserve"> ecological responses to environmental conditions.  </w:t>
      </w:r>
    </w:p>
    <w:p w14:paraId="126F4377" w14:textId="2779330C"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772230">
        <w:rPr>
          <w:rFonts w:ascii="Times New Roman" w:eastAsia="Times New Roman" w:hAnsi="Times New Roman" w:cs="Times New Roman"/>
        </w:rPr>
        <w:t>Pacific hake and Pacific herring</w:t>
      </w:r>
      <w:r>
        <w:rPr>
          <w:rFonts w:ascii="Times New Roman" w:eastAsia="Times New Roman" w:hAnsi="Times New Roman" w:cs="Times New Roman"/>
        </w:rPr>
        <w:t xml:space="preserve"> </w:t>
      </w:r>
      <w:del w:id="349" w:author="Gordon Holtgrieve" w:date="2021-02-08T14:09:00Z">
        <w:r w:rsidR="001022DC" w:rsidDel="002427CE">
          <w:rPr>
            <w:rFonts w:ascii="Times New Roman" w:eastAsia="Times New Roman" w:hAnsi="Times New Roman" w:cs="Times New Roman"/>
          </w:rPr>
          <w:delText>are</w:delText>
        </w:r>
        <w:r w:rsidDel="002427CE">
          <w:rPr>
            <w:rFonts w:ascii="Times New Roman" w:eastAsia="Times New Roman" w:hAnsi="Times New Roman" w:cs="Times New Roman"/>
          </w:rPr>
          <w:delText xml:space="preserve"> </w:delText>
        </w:r>
        <w:r w:rsidR="00772230" w:rsidDel="002427CE">
          <w:rPr>
            <w:rFonts w:ascii="Times New Roman" w:eastAsia="Times New Roman" w:hAnsi="Times New Roman" w:cs="Times New Roman"/>
          </w:rPr>
          <w:delText>frequently</w:delText>
        </w:r>
      </w:del>
      <w:ins w:id="350" w:author="Gordon Holtgrieve" w:date="2021-02-08T14:09:00Z">
        <w:r w:rsidR="002427CE">
          <w:rPr>
            <w:rFonts w:ascii="Times New Roman" w:eastAsia="Times New Roman" w:hAnsi="Times New Roman" w:cs="Times New Roman"/>
          </w:rPr>
          <w:t>have been frequently</w:t>
        </w:r>
      </w:ins>
      <w:r w:rsidR="00772230">
        <w:rPr>
          <w:rFonts w:ascii="Times New Roman" w:eastAsia="Times New Roman" w:hAnsi="Times New Roman" w:cs="Times New Roman"/>
        </w:rPr>
        <w:t xml:space="preserve"> </w:t>
      </w:r>
      <w:r>
        <w:rPr>
          <w:rFonts w:ascii="Times New Roman" w:eastAsia="Times New Roman" w:hAnsi="Times New Roman" w:cs="Times New Roman"/>
        </w:rPr>
        <w:t xml:space="preserve">documented as </w:t>
      </w:r>
      <w:r w:rsidR="00772230">
        <w:rPr>
          <w:rFonts w:ascii="Times New Roman" w:eastAsia="Times New Roman" w:hAnsi="Times New Roman" w:cs="Times New Roman"/>
        </w:rPr>
        <w:t>common</w:t>
      </w:r>
      <w:r>
        <w:rPr>
          <w:rFonts w:ascii="Times New Roman" w:eastAsia="Times New Roman" w:hAnsi="Times New Roman" w:cs="Times New Roman"/>
        </w:rPr>
        <w:t xml:space="preserve"> prey sources in </w:t>
      </w:r>
      <w:r w:rsidR="001022DC">
        <w:rPr>
          <w:rFonts w:ascii="Times New Roman" w:eastAsia="Times New Roman" w:hAnsi="Times New Roman" w:cs="Times New Roman"/>
        </w:rPr>
        <w:t xml:space="preserve">Washington </w:t>
      </w:r>
      <w:r>
        <w:rPr>
          <w:rFonts w:ascii="Times New Roman" w:eastAsia="Times New Roman" w:hAnsi="Times New Roman" w:cs="Times New Roman"/>
        </w:rPr>
        <w:t>harbor seal diet</w:t>
      </w:r>
      <w:r w:rsidR="001022DC">
        <w:rPr>
          <w:rFonts w:ascii="Times New Roman" w:eastAsia="Times New Roman" w:hAnsi="Times New Roman" w:cs="Times New Roman"/>
        </w:rPr>
        <w:t xml:space="preserve"> (</w:t>
      </w:r>
      <w:r w:rsidR="00772230">
        <w:rPr>
          <w:rFonts w:ascii="Times New Roman" w:eastAsia="Times New Roman" w:hAnsi="Times New Roman" w:cs="Times New Roman"/>
        </w:rPr>
        <w:t>Orr et al. 2004, London et al. 2002, Lance et al. 2012</w:t>
      </w:r>
      <w:r w:rsidR="001022DC">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Female Pacific hake reach sexual maturity at 4-5 years at which point they are approximately 60 cm in length (Smith et al. 1990). </w:t>
      </w:r>
      <w:r w:rsidR="001022DC">
        <w:rPr>
          <w:rFonts w:ascii="Times New Roman" w:eastAsia="Times New Roman" w:hAnsi="Times New Roman" w:cs="Times New Roman"/>
        </w:rPr>
        <w:t xml:space="preserve">When spawning biomass is high, harbor seals take advantage of the of this high-trophic level prey source as indicated by the positive correlation between hake and trophic position in year-0 (Figure 6A). </w:t>
      </w:r>
      <w:r w:rsidR="00D24602">
        <w:rPr>
          <w:rFonts w:ascii="Times New Roman" w:eastAsia="Times New Roman" w:hAnsi="Times New Roman" w:cs="Times New Roman"/>
        </w:rPr>
        <w:t xml:space="preserve">In contrast, </w:t>
      </w:r>
      <w:r w:rsidR="001022DC">
        <w:rPr>
          <w:rFonts w:ascii="Times New Roman" w:eastAsia="Times New Roman" w:hAnsi="Times New Roman" w:cs="Times New Roman"/>
        </w:rPr>
        <w:t xml:space="preserve">harbor seal trophic position is negatively </w:t>
      </w:r>
      <w:r w:rsidR="001022DC">
        <w:rPr>
          <w:rFonts w:ascii="Times New Roman" w:eastAsia="Times New Roman" w:hAnsi="Times New Roman" w:cs="Times New Roman"/>
        </w:rPr>
        <w:lastRenderedPageBreak/>
        <w:t xml:space="preserve">correlated with hake spawning biomass in year-2 (Figure 5C). The likely explanation for this trophic shift is that above average spawning biomass leads to above average recruitment in the following years. As a result, smaller </w:t>
      </w:r>
      <w:r w:rsidR="00D24602">
        <w:rPr>
          <w:rFonts w:ascii="Times New Roman" w:eastAsia="Times New Roman" w:hAnsi="Times New Roman" w:cs="Times New Roman"/>
        </w:rPr>
        <w:t>2</w:t>
      </w:r>
      <w:r w:rsidR="001022DC">
        <w:rPr>
          <w:rFonts w:ascii="Times New Roman" w:eastAsia="Times New Roman" w:hAnsi="Times New Roman" w:cs="Times New Roman"/>
        </w:rPr>
        <w:t>-</w:t>
      </w:r>
      <w:r w:rsidR="00D24602">
        <w:rPr>
          <w:rFonts w:ascii="Times New Roman" w:eastAsia="Times New Roman" w:hAnsi="Times New Roman" w:cs="Times New Roman"/>
        </w:rPr>
        <w:t xml:space="preserve">year old fish are </w:t>
      </w:r>
      <w:r w:rsidR="001022DC">
        <w:rPr>
          <w:rFonts w:ascii="Times New Roman" w:eastAsia="Times New Roman" w:hAnsi="Times New Roman" w:cs="Times New Roman"/>
        </w:rPr>
        <w:t xml:space="preserve">(which are </w:t>
      </w:r>
      <w:r w:rsidR="00D24602">
        <w:rPr>
          <w:rFonts w:ascii="Times New Roman" w:eastAsia="Times New Roman" w:hAnsi="Times New Roman" w:cs="Times New Roman"/>
        </w:rPr>
        <w:t>only 30-35 cm in length</w:t>
      </w:r>
      <w:r w:rsidR="001022DC">
        <w:rPr>
          <w:rFonts w:ascii="Times New Roman" w:eastAsia="Times New Roman" w:hAnsi="Times New Roman" w:cs="Times New Roman"/>
        </w:rPr>
        <w:t xml:space="preserve">, </w:t>
      </w:r>
      <w:r w:rsidR="00D24602">
        <w:rPr>
          <w:rFonts w:ascii="Times New Roman" w:eastAsia="Times New Roman" w:hAnsi="Times New Roman" w:cs="Times New Roman"/>
        </w:rPr>
        <w:t>Smith et al. 1990)</w:t>
      </w:r>
      <w:r w:rsidR="001022DC">
        <w:rPr>
          <w:rFonts w:ascii="Times New Roman" w:eastAsia="Times New Roman" w:hAnsi="Times New Roman" w:cs="Times New Roman"/>
        </w:rPr>
        <w:t xml:space="preserve"> are available and consumed by harbor seals</w:t>
      </w:r>
      <w:r w:rsidR="00D24602">
        <w:rPr>
          <w:rFonts w:ascii="Times New Roman" w:eastAsia="Times New Roman" w:hAnsi="Times New Roman" w:cs="Times New Roman"/>
        </w:rPr>
        <w:t xml:space="preserve">. Thus, </w:t>
      </w:r>
      <w:r w:rsidR="001022DC">
        <w:rPr>
          <w:rFonts w:ascii="Times New Roman" w:eastAsia="Times New Roman" w:hAnsi="Times New Roman" w:cs="Times New Roman"/>
        </w:rPr>
        <w:t xml:space="preserve">harbor seals take advantage of adult hake in years of high spawning biomass and </w:t>
      </w:r>
      <w:commentRangeStart w:id="351"/>
      <w:r w:rsidR="001022DC">
        <w:rPr>
          <w:rFonts w:ascii="Times New Roman" w:eastAsia="Times New Roman" w:hAnsi="Times New Roman" w:cs="Times New Roman"/>
        </w:rPr>
        <w:t xml:space="preserve">then forage on juvenile fish which are a fraction of their adult size and lower in the food web in the following years (Figure 6). </w:t>
      </w:r>
      <w:commentRangeEnd w:id="351"/>
      <w:r w:rsidR="002427CE">
        <w:rPr>
          <w:rStyle w:val="CommentReference"/>
        </w:rPr>
        <w:commentReference w:id="351"/>
      </w:r>
    </w:p>
    <w:p w14:paraId="451E963B" w14:textId="238B8B51" w:rsidR="003D3733" w:rsidRDefault="001022DC"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In contrast to the correlation between trophic position and hake, harbor seals do not exhibit am immediate change (year-0) in trophic position in response to herring spawning biomass and instead exhibit a response two years late</w:t>
      </w:r>
      <w:r w:rsidR="00772230">
        <w:rPr>
          <w:rFonts w:ascii="Times New Roman" w:eastAsia="Times New Roman" w:hAnsi="Times New Roman" w:cs="Times New Roman"/>
        </w:rPr>
        <w:t>r</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year-2, </w:t>
      </w:r>
      <w:r>
        <w:rPr>
          <w:rFonts w:ascii="Times New Roman" w:eastAsia="Times New Roman" w:hAnsi="Times New Roman" w:cs="Times New Roman"/>
        </w:rPr>
        <w:t xml:space="preserve">Figure 6C). Harbor seals are known to preferentially consume juveniles during herring spawning season and adult herring during the non-spawning season and generally spend more time in herring areas during the non-spawning season (Thomas et al. 2014). </w:t>
      </w:r>
      <w:r w:rsidR="00772230">
        <w:rPr>
          <w:rFonts w:ascii="Times New Roman" w:eastAsia="Times New Roman" w:hAnsi="Times New Roman" w:cs="Times New Roman"/>
        </w:rPr>
        <w:t xml:space="preserve">Additionally, the relative abundance of adult to juvenile herring in harbor seal diet varies between years (Lance et al. 2012). </w:t>
      </w:r>
      <w:r>
        <w:rPr>
          <w:rFonts w:ascii="Times New Roman" w:eastAsia="Times New Roman" w:hAnsi="Times New Roman" w:cs="Times New Roman"/>
        </w:rPr>
        <w:t>It is possible that herring spawning biomass from two years ago (year-2) provides a better proxy for adult herring availability for predation than current spawning biomass estimates. Herring grow dramatically in the first 2 years of life (</w:t>
      </w:r>
      <w:r w:rsidR="00772230">
        <w:rPr>
          <w:rFonts w:ascii="Times New Roman" w:eastAsia="Times New Roman" w:hAnsi="Times New Roman" w:cs="Times New Roman"/>
        </w:rPr>
        <w:t>Hay et al. 2008)</w:t>
      </w:r>
      <w:r>
        <w:rPr>
          <w:rFonts w:ascii="Times New Roman" w:eastAsia="Times New Roman" w:hAnsi="Times New Roman" w:cs="Times New Roman"/>
        </w:rPr>
        <w:t xml:space="preserve"> and do not reach sexual maturity until 2-3 years (</w:t>
      </w:r>
      <w:r w:rsidR="00772230" w:rsidRPr="00C822E0">
        <w:rPr>
          <w:rFonts w:ascii="Times New Roman" w:hAnsi="Times New Roman" w:cs="Times New Roman"/>
        </w:rPr>
        <w:t>Barton</w:t>
      </w:r>
      <w:r w:rsidR="00772230">
        <w:rPr>
          <w:rFonts w:ascii="Times New Roman" w:hAnsi="Times New Roman" w:cs="Times New Roman"/>
        </w:rPr>
        <w:t xml:space="preserve"> and </w:t>
      </w:r>
      <w:proofErr w:type="spellStart"/>
      <w:r w:rsidR="00772230" w:rsidRPr="00C822E0">
        <w:rPr>
          <w:rFonts w:ascii="Times New Roman" w:hAnsi="Times New Roman" w:cs="Times New Roman"/>
        </w:rPr>
        <w:t>Wespestad</w:t>
      </w:r>
      <w:proofErr w:type="spellEnd"/>
      <w:r w:rsidR="00772230" w:rsidRPr="00C822E0">
        <w:rPr>
          <w:rFonts w:ascii="Times New Roman" w:hAnsi="Times New Roman" w:cs="Times New Roman"/>
        </w:rPr>
        <w:t xml:space="preserve"> </w:t>
      </w:r>
      <w:r w:rsidR="00772230">
        <w:rPr>
          <w:rFonts w:ascii="Times New Roman" w:hAnsi="Times New Roman" w:cs="Times New Roman"/>
        </w:rPr>
        <w:t>1980</w:t>
      </w:r>
      <w:r>
        <w:rPr>
          <w:rFonts w:ascii="Times New Roman" w:eastAsia="Times New Roman" w:hAnsi="Times New Roman" w:cs="Times New Roman"/>
        </w:rPr>
        <w:t xml:space="preserve">). If 2-year old fish are an important component to harbor seal foraging this could explain the </w:t>
      </w:r>
      <w:r w:rsidR="00772230">
        <w:rPr>
          <w:rFonts w:ascii="Times New Roman" w:eastAsia="Times New Roman" w:hAnsi="Times New Roman" w:cs="Times New Roman"/>
        </w:rPr>
        <w:t xml:space="preserve">positive </w:t>
      </w:r>
      <w:r>
        <w:rPr>
          <w:rFonts w:ascii="Times New Roman" w:eastAsia="Times New Roman" w:hAnsi="Times New Roman" w:cs="Times New Roman"/>
        </w:rPr>
        <w:t xml:space="preserve">correlation between trophic position and herring spawning biomass </w:t>
      </w:r>
      <w:r w:rsidR="00772230">
        <w:rPr>
          <w:rFonts w:ascii="Times New Roman" w:eastAsia="Times New Roman" w:hAnsi="Times New Roman" w:cs="Times New Roman"/>
        </w:rPr>
        <w:t xml:space="preserve">in year-2 </w:t>
      </w:r>
      <w:r>
        <w:rPr>
          <w:rFonts w:ascii="Times New Roman" w:eastAsia="Times New Roman" w:hAnsi="Times New Roman" w:cs="Times New Roman"/>
        </w:rPr>
        <w:t xml:space="preserve">(Figure 6). Alternatively, this result may be due to covariation between </w:t>
      </w:r>
      <w:r w:rsidR="00500DBC">
        <w:rPr>
          <w:rFonts w:ascii="Times New Roman" w:eastAsia="Times New Roman" w:hAnsi="Times New Roman" w:cs="Times New Roman"/>
        </w:rPr>
        <w:t xml:space="preserve">a third variable. For example, </w:t>
      </w:r>
      <w:r>
        <w:rPr>
          <w:rFonts w:ascii="Times New Roman" w:eastAsia="Times New Roman" w:hAnsi="Times New Roman" w:cs="Times New Roman"/>
        </w:rPr>
        <w:t xml:space="preserve">upwelling and harbor seal trophic position </w:t>
      </w:r>
      <w:r w:rsidR="00500DBC">
        <w:rPr>
          <w:rFonts w:ascii="Times New Roman" w:eastAsia="Times New Roman" w:hAnsi="Times New Roman" w:cs="Times New Roman"/>
        </w:rPr>
        <w:t>were correlated in the</w:t>
      </w:r>
      <w:r>
        <w:rPr>
          <w:rFonts w:ascii="Times New Roman" w:eastAsia="Times New Roman" w:hAnsi="Times New Roman" w:cs="Times New Roman"/>
        </w:rPr>
        <w:t xml:space="preserve"> year-2 and </w:t>
      </w:r>
      <w:r w:rsidR="00500DBC">
        <w:rPr>
          <w:rFonts w:ascii="Times New Roman" w:eastAsia="Times New Roman" w:hAnsi="Times New Roman" w:cs="Times New Roman"/>
        </w:rPr>
        <w:t>upwelling is</w:t>
      </w:r>
      <w:r>
        <w:rPr>
          <w:rFonts w:ascii="Times New Roman" w:eastAsia="Times New Roman" w:hAnsi="Times New Roman" w:cs="Times New Roman"/>
        </w:rPr>
        <w:t xml:space="preserve"> known</w:t>
      </w:r>
      <w:r w:rsidR="00500DBC">
        <w:rPr>
          <w:rFonts w:ascii="Times New Roman" w:eastAsia="Times New Roman" w:hAnsi="Times New Roman" w:cs="Times New Roman"/>
        </w:rPr>
        <w:t xml:space="preserve"> to</w:t>
      </w:r>
      <w:r>
        <w:rPr>
          <w:rFonts w:ascii="Times New Roman" w:eastAsia="Times New Roman" w:hAnsi="Times New Roman" w:cs="Times New Roman"/>
        </w:rPr>
        <w:t xml:space="preserve"> impact herring abundance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w:t>
      </w:r>
      <w:r w:rsidR="00500DBC">
        <w:rPr>
          <w:rFonts w:ascii="Times New Roman" w:eastAsia="Times New Roman" w:hAnsi="Times New Roman" w:cs="Times New Roman"/>
        </w:rPr>
        <w:t>Similarly, herring are an important component of hake diet (</w:t>
      </w:r>
      <w:proofErr w:type="spellStart"/>
      <w:r w:rsidR="00500DBC">
        <w:rPr>
          <w:rFonts w:ascii="Times New Roman" w:eastAsia="Times New Roman" w:hAnsi="Times New Roman" w:cs="Times New Roman"/>
        </w:rPr>
        <w:t>Schweigert</w:t>
      </w:r>
      <w:proofErr w:type="spellEnd"/>
      <w:r w:rsidR="00500DBC">
        <w:rPr>
          <w:rFonts w:ascii="Times New Roman" w:eastAsia="Times New Roman" w:hAnsi="Times New Roman" w:cs="Times New Roman"/>
        </w:rPr>
        <w:t xml:space="preserve"> et al. 2010) and herring from 2 years ago (year-2) may covary with current hake abundance (year-0) resulting in the positive correlation. However, </w:t>
      </w:r>
      <w:r w:rsidR="00500DBC">
        <w:rPr>
          <w:rFonts w:ascii="Times New Roman" w:eastAsia="Times New Roman" w:hAnsi="Times New Roman" w:cs="Times New Roman"/>
        </w:rPr>
        <w:lastRenderedPageBreak/>
        <w:t>the coefficient of year-2 herring is 0.21 which is substantially higher than the coefficient for year-0 hake (0.11) and year-2 upwelling (0.04). Thus, covariation with these two variables does not seem to be the only factor contributing to the correlation between harbor seal trophic position and year-2 herring, and direct consumption of herring by harbor seals is likely a contributing factor</w:t>
      </w:r>
    </w:p>
    <w:p w14:paraId="323568F3" w14:textId="77777777" w:rsidR="00DF4ECE"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production offer the best index of salmon availability to harbor seals. </w:t>
      </w:r>
      <w:commentRangeStart w:id="352"/>
      <w:r w:rsidR="00FF77CC">
        <w:rPr>
          <w:rFonts w:ascii="Times New Roman" w:eastAsia="Times New Roman" w:hAnsi="Times New Roman" w:cs="Times New Roman"/>
        </w:rPr>
        <w:t xml:space="preserve">Escapement counts of individual salmon species were not correlated with harbor seal trophic position. Salmon that have ‘escaped’ to freshwater have already been predated on and thus these numbers may not reflect the availability of salmon to harbor seals prior to predation. </w:t>
      </w:r>
      <w:commentRangeEnd w:id="352"/>
      <w:r w:rsidR="006F10B1">
        <w:rPr>
          <w:rStyle w:val="CommentReference"/>
        </w:rPr>
        <w:commentReference w:id="352"/>
      </w:r>
      <w:r>
        <w:rPr>
          <w:rFonts w:ascii="Times New Roman" w:eastAsia="Times New Roman" w:hAnsi="Times New Roman" w:cs="Times New Roman"/>
        </w:rPr>
        <w:t xml:space="preserve">The correlation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 xml:space="preserve">and smolt production indicate harbor seals do take advantage of increased salmon abundance. </w:t>
      </w:r>
      <w:r w:rsidR="00FF77CC">
        <w:rPr>
          <w:rFonts w:ascii="Times New Roman" w:eastAsia="Times New Roman" w:hAnsi="Times New Roman" w:cs="Times New Roman"/>
        </w:rPr>
        <w:t>Surprisingly, year-0 abundance is not correlated with trophic position (Figure 6A) and year-1 and year-2 abundance is positively correlated with trophic position (Figure 6B &amp; C). This suggests that harbor seal trophic position is not dependent on out migrating smolts, which would likely result in a negative correlation with year-0 abundance. Instead, year-1 and year-2 smolt abundance is determining the abundance of 1-ocean (salmon that have spent one year in the ocean) and 2-ocean (salmon that have spent 2 years in the ocean) fish which are then predated on by harbor seals.</w:t>
      </w:r>
    </w:p>
    <w:p w14:paraId="3BCC6F2F" w14:textId="1206E3F4" w:rsidR="003D3733" w:rsidRDefault="00FF77CC" w:rsidP="001D2A81">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DF4ECE">
        <w:rPr>
          <w:rFonts w:ascii="Times New Roman" w:eastAsia="Times New Roman" w:hAnsi="Times New Roman" w:cs="Times New Roman"/>
        </w:rPr>
        <w:tab/>
      </w:r>
      <w:r>
        <w:rPr>
          <w:rFonts w:ascii="Times New Roman" w:eastAsia="Times New Roman" w:hAnsi="Times New Roman" w:cs="Times New Roman"/>
        </w:rPr>
        <w:t>Previous work has documented juvenile salmon in harbor seal diets (</w:t>
      </w:r>
      <w:proofErr w:type="spellStart"/>
      <w:r w:rsidR="00385424">
        <w:rPr>
          <w:rFonts w:ascii="Times New Roman" w:eastAsia="Times New Roman" w:hAnsi="Times New Roman" w:cs="Times New Roman"/>
        </w:rPr>
        <w:t>Steingass</w:t>
      </w:r>
      <w:proofErr w:type="spellEnd"/>
      <w:r w:rsidR="00385424">
        <w:rPr>
          <w:rFonts w:ascii="Times New Roman" w:eastAsia="Times New Roman" w:hAnsi="Times New Roman" w:cs="Times New Roman"/>
        </w:rPr>
        <w:t xml:space="preserve"> 2017, </w:t>
      </w:r>
      <w:r>
        <w:rPr>
          <w:rFonts w:ascii="Times New Roman" w:eastAsia="Times New Roman" w:hAnsi="Times New Roman" w:cs="Times New Roman"/>
        </w:rPr>
        <w:t xml:space="preserve">Lance and Jeffries 2007, </w:t>
      </w:r>
      <w:r w:rsidR="00385424">
        <w:rPr>
          <w:rFonts w:ascii="Times New Roman" w:eastAsia="Times New Roman" w:hAnsi="Times New Roman" w:cs="Times New Roman"/>
        </w:rPr>
        <w:t>Lance et al. 2012, Wright et al. 2007</w:t>
      </w:r>
      <w:r>
        <w:rPr>
          <w:rFonts w:ascii="Times New Roman" w:eastAsia="Times New Roman" w:hAnsi="Times New Roman" w:cs="Times New Roman"/>
        </w:rPr>
        <w:t xml:space="preserve">). While our results do not show that harbor seal trophic ecology responds to year-0 smolt abundance, it is likely harbor seals do consume out migrating smolts. If the biomass of out migrating smolts consumed by harbors seals is low relative to the total </w:t>
      </w:r>
      <w:r w:rsidR="00385424">
        <w:rPr>
          <w:rFonts w:ascii="Times New Roman" w:eastAsia="Times New Roman" w:hAnsi="Times New Roman" w:cs="Times New Roman"/>
        </w:rPr>
        <w:t xml:space="preserve">biomass of </w:t>
      </w:r>
      <w:r>
        <w:rPr>
          <w:rFonts w:ascii="Times New Roman" w:eastAsia="Times New Roman" w:hAnsi="Times New Roman" w:cs="Times New Roman"/>
        </w:rPr>
        <w:t xml:space="preserve">harbor seal diet, or the biomass consumed by harbor seals </w:t>
      </w:r>
      <w:r>
        <w:rPr>
          <w:rFonts w:ascii="Times New Roman" w:eastAsia="Times New Roman" w:hAnsi="Times New Roman" w:cs="Times New Roman"/>
        </w:rPr>
        <w:lastRenderedPageBreak/>
        <w:t>is not dependent on the abundance of out migrating smolts, a change in trophic position would not be expected. Even if the total biomass of Chinook smolts is low, the total number of smolts consumed may be high (</w:t>
      </w:r>
      <w:proofErr w:type="spellStart"/>
      <w:r>
        <w:rPr>
          <w:rFonts w:ascii="Times New Roman" w:eastAsia="Times New Roman" w:hAnsi="Times New Roman" w:cs="Times New Roman"/>
        </w:rPr>
        <w:t>Chasco</w:t>
      </w:r>
      <w:proofErr w:type="spellEnd"/>
      <w:r>
        <w:rPr>
          <w:rFonts w:ascii="Times New Roman" w:eastAsia="Times New Roman" w:hAnsi="Times New Roman" w:cs="Times New Roman"/>
        </w:rPr>
        <w:t xml:space="preserve"> et al. 2019)</w:t>
      </w:r>
      <w:r w:rsidR="00385424">
        <w:rPr>
          <w:rFonts w:ascii="Times New Roman" w:eastAsia="Times New Roman" w:hAnsi="Times New Roman" w:cs="Times New Roman"/>
        </w:rPr>
        <w:t xml:space="preserve"> and thus an important component of salmon survival</w:t>
      </w:r>
      <w:r>
        <w:rPr>
          <w:rFonts w:ascii="Times New Roman" w:eastAsia="Times New Roman" w:hAnsi="Times New Roman" w:cs="Times New Roman"/>
        </w:rPr>
        <w:t xml:space="preserve">. 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Pr>
          <w:rFonts w:ascii="Times New Roman" w:eastAsia="Times New Roman" w:hAnsi="Times New Roman" w:cs="Times New Roman"/>
        </w:rPr>
        <w:t xml:space="preserve">Similarly, inclusion of a broader spatial scope of smolts not specific to Washington (i.e., British Columbia) could be important. Regardless, this analysis ocean-1 and ocean-2 Chinook salmon may be an important component to at sea survival of Washington Chinook. </w:t>
      </w:r>
    </w:p>
    <w:p w14:paraId="1D037D07" w14:textId="3B6C7419" w:rsidR="001022DC" w:rsidRDefault="00C21D64"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High specialization in harbor seal</w:t>
      </w:r>
      <w:r w:rsidR="00772230">
        <w:rPr>
          <w:rFonts w:ascii="Times New Roman" w:eastAsia="Times New Roman" w:hAnsi="Times New Roman" w:cs="Times New Roman"/>
        </w:rPr>
        <w:t xml:space="preserve"> diet sites </w:t>
      </w:r>
      <w:r>
        <w:rPr>
          <w:rFonts w:ascii="Times New Roman" w:eastAsia="Times New Roman" w:hAnsi="Times New Roman" w:cs="Times New Roman"/>
        </w:rPr>
        <w:t>ha</w:t>
      </w:r>
      <w:r w:rsidR="00772230">
        <w:rPr>
          <w:rFonts w:ascii="Times New Roman" w:eastAsia="Times New Roman" w:hAnsi="Times New Roman" w:cs="Times New Roman"/>
        </w:rPr>
        <w:t>s</w:t>
      </w:r>
      <w:r>
        <w:rPr>
          <w:rFonts w:ascii="Times New Roman" w:eastAsia="Times New Roman" w:hAnsi="Times New Roman" w:cs="Times New Roman"/>
        </w:rPr>
        <w:t xml:space="preserve"> been documented in the region (Wilson</w:t>
      </w:r>
      <w:r w:rsidR="00772230">
        <w:rPr>
          <w:rFonts w:ascii="Times New Roman" w:eastAsia="Times New Roman" w:hAnsi="Times New Roman" w:cs="Times New Roman"/>
        </w:rPr>
        <w:t xml:space="preserve"> et al. 2014, Lance et al. 2012</w:t>
      </w:r>
      <w:r>
        <w:rPr>
          <w:rFonts w:ascii="Times New Roman" w:eastAsia="Times New Roman" w:hAnsi="Times New Roman" w:cs="Times New Roman"/>
        </w:rPr>
        <w:t xml:space="preserve">). </w:t>
      </w:r>
      <w:r w:rsidR="001022DC">
        <w:rPr>
          <w:rFonts w:ascii="Times New Roman" w:eastAsia="Times New Roman" w:hAnsi="Times New Roman" w:cs="Times New Roman"/>
        </w:rPr>
        <w:t xml:space="preserve">Thus, it is unsurprising that our results indicated substantial trophic differences </w:t>
      </w:r>
      <w:r w:rsidR="00772230">
        <w:rPr>
          <w:rFonts w:ascii="Times New Roman" w:eastAsia="Times New Roman" w:hAnsi="Times New Roman" w:cs="Times New Roman"/>
        </w:rPr>
        <w:t>between the</w:t>
      </w:r>
      <w:r w:rsidR="001022DC">
        <w:rPr>
          <w:rFonts w:ascii="Times New Roman" w:eastAsia="Times New Roman" w:hAnsi="Times New Roman" w:cs="Times New Roman"/>
        </w:rPr>
        <w:t xml:space="preserve"> Salish Sea </w:t>
      </w:r>
      <w:r w:rsidR="00772230">
        <w:rPr>
          <w:rFonts w:ascii="Times New Roman" w:eastAsia="Times New Roman" w:hAnsi="Times New Roman" w:cs="Times New Roman"/>
        </w:rPr>
        <w:t>and</w:t>
      </w:r>
      <w:r w:rsidR="001022DC">
        <w:rPr>
          <w:rFonts w:ascii="Times New Roman" w:eastAsia="Times New Roman" w:hAnsi="Times New Roman" w:cs="Times New Roman"/>
        </w:rPr>
        <w:t xml:space="preserve"> coastal Washington harbor seals, with Salish Sea harbor seal foraging 0.3 trophic level</w:t>
      </w:r>
      <w:r w:rsidR="00772230">
        <w:rPr>
          <w:rFonts w:ascii="Times New Roman" w:eastAsia="Times New Roman" w:hAnsi="Times New Roman" w:cs="Times New Roman"/>
        </w:rPr>
        <w:t>s</w:t>
      </w:r>
      <w:r w:rsidR="001022DC">
        <w:rPr>
          <w:rFonts w:ascii="Times New Roman" w:eastAsia="Times New Roman" w:hAnsi="Times New Roman" w:cs="Times New Roman"/>
        </w:rPr>
        <w:t xml:space="preserve"> lower than their coastal Washington counterparts (Figures 5 &amp; 6). Our sampling prioritized creating a long-term dataset rather than a spatially exhaustive one and as a result the dataset is limited in its ability to discern smaller scale spatial patterns that are known to exist even between haul out sites (Wilson</w:t>
      </w:r>
      <w:r w:rsidR="00772230">
        <w:rPr>
          <w:rFonts w:ascii="Times New Roman" w:eastAsia="Times New Roman" w:hAnsi="Times New Roman" w:cs="Times New Roman"/>
        </w:rPr>
        <w:t xml:space="preserve"> et al. 2014</w:t>
      </w:r>
      <w:r w:rsidR="001022DC">
        <w:rPr>
          <w:rFonts w:ascii="Times New Roman" w:eastAsia="Times New Roman" w:hAnsi="Times New Roman" w:cs="Times New Roman"/>
        </w:rPr>
        <w:t>). Regardless of this limitation, o</w:t>
      </w:r>
      <w:r>
        <w:rPr>
          <w:rFonts w:ascii="Times New Roman" w:eastAsia="Times New Roman" w:hAnsi="Times New Roman" w:cs="Times New Roman"/>
        </w:rPr>
        <w:t xml:space="preserve">ur results show that </w:t>
      </w:r>
      <w:r w:rsidR="001022DC">
        <w:rPr>
          <w:rFonts w:ascii="Times New Roman" w:eastAsia="Times New Roman" w:hAnsi="Times New Roman" w:cs="Times New Roman"/>
        </w:rPr>
        <w:t xml:space="preserve">both long-term spatial </w:t>
      </w:r>
      <w:r>
        <w:rPr>
          <w:rFonts w:ascii="Times New Roman" w:eastAsia="Times New Roman" w:hAnsi="Times New Roman" w:cs="Times New Roman"/>
        </w:rPr>
        <w:t xml:space="preserve">specialization </w:t>
      </w:r>
      <w:r w:rsidR="001022DC">
        <w:rPr>
          <w:rFonts w:ascii="Times New Roman" w:eastAsia="Times New Roman" w:hAnsi="Times New Roman" w:cs="Times New Roman"/>
        </w:rPr>
        <w:t xml:space="preserve">and </w:t>
      </w:r>
      <w:r>
        <w:rPr>
          <w:rFonts w:ascii="Times New Roman" w:eastAsia="Times New Roman" w:hAnsi="Times New Roman" w:cs="Times New Roman"/>
        </w:rPr>
        <w:t xml:space="preserve">common long-term patterns in harbor seal </w:t>
      </w:r>
      <w:r w:rsidR="001022DC">
        <w:rPr>
          <w:rFonts w:ascii="Times New Roman" w:eastAsia="Times New Roman" w:hAnsi="Times New Roman" w:cs="Times New Roman"/>
        </w:rPr>
        <w:t>trophic ecology in response to</w:t>
      </w:r>
      <w:r>
        <w:rPr>
          <w:rFonts w:ascii="Times New Roman" w:eastAsia="Times New Roman" w:hAnsi="Times New Roman" w:cs="Times New Roman"/>
        </w:rPr>
        <w:t xml:space="preserve"> </w:t>
      </w:r>
      <w:r w:rsidR="00772230">
        <w:rPr>
          <w:rFonts w:ascii="Times New Roman" w:eastAsia="Times New Roman" w:hAnsi="Times New Roman" w:cs="Times New Roman"/>
        </w:rPr>
        <w:t>prey availability</w:t>
      </w:r>
      <w:r>
        <w:rPr>
          <w:rFonts w:ascii="Times New Roman" w:eastAsia="Times New Roman" w:hAnsi="Times New Roman" w:cs="Times New Roman"/>
        </w:rPr>
        <w:t xml:space="preserve"> and environmental conditions exist</w:t>
      </w:r>
      <w:r w:rsidR="001022DC">
        <w:rPr>
          <w:rFonts w:ascii="Times New Roman" w:eastAsia="Times New Roman" w:hAnsi="Times New Roman" w:cs="Times New Roman"/>
        </w:rPr>
        <w:t>s</w:t>
      </w:r>
      <w:r>
        <w:rPr>
          <w:rFonts w:ascii="Times New Roman" w:eastAsia="Times New Roman" w:hAnsi="Times New Roman" w:cs="Times New Roman"/>
        </w:rPr>
        <w:t xml:space="preserve"> within the region. </w:t>
      </w:r>
    </w:p>
    <w:p w14:paraId="0A06DB02" w14:textId="539DFA06"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w:t>
      </w:r>
      <w:ins w:id="353" w:author="Gordon Holtgrieve" w:date="2021-02-08T14:17:00Z">
        <w:r w:rsidR="003E7B7F">
          <w:rPr>
            <w:rFonts w:ascii="Times New Roman" w:eastAsia="Times New Roman" w:hAnsi="Times New Roman" w:cs="Times New Roman"/>
          </w:rPr>
          <w:t>,</w:t>
        </w:r>
      </w:ins>
      <w:r w:rsidR="00500DBC">
        <w:rPr>
          <w:rFonts w:ascii="Times New Roman" w:eastAsia="Times New Roman" w:hAnsi="Times New Roman" w:cs="Times New Roman"/>
        </w:rPr>
        <w:t xml:space="preserve"> which </w:t>
      </w:r>
      <w:del w:id="354" w:author="Gordon Holtgrieve" w:date="2021-02-08T14:17:00Z">
        <w:r w:rsidR="00500DBC" w:rsidDel="003E7B7F">
          <w:rPr>
            <w:rFonts w:ascii="Times New Roman" w:eastAsia="Times New Roman" w:hAnsi="Times New Roman" w:cs="Times New Roman"/>
          </w:rPr>
          <w:delText xml:space="preserve">very </w:delText>
        </w:r>
      </w:del>
      <w:ins w:id="355" w:author="Gordon Holtgrieve" w:date="2021-02-08T14:17:00Z">
        <w:r w:rsidR="003E7B7F">
          <w:rPr>
            <w:rFonts w:ascii="Times New Roman" w:eastAsia="Times New Roman" w:hAnsi="Times New Roman" w:cs="Times New Roman"/>
          </w:rPr>
          <w:t xml:space="preserve">vary </w:t>
        </w:r>
      </w:ins>
      <w:r w:rsidR="00500DBC">
        <w:rPr>
          <w:rFonts w:ascii="Times New Roman" w:eastAsia="Times New Roman" w:hAnsi="Times New Roman" w:cs="Times New Roman"/>
        </w:rPr>
        <w:t>in response to environmental conditions (</w:t>
      </w:r>
      <w:r w:rsidR="00827A90">
        <w:rPr>
          <w:rFonts w:ascii="Times New Roman" w:eastAsia="Times New Roman" w:hAnsi="Times New Roman" w:cs="Times New Roman"/>
        </w:rPr>
        <w:t>Sherwood et al. 2011,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Thus</w:t>
      </w:r>
      <w:ins w:id="356" w:author="Gordon Holtgrieve" w:date="2021-02-08T14:17:00Z">
        <w:r w:rsidR="003E7B7F">
          <w:rPr>
            <w:rFonts w:ascii="Times New Roman" w:eastAsia="Times New Roman" w:hAnsi="Times New Roman" w:cs="Times New Roman"/>
          </w:rPr>
          <w:t xml:space="preserve">, </w:t>
        </w:r>
      </w:ins>
      <w:del w:id="357" w:author="Gordon Holtgrieve" w:date="2021-02-08T14:17:00Z">
        <w:r w:rsidR="00500DBC" w:rsidDel="003E7B7F">
          <w:rPr>
            <w:rFonts w:ascii="Times New Roman" w:eastAsia="Times New Roman" w:hAnsi="Times New Roman" w:cs="Times New Roman"/>
          </w:rPr>
          <w:delText xml:space="preserve"> </w:delText>
        </w:r>
      </w:del>
      <w:r w:rsidR="00500DBC">
        <w:rPr>
          <w:rFonts w:ascii="Times New Roman" w:eastAsia="Times New Roman" w:hAnsi="Times New Roman" w:cs="Times New Roman"/>
        </w:rPr>
        <w:t xml:space="preserve">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ins w:id="358" w:author="Gordon Holtgrieve" w:date="2021-02-08T14:18:00Z">
        <w:r w:rsidR="003E7B7F">
          <w:rPr>
            <w:rFonts w:ascii="Times New Roman" w:eastAsia="Times New Roman" w:hAnsi="Times New Roman" w:cs="Times New Roman"/>
          </w:rPr>
          <w:t>[I would end here and move the next paragraph up in the Discussion, possibly even the first paragraph.]</w:t>
        </w:r>
      </w:ins>
    </w:p>
    <w:p w14:paraId="33D62A28" w14:textId="1E649888" w:rsidR="006C6FEE" w:rsidRDefault="001022DC" w:rsidP="002E08CC">
      <w:pPr>
        <w:spacing w:line="480" w:lineRule="auto"/>
        <w:rPr>
          <w:rFonts w:ascii="Times New Roman" w:hAnsi="Times New Roman" w:cs="Times New Roman"/>
        </w:rPr>
      </w:pPr>
      <w:r>
        <w:rPr>
          <w:rFonts w:ascii="Times New Roman" w:eastAsia="Times New Roman" w:hAnsi="Times New Roman" w:cs="Times New Roman"/>
        </w:rPr>
        <w:tab/>
      </w:r>
      <w:r w:rsidR="00833257">
        <w:rPr>
          <w:rFonts w:ascii="Times New Roman" w:eastAsia="Times New Roman" w:hAnsi="Times New Roman" w:cs="Times New Roman"/>
        </w:rPr>
        <w:t>Management of predators that consume threatened, economically important prey species such as harbor seals requires extensive management tradeoffs (</w:t>
      </w:r>
      <w:r w:rsidR="00D92EC9">
        <w:rPr>
          <w:rFonts w:ascii="Times New Roman" w:eastAsia="Times New Roman" w:hAnsi="Times New Roman" w:cs="Times New Roman"/>
        </w:rPr>
        <w:t>Marshall et al 2015</w:t>
      </w:r>
      <w:r w:rsidR="00833257">
        <w:rPr>
          <w:rFonts w:ascii="Times New Roman" w:eastAsia="Times New Roman" w:hAnsi="Times New Roman" w:cs="Times New Roman"/>
        </w:rPr>
        <w:t xml:space="preserve">). </w:t>
      </w:r>
      <w:r w:rsidR="00833257">
        <w:rPr>
          <w:rFonts w:ascii="Times New Roman" w:hAnsi="Times New Roman" w:cs="Times New Roman"/>
        </w:rPr>
        <w:t xml:space="preserve">Harbor seals demonstrate drastic variations in trophic ecology in response to location, prey availability, and ocean condition. </w:t>
      </w:r>
      <w:r w:rsidR="00833257">
        <w:rPr>
          <w:rFonts w:ascii="Times New Roman" w:eastAsia="Times New Roman" w:hAnsi="Times New Roman" w:cs="Times New Roman"/>
        </w:rPr>
        <w:t xml:space="preserve">Our results also show the response of trophic position (and assumed predation) </w:t>
      </w:r>
      <w:r w:rsidR="00833257">
        <w:rPr>
          <w:rFonts w:ascii="Times New Roman" w:eastAsia="Times New Roman" w:hAnsi="Times New Roman" w:cs="Times New Roman"/>
        </w:rPr>
        <w:lastRenderedPageBreak/>
        <w:t xml:space="preserve">change is often delayed on the order of 1-2 years in response to ecological conditions. </w:t>
      </w:r>
      <w:r w:rsidR="00833257">
        <w:rPr>
          <w:rFonts w:ascii="Times New Roman" w:hAnsi="Times New Roman" w:cs="Times New Roman"/>
        </w:rPr>
        <w:t>Currently, estimates of total biomass consumed that treats harbor seal predation pressure as static through time (</w:t>
      </w:r>
      <w:proofErr w:type="spellStart"/>
      <w:r w:rsidR="00833257">
        <w:rPr>
          <w:rFonts w:ascii="Times New Roman" w:hAnsi="Times New Roman" w:cs="Times New Roman"/>
        </w:rPr>
        <w:t>Chasco</w:t>
      </w:r>
      <w:proofErr w:type="spellEnd"/>
      <w:r w:rsidR="00833257">
        <w:rPr>
          <w:rFonts w:ascii="Times New Roman" w:hAnsi="Times New Roman" w:cs="Times New Roman"/>
        </w:rPr>
        <w:t xml:space="preserve"> et al.</w:t>
      </w:r>
      <w:r w:rsidR="00D92EC9">
        <w:rPr>
          <w:rFonts w:ascii="Times New Roman" w:hAnsi="Times New Roman" w:cs="Times New Roman"/>
        </w:rPr>
        <w:t xml:space="preserve"> 2015</w:t>
      </w:r>
      <w:r w:rsidR="00833257">
        <w:rPr>
          <w:rFonts w:ascii="Times New Roman" w:hAnsi="Times New Roman" w:cs="Times New Roman"/>
        </w:rPr>
        <w:t>). Based on our results and others (</w:t>
      </w:r>
      <w:r w:rsidR="00D92EC9">
        <w:rPr>
          <w:rFonts w:ascii="Times New Roman" w:eastAsia="Times New Roman" w:hAnsi="Times New Roman" w:cs="Times New Roman"/>
        </w:rPr>
        <w:t>Wilson et al. 2014, Lance et al. 2012</w:t>
      </w:r>
      <w:r w:rsidR="00833257">
        <w:rPr>
          <w:rFonts w:ascii="Times New Roman" w:hAnsi="Times New Roman" w:cs="Times New Roman"/>
        </w:rPr>
        <w:t xml:space="preserve">) this is likely inaccurate as seasonality, spatial location and individual behavior impact harbor seal predation. This variability if foraging ecology should be carefully considered when assessing tradeoffs of harbor seal management decisions </w:t>
      </w:r>
      <w:r w:rsidR="007B0E15">
        <w:rPr>
          <w:rFonts w:ascii="Times New Roman" w:hAnsi="Times New Roman" w:cs="Times New Roman"/>
        </w:rPr>
        <w:t>to ensure realized expectations for stakeholders</w:t>
      </w:r>
      <w:r w:rsidR="00833257">
        <w:rPr>
          <w:rFonts w:ascii="Times New Roman" w:hAnsi="Times New Roman" w:cs="Times New Roman"/>
        </w:rPr>
        <w:t xml:space="preserve">. Spatially distinct management strategies that are frequently reevaluated will likely be important strategies for managing harbor seal prey considering their dynamic foraging strategies. </w:t>
      </w:r>
    </w:p>
    <w:p w14:paraId="6BFCAC9E" w14:textId="77777777" w:rsidR="008C63D1" w:rsidDel="0091671B" w:rsidRDefault="008C63D1">
      <w:pPr>
        <w:rPr>
          <w:del w:id="359" w:author="Megan Feddern" w:date="2021-02-12T15:56:00Z"/>
          <w:rFonts w:ascii="Times New Roman" w:hAnsi="Times New Roman" w:cs="Times New Roman"/>
          <w:b/>
        </w:rPr>
      </w:pPr>
      <w:r>
        <w:rPr>
          <w:rFonts w:ascii="Times New Roman" w:hAnsi="Times New Roman" w:cs="Times New Roman"/>
          <w:b/>
        </w:rPr>
        <w:br w:type="page"/>
      </w:r>
    </w:p>
    <w:p w14:paraId="42788115" w14:textId="77777777" w:rsidR="008C63D1" w:rsidRDefault="008C63D1">
      <w:pPr>
        <w:rPr>
          <w:rFonts w:ascii="Times New Roman" w:hAnsi="Times New Roman" w:cs="Times New Roman"/>
          <w:b/>
        </w:rPr>
      </w:pPr>
      <w:r w:rsidRPr="008C63D1">
        <w:rPr>
          <w:rFonts w:ascii="Times New Roman" w:hAnsi="Times New Roman" w:cs="Times New Roman"/>
          <w:b/>
        </w:rPr>
        <w:t>Acknowledgements</w:t>
      </w:r>
    </w:p>
    <w:p w14:paraId="23FCE3AA" w14:textId="7C4B5445" w:rsidR="008C63D1" w:rsidRPr="008C63D1" w:rsidRDefault="008C63D1" w:rsidP="008C63D1">
      <w:pPr>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w:t>
      </w:r>
      <w:ins w:id="360" w:author="Gordon Holtgrieve" w:date="2021-02-08T12:48:00Z">
        <w:r w:rsidR="009F4B98">
          <w:rPr>
            <w:rFonts w:ascii="Times New Roman" w:hAnsi="Times New Roman" w:cs="Times New Roman"/>
          </w:rPr>
          <w:t xml:space="preserve"> (UW)</w:t>
        </w:r>
      </w:ins>
      <w:r w:rsidRPr="008C63D1">
        <w:rPr>
          <w:rFonts w:ascii="Times New Roman" w:hAnsi="Times New Roman" w:cs="Times New Roman"/>
        </w:rPr>
        <w:t xml:space="preserve">, pursuant to National Oceanic and Atmospheric Administration Award No. NA18OAR4170095 and NA19OAR4170360. This publication is </w:t>
      </w:r>
      <w:commentRangeStart w:id="361"/>
      <w:ins w:id="362" w:author="Gordon Holtgrieve" w:date="2021-02-08T12:45:00Z">
        <w:r w:rsidR="006A00AE" w:rsidRPr="008C63D1">
          <w:rPr>
            <w:rFonts w:ascii="Times New Roman" w:hAnsi="Times New Roman" w:cs="Times New Roman"/>
          </w:rPr>
          <w:t>Contribution No. 2020-1116</w:t>
        </w:r>
        <w:r w:rsidR="006A00AE">
          <w:rPr>
            <w:rFonts w:ascii="Times New Roman" w:hAnsi="Times New Roman" w:cs="Times New Roman"/>
          </w:rPr>
          <w:t xml:space="preserve"> </w:t>
        </w:r>
      </w:ins>
      <w:commentRangeEnd w:id="361"/>
      <w:ins w:id="363" w:author="Gordon Holtgrieve" w:date="2021-02-08T12:46:00Z">
        <w:r w:rsidR="003040E6">
          <w:rPr>
            <w:rStyle w:val="CommentReference"/>
          </w:rPr>
          <w:commentReference w:id="361"/>
        </w:r>
      </w:ins>
      <w:ins w:id="364" w:author="Gordon Holtgrieve" w:date="2021-02-08T12:45:00Z">
        <w:r w:rsidR="006A00AE">
          <w:rPr>
            <w:rFonts w:ascii="Times New Roman" w:hAnsi="Times New Roman" w:cs="Times New Roman"/>
          </w:rPr>
          <w:t xml:space="preserve">with </w:t>
        </w:r>
      </w:ins>
      <w:del w:id="365" w:author="Gordon Holtgrieve" w:date="2021-02-08T12:45:00Z">
        <w:r w:rsidRPr="008C63D1" w:rsidDel="006A00AE">
          <w:rPr>
            <w:rFonts w:ascii="Times New Roman" w:hAnsi="Times New Roman" w:cs="Times New Roman"/>
          </w:rPr>
          <w:delText>partially funded</w:delText>
        </w:r>
      </w:del>
      <w:ins w:id="366" w:author="Gordon Holtgrieve" w:date="2021-02-08T12:45:00Z">
        <w:r w:rsidR="006A00AE">
          <w:rPr>
            <w:rFonts w:ascii="Times New Roman" w:hAnsi="Times New Roman" w:cs="Times New Roman"/>
          </w:rPr>
          <w:t>additional funding</w:t>
        </w:r>
      </w:ins>
      <w:r w:rsidRPr="008C63D1">
        <w:rPr>
          <w:rFonts w:ascii="Times New Roman" w:hAnsi="Times New Roman" w:cs="Times New Roman"/>
        </w:rPr>
        <w:t xml:space="preserve"> by </w:t>
      </w:r>
      <w:ins w:id="367" w:author="Gordon Holtgrieve" w:date="2021-02-08T12:46:00Z">
        <w:r w:rsidR="006A00AE">
          <w:rPr>
            <w:rFonts w:ascii="Times New Roman" w:hAnsi="Times New Roman" w:cs="Times New Roman"/>
          </w:rPr>
          <w:t xml:space="preserve">the </w:t>
        </w:r>
      </w:ins>
      <w:ins w:id="368" w:author="Gordon Holtgrieve" w:date="2021-02-08T12:45:00Z">
        <w:r w:rsidR="006A00AE" w:rsidRPr="008C63D1">
          <w:rPr>
            <w:rFonts w:ascii="Times New Roman" w:hAnsi="Times New Roman" w:cs="Times New Roman"/>
          </w:rPr>
          <w:t>Northwest Fisheries Science Center</w:t>
        </w:r>
      </w:ins>
      <w:ins w:id="369" w:author="Gordon Holtgrieve" w:date="2021-02-08T12:46:00Z">
        <w:r w:rsidR="006A00AE">
          <w:rPr>
            <w:rFonts w:ascii="Times New Roman" w:hAnsi="Times New Roman" w:cs="Times New Roman"/>
          </w:rPr>
          <w:t xml:space="preserve"> via</w:t>
        </w:r>
      </w:ins>
      <w:ins w:id="370" w:author="Gordon Holtgrieve" w:date="2021-02-08T12:45:00Z">
        <w:r w:rsidR="006A00AE" w:rsidRPr="008C63D1">
          <w:rPr>
            <w:rFonts w:ascii="Times New Roman" w:hAnsi="Times New Roman" w:cs="Times New Roman"/>
          </w:rPr>
          <w:t xml:space="preserve"> </w:t>
        </w:r>
      </w:ins>
      <w:r w:rsidRPr="008C63D1">
        <w:rPr>
          <w:rFonts w:ascii="Times New Roman" w:hAnsi="Times New Roman" w:cs="Times New Roman"/>
        </w:rPr>
        <w:t>the Joint Institute for the Study of the Atmosphere and Ocean (JISAO) under NOAA Cooperative Agreement NA15OAR4320063</w:t>
      </w:r>
      <w:del w:id="371" w:author="Gordon Holtgrieve" w:date="2021-02-08T12:45:00Z">
        <w:r w:rsidRPr="008C63D1" w:rsidDel="006A00AE">
          <w:rPr>
            <w:rFonts w:ascii="Times New Roman" w:hAnsi="Times New Roman" w:cs="Times New Roman"/>
          </w:rPr>
          <w:delText>, Contribution No. 2020-1116</w:delText>
        </w:r>
      </w:del>
      <w:r w:rsidRPr="008C63D1">
        <w:rPr>
          <w:rFonts w:ascii="Times New Roman" w:hAnsi="Times New Roman" w:cs="Times New Roman"/>
        </w:rPr>
        <w:t xml:space="preserve">. </w:t>
      </w:r>
      <w:ins w:id="372" w:author="Gordon Holtgrieve" w:date="2021-02-08T12:47:00Z">
        <w:r w:rsidR="00BD1B54">
          <w:rPr>
            <w:rFonts w:ascii="Times New Roman" w:hAnsi="Times New Roman" w:cs="Times New Roman"/>
          </w:rPr>
          <w:t>The H</w:t>
        </w:r>
      </w:ins>
      <w:ins w:id="373" w:author="Gordon Holtgrieve" w:date="2021-02-08T12:48:00Z">
        <w:r w:rsidR="00BD1B54">
          <w:rPr>
            <w:rFonts w:ascii="Times New Roman" w:hAnsi="Times New Roman" w:cs="Times New Roman"/>
          </w:rPr>
          <w:t xml:space="preserve">. Mason Keeler Endowed Professorship </w:t>
        </w:r>
        <w:r w:rsidR="009F4B98">
          <w:rPr>
            <w:rFonts w:ascii="Times New Roman" w:hAnsi="Times New Roman" w:cs="Times New Roman"/>
          </w:rPr>
          <w:t>in the UW Scho</w:t>
        </w:r>
      </w:ins>
      <w:ins w:id="374" w:author="Gordon Holtgrieve" w:date="2021-02-08T12:49:00Z">
        <w:r w:rsidR="009F4B98">
          <w:rPr>
            <w:rFonts w:ascii="Times New Roman" w:hAnsi="Times New Roman" w:cs="Times New Roman"/>
          </w:rPr>
          <w:t xml:space="preserve">ol of Aquatic and Fishery Sciences </w:t>
        </w:r>
      </w:ins>
      <w:ins w:id="375" w:author="Gordon Holtgrieve" w:date="2021-02-08T12:48:00Z">
        <w:r w:rsidR="00BD1B54">
          <w:rPr>
            <w:rFonts w:ascii="Times New Roman" w:hAnsi="Times New Roman" w:cs="Times New Roman"/>
          </w:rPr>
          <w:t xml:space="preserve">provided additional </w:t>
        </w:r>
      </w:ins>
      <w:ins w:id="376" w:author="Gordon Holtgrieve" w:date="2021-02-08T12:47:00Z">
        <w:r w:rsidR="00BD1B54">
          <w:rPr>
            <w:rFonts w:ascii="Times New Roman" w:hAnsi="Times New Roman" w:cs="Times New Roman"/>
          </w:rPr>
          <w:t>support to Holtgrieve</w:t>
        </w:r>
      </w:ins>
      <w:ins w:id="377" w:author="Gordon Holtgrieve" w:date="2021-02-08T12:48:00Z">
        <w:r w:rsidR="00BD1B54">
          <w:rPr>
            <w:rFonts w:ascii="Times New Roman" w:hAnsi="Times New Roman" w:cs="Times New Roman"/>
          </w:rPr>
          <w:t>.</w:t>
        </w:r>
      </w:ins>
      <w:ins w:id="378" w:author="Gordon Holtgrieve" w:date="2021-02-08T12:47:00Z">
        <w:r w:rsidR="00BD1B54">
          <w:rPr>
            <w:rFonts w:ascii="Times New Roman" w:hAnsi="Times New Roman" w:cs="Times New Roman"/>
          </w:rPr>
          <w:t xml:space="preserve"> </w:t>
        </w:r>
      </w:ins>
      <w:del w:id="379" w:author="Gordon Holtgrieve" w:date="2021-02-08T12:46:00Z">
        <w:r w:rsidRPr="008C63D1" w:rsidDel="006A00AE">
          <w:rPr>
            <w:rFonts w:ascii="Times New Roman" w:hAnsi="Times New Roman" w:cs="Times New Roman"/>
          </w:rPr>
          <w:delText>Additional funding was provided by an internal grant from the</w:delText>
        </w:r>
      </w:del>
      <w:del w:id="380" w:author="Gordon Holtgrieve" w:date="2021-02-08T12:45:00Z">
        <w:r w:rsidRPr="008C63D1" w:rsidDel="006A00AE">
          <w:rPr>
            <w:rFonts w:ascii="Times New Roman" w:hAnsi="Times New Roman" w:cs="Times New Roman"/>
          </w:rPr>
          <w:delText xml:space="preserve"> Northwest Fisheries Science Center</w:delText>
        </w:r>
      </w:del>
      <w:del w:id="381" w:author="Gordon Holtgrieve" w:date="2021-02-08T12:46:00Z">
        <w:r w:rsidRPr="008C63D1" w:rsidDel="006A00AE">
          <w:rPr>
            <w:rFonts w:ascii="Times New Roman" w:hAnsi="Times New Roman" w:cs="Times New Roman"/>
          </w:rPr>
          <w:delText xml:space="preserve">. </w:delText>
        </w:r>
      </w:del>
      <w:r w:rsidRPr="008C63D1">
        <w:rPr>
          <w:rFonts w:ascii="Times New Roman" w:hAnsi="Times New Roman" w:cs="Times New Roman"/>
        </w:rPr>
        <w:t xml:space="preserve">The views expressed herein are those of the authors and do not necessarily reflect the views of NOAA or any of its sub-agencies. </w:t>
      </w:r>
    </w:p>
    <w:p w14:paraId="0908ED04" w14:textId="697B83B4" w:rsidR="008C63D1" w:rsidRPr="008C63D1" w:rsidRDefault="008C63D1">
      <w:pPr>
        <w:rPr>
          <w:rFonts w:ascii="Times New Roman" w:hAnsi="Times New Roman" w:cs="Times New Roman"/>
          <w:b/>
        </w:rPr>
      </w:pPr>
      <w:r w:rsidRPr="008C63D1">
        <w:rPr>
          <w:rFonts w:ascii="Times New Roman" w:hAnsi="Times New Roman" w:cs="Times New Roman"/>
          <w:b/>
        </w:rPr>
        <w:br w:type="page"/>
      </w:r>
    </w:p>
    <w:p w14:paraId="143C65FC" w14:textId="5A608C2E" w:rsidR="008C63D1" w:rsidRDefault="008C63D1" w:rsidP="002E08CC">
      <w:pPr>
        <w:spacing w:line="480" w:lineRule="auto"/>
        <w:rPr>
          <w:rFonts w:ascii="Times New Roman" w:hAnsi="Times New Roman" w:cs="Times New Roman"/>
          <w:b/>
        </w:rPr>
      </w:pPr>
      <w:r>
        <w:rPr>
          <w:rFonts w:ascii="Times New Roman" w:hAnsi="Times New Roman" w:cs="Times New Roman"/>
          <w:b/>
        </w:rPr>
        <w:lastRenderedPageBreak/>
        <w:t>References</w:t>
      </w:r>
    </w:p>
    <w:p w14:paraId="081BD45B" w14:textId="77777777" w:rsidR="008C63D1" w:rsidRDefault="008C63D1">
      <w:pPr>
        <w:spacing w:line="480" w:lineRule="auto"/>
        <w:rPr>
          <w:rFonts w:ascii="Times New Roman" w:hAnsi="Times New Roman" w:cs="Times New Roman"/>
        </w:rPr>
        <w:pPrChange w:id="382" w:author="Megan Feddern" w:date="2021-02-12T15:47:00Z">
          <w:pPr>
            <w:spacing w:line="360" w:lineRule="auto"/>
          </w:pPr>
        </w:pPrChange>
      </w:pPr>
      <w:r w:rsidRPr="00C822E0">
        <w:rPr>
          <w:rFonts w:ascii="Times New Roman" w:hAnsi="Times New Roman" w:cs="Times New Roman"/>
        </w:rPr>
        <w:t xml:space="preserve">Barton L., </w:t>
      </w:r>
      <w:proofErr w:type="spellStart"/>
      <w:r w:rsidRPr="00C822E0">
        <w:rPr>
          <w:rFonts w:ascii="Times New Roman" w:hAnsi="Times New Roman" w:cs="Times New Roman"/>
        </w:rPr>
        <w:t>Wespestad</w:t>
      </w:r>
      <w:proofErr w:type="spellEnd"/>
      <w:r w:rsidRPr="00C822E0">
        <w:rPr>
          <w:rFonts w:ascii="Times New Roman" w:hAnsi="Times New Roman" w:cs="Times New Roman"/>
        </w:rPr>
        <w:t xml:space="preserve"> V. 1980. Distribution, biology and stock assessment of western Alaska’s </w:t>
      </w:r>
      <w:r>
        <w:rPr>
          <w:rFonts w:ascii="Times New Roman" w:hAnsi="Times New Roman" w:cs="Times New Roman"/>
        </w:rPr>
        <w:tab/>
      </w:r>
      <w:r w:rsidRPr="00C822E0">
        <w:rPr>
          <w:rFonts w:ascii="Times New Roman" w:hAnsi="Times New Roman" w:cs="Times New Roman"/>
        </w:rPr>
        <w:t xml:space="preserve">herring stocks. In: Proceedings Alaska Herring Symposium. University of Alaska Sea </w:t>
      </w:r>
      <w:r>
        <w:rPr>
          <w:rFonts w:ascii="Times New Roman" w:hAnsi="Times New Roman" w:cs="Times New Roman"/>
        </w:rPr>
        <w:tab/>
      </w:r>
      <w:r w:rsidRPr="00C822E0">
        <w:rPr>
          <w:rFonts w:ascii="Times New Roman" w:hAnsi="Times New Roman" w:cs="Times New Roman"/>
        </w:rPr>
        <w:t>Grant Report 4, pp. 27–53</w:t>
      </w:r>
    </w:p>
    <w:p w14:paraId="2EAE49AD" w14:textId="77777777" w:rsidR="008C63D1" w:rsidRDefault="008C63D1">
      <w:pPr>
        <w:spacing w:line="480" w:lineRule="auto"/>
        <w:rPr>
          <w:rFonts w:ascii="Times New Roman" w:hAnsi="Times New Roman" w:cs="Times New Roman"/>
        </w:rPr>
        <w:pPrChange w:id="383" w:author="Megan Feddern" w:date="2021-02-12T15:47:00Z">
          <w:pPr>
            <w:spacing w:line="360" w:lineRule="auto"/>
          </w:pPr>
        </w:pPrChange>
      </w:pPr>
      <w:r w:rsidRPr="00A61531">
        <w:rPr>
          <w:rFonts w:ascii="Times New Roman" w:hAnsi="Times New Roman" w:cs="Times New Roman"/>
        </w:rPr>
        <w:t xml:space="preserve">Bopp L., </w:t>
      </w:r>
      <w:proofErr w:type="spellStart"/>
      <w:r w:rsidRPr="00A61531">
        <w:rPr>
          <w:rFonts w:ascii="Times New Roman" w:hAnsi="Times New Roman" w:cs="Times New Roman"/>
        </w:rPr>
        <w:t>Resplandy</w:t>
      </w:r>
      <w:proofErr w:type="spellEnd"/>
      <w:r w:rsidRPr="00A61531">
        <w:rPr>
          <w:rFonts w:ascii="Times New Roman" w:hAnsi="Times New Roman" w:cs="Times New Roman"/>
        </w:rPr>
        <w:t xml:space="preserve"> L., Orr J.C., </w:t>
      </w:r>
      <w:proofErr w:type="spellStart"/>
      <w:r w:rsidRPr="00A61531">
        <w:rPr>
          <w:rFonts w:ascii="Times New Roman" w:hAnsi="Times New Roman" w:cs="Times New Roman"/>
        </w:rPr>
        <w:t>Doney</w:t>
      </w:r>
      <w:proofErr w:type="spellEnd"/>
      <w:r w:rsidRPr="00A61531">
        <w:rPr>
          <w:rFonts w:ascii="Times New Roman" w:hAnsi="Times New Roman" w:cs="Times New Roman"/>
        </w:rPr>
        <w:t xml:space="preserve"> S.C., Dunne J.P., </w:t>
      </w:r>
      <w:proofErr w:type="spellStart"/>
      <w:r w:rsidRPr="00A61531">
        <w:rPr>
          <w:rFonts w:ascii="Times New Roman" w:hAnsi="Times New Roman" w:cs="Times New Roman"/>
        </w:rPr>
        <w:t>Gehlen</w:t>
      </w:r>
      <w:proofErr w:type="spellEnd"/>
      <w:r w:rsidRPr="00A61531">
        <w:rPr>
          <w:rFonts w:ascii="Times New Roman" w:hAnsi="Times New Roman" w:cs="Times New Roman"/>
        </w:rPr>
        <w:t xml:space="preserve"> M., Halloran P., Heinze C., </w:t>
      </w:r>
      <w:r>
        <w:rPr>
          <w:rFonts w:ascii="Times New Roman" w:hAnsi="Times New Roman" w:cs="Times New Roman"/>
        </w:rPr>
        <w:tab/>
      </w:r>
      <w:proofErr w:type="spellStart"/>
      <w:r w:rsidRPr="00A61531">
        <w:rPr>
          <w:rFonts w:ascii="Times New Roman" w:hAnsi="Times New Roman" w:cs="Times New Roman"/>
        </w:rPr>
        <w:t>Ilyina</w:t>
      </w:r>
      <w:proofErr w:type="spellEnd"/>
      <w:r w:rsidRPr="00A61531">
        <w:rPr>
          <w:rFonts w:ascii="Times New Roman" w:hAnsi="Times New Roman" w:cs="Times New Roman"/>
        </w:rPr>
        <w:t xml:space="preserve"> T., </w:t>
      </w:r>
      <w:proofErr w:type="spellStart"/>
      <w:r w:rsidRPr="00A61531">
        <w:rPr>
          <w:rFonts w:ascii="Times New Roman" w:hAnsi="Times New Roman" w:cs="Times New Roman"/>
        </w:rPr>
        <w:t>S</w:t>
      </w:r>
      <w:r w:rsidRPr="00A61531">
        <w:rPr>
          <w:rStyle w:val="name"/>
          <w:rFonts w:ascii="Times New Roman" w:hAnsi="Times New Roman" w:cs="Times New Roman"/>
          <w:bCs/>
          <w:color w:val="000000" w:themeColor="text1"/>
        </w:rPr>
        <w:t>éférian</w:t>
      </w:r>
      <w:proofErr w:type="spellEnd"/>
      <w:r w:rsidRPr="00A61531">
        <w:rPr>
          <w:rStyle w:val="name"/>
          <w:rFonts w:ascii="Times New Roman" w:hAnsi="Times New Roman" w:cs="Times New Roman"/>
          <w:bCs/>
          <w:color w:val="000000" w:themeColor="text1"/>
        </w:rPr>
        <w:t xml:space="preserve"> R., </w:t>
      </w:r>
      <w:proofErr w:type="spellStart"/>
      <w:r w:rsidRPr="00A61531">
        <w:rPr>
          <w:rStyle w:val="name"/>
          <w:rFonts w:ascii="Times New Roman" w:hAnsi="Times New Roman" w:cs="Times New Roman"/>
          <w:bCs/>
          <w:color w:val="000000" w:themeColor="text1"/>
        </w:rPr>
        <w:t>Tjiputra</w:t>
      </w:r>
      <w:proofErr w:type="spellEnd"/>
      <w:r w:rsidRPr="00A61531">
        <w:rPr>
          <w:rStyle w:val="name"/>
          <w:rFonts w:ascii="Times New Roman" w:hAnsi="Times New Roman" w:cs="Times New Roman"/>
          <w:bCs/>
          <w:color w:val="000000" w:themeColor="text1"/>
        </w:rPr>
        <w:t xml:space="preserve"> J., </w:t>
      </w:r>
      <w:proofErr w:type="spellStart"/>
      <w:r w:rsidRPr="00A61531">
        <w:rPr>
          <w:rStyle w:val="name"/>
          <w:rFonts w:ascii="Times New Roman" w:hAnsi="Times New Roman" w:cs="Times New Roman"/>
          <w:bCs/>
          <w:color w:val="000000" w:themeColor="text1"/>
        </w:rPr>
        <w:t>Vichi</w:t>
      </w:r>
      <w:proofErr w:type="spellEnd"/>
      <w:r w:rsidRPr="00A61531">
        <w:rPr>
          <w:rStyle w:val="name"/>
          <w:rFonts w:ascii="Times New Roman" w:hAnsi="Times New Roman" w:cs="Times New Roman"/>
          <w:bCs/>
          <w:color w:val="000000" w:themeColor="text1"/>
        </w:rPr>
        <w:t xml:space="preserve"> M. 2013</w:t>
      </w:r>
      <w:r w:rsidRPr="00A61531">
        <w:rPr>
          <w:rFonts w:ascii="Times New Roman" w:hAnsi="Times New Roman" w:cs="Times New Roman"/>
        </w:rPr>
        <w:t>.</w:t>
      </w:r>
      <w:r w:rsidRPr="00A61531">
        <w:rPr>
          <w:rFonts w:ascii="Times New Roman" w:hAnsi="Times New Roman" w:cs="Times New Roman"/>
          <w:i/>
        </w:rPr>
        <w:t xml:space="preserve"> </w:t>
      </w:r>
      <w:r w:rsidRPr="00A61531">
        <w:rPr>
          <w:rFonts w:ascii="Times New Roman" w:hAnsi="Times New Roman" w:cs="Times New Roman"/>
        </w:rPr>
        <w:t xml:space="preserve">Multiple stressors of ocean ecosystems </w:t>
      </w:r>
      <w:r>
        <w:rPr>
          <w:rFonts w:ascii="Times New Roman" w:hAnsi="Times New Roman" w:cs="Times New Roman"/>
        </w:rPr>
        <w:tab/>
      </w:r>
      <w:r w:rsidRPr="00A61531">
        <w:rPr>
          <w:rFonts w:ascii="Times New Roman" w:hAnsi="Times New Roman" w:cs="Times New Roman"/>
        </w:rPr>
        <w:t xml:space="preserve">in the 21sst century: projections with CMIP5 models. </w:t>
      </w:r>
      <w:proofErr w:type="spellStart"/>
      <w:r w:rsidRPr="00A61531">
        <w:rPr>
          <w:rFonts w:ascii="Times New Roman" w:hAnsi="Times New Roman" w:cs="Times New Roman"/>
          <w:i/>
        </w:rPr>
        <w:t>Biogeoscinces</w:t>
      </w:r>
      <w:proofErr w:type="spellEnd"/>
      <w:r w:rsidRPr="00A61531">
        <w:rPr>
          <w:rFonts w:ascii="Times New Roman" w:hAnsi="Times New Roman" w:cs="Times New Roman"/>
        </w:rPr>
        <w:t xml:space="preserve"> </w:t>
      </w:r>
      <w:r w:rsidRPr="00A61531">
        <w:rPr>
          <w:rFonts w:ascii="Times New Roman" w:hAnsi="Times New Roman" w:cs="Times New Roman"/>
          <w:b/>
        </w:rPr>
        <w:t>10</w:t>
      </w:r>
      <w:r w:rsidRPr="00A61531">
        <w:rPr>
          <w:rFonts w:ascii="Times New Roman" w:hAnsi="Times New Roman" w:cs="Times New Roman"/>
        </w:rPr>
        <w:t>, 6225-6245.</w:t>
      </w:r>
    </w:p>
    <w:p w14:paraId="6F4D488A" w14:textId="77777777" w:rsidR="008C63D1" w:rsidRDefault="008C63D1">
      <w:pPr>
        <w:spacing w:line="480" w:lineRule="auto"/>
        <w:rPr>
          <w:rFonts w:ascii="Times New Roman" w:hAnsi="Times New Roman" w:cs="Times New Roman"/>
        </w:rPr>
        <w:pPrChange w:id="384" w:author="Megan Feddern" w:date="2021-02-12T15:47:00Z">
          <w:pPr>
            <w:spacing w:line="360" w:lineRule="auto"/>
          </w:pPr>
        </w:pPrChange>
      </w:pPr>
      <w:proofErr w:type="spellStart"/>
      <w:r>
        <w:rPr>
          <w:rFonts w:ascii="Times New Roman" w:hAnsi="Times New Roman" w:cs="Times New Roman"/>
        </w:rPr>
        <w:t>Bjorkland</w:t>
      </w:r>
      <w:proofErr w:type="spellEnd"/>
      <w:r>
        <w:rPr>
          <w:rFonts w:ascii="Times New Roman" w:hAnsi="Times New Roman" w:cs="Times New Roman"/>
        </w:rPr>
        <w:t xml:space="preserve"> R.H., Pearson S.F., Jeffries S.J., Lance M.M., Acevedo-</w:t>
      </w:r>
      <w:proofErr w:type="spellStart"/>
      <w:r>
        <w:rPr>
          <w:rFonts w:ascii="Times New Roman" w:hAnsi="Times New Roman" w:cs="Times New Roman"/>
        </w:rPr>
        <w:t>Guitiérrez</w:t>
      </w:r>
      <w:proofErr w:type="spellEnd"/>
      <w:r>
        <w:rPr>
          <w:rFonts w:ascii="Times New Roman" w:hAnsi="Times New Roman" w:cs="Times New Roman"/>
        </w:rPr>
        <w:t xml:space="preserve"> A., Ward E.J. 2015. </w:t>
      </w:r>
      <w:r>
        <w:rPr>
          <w:rFonts w:ascii="Times New Roman" w:hAnsi="Times New Roman" w:cs="Times New Roman"/>
        </w:rPr>
        <w:tab/>
        <w:t xml:space="preserve">Stable isotope mixing models elucidate sex and size effects on the diet of a generalist </w:t>
      </w:r>
      <w:r>
        <w:rPr>
          <w:rFonts w:ascii="Times New Roman" w:hAnsi="Times New Roman" w:cs="Times New Roman"/>
        </w:rPr>
        <w:tab/>
        <w:t xml:space="preserve">marine predator.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526</w:t>
      </w:r>
      <w:r>
        <w:rPr>
          <w:rFonts w:ascii="Times New Roman" w:hAnsi="Times New Roman" w:cs="Times New Roman"/>
        </w:rPr>
        <w:t>, 213-225.</w:t>
      </w:r>
    </w:p>
    <w:p w14:paraId="02E4B60C" w14:textId="77777777" w:rsidR="008C63D1" w:rsidRDefault="008C63D1">
      <w:pPr>
        <w:spacing w:line="480" w:lineRule="auto"/>
        <w:rPr>
          <w:rFonts w:ascii="Times New Roman" w:hAnsi="Times New Roman" w:cs="Times New Roman"/>
        </w:rPr>
        <w:pPrChange w:id="385" w:author="Megan Feddern" w:date="2021-02-12T15:47:00Z">
          <w:pPr>
            <w:spacing w:line="360" w:lineRule="auto"/>
          </w:pPr>
        </w:pPrChange>
      </w:pPr>
      <w:r>
        <w:rPr>
          <w:rFonts w:ascii="Times New Roman" w:hAnsi="Times New Roman" w:cs="Times New Roman"/>
        </w:rPr>
        <w:t xml:space="preserve">Bowen W.D., </w:t>
      </w:r>
      <w:proofErr w:type="spellStart"/>
      <w:r>
        <w:rPr>
          <w:rFonts w:ascii="Times New Roman" w:hAnsi="Times New Roman" w:cs="Times New Roman"/>
        </w:rPr>
        <w:t>Lidgard</w:t>
      </w:r>
      <w:proofErr w:type="spellEnd"/>
      <w:r>
        <w:rPr>
          <w:rFonts w:ascii="Times New Roman" w:hAnsi="Times New Roman" w:cs="Times New Roman"/>
        </w:rPr>
        <w:t xml:space="preserve"> D. 2012. Marine mammal culling programs: review of effects on predator </w:t>
      </w:r>
      <w:r>
        <w:rPr>
          <w:rFonts w:ascii="Times New Roman" w:hAnsi="Times New Roman" w:cs="Times New Roman"/>
        </w:rPr>
        <w:tab/>
        <w:t xml:space="preserve">and prey populations. </w:t>
      </w:r>
      <w:r>
        <w:rPr>
          <w:rFonts w:ascii="Times New Roman" w:hAnsi="Times New Roman" w:cs="Times New Roman"/>
          <w:i/>
          <w:iCs/>
        </w:rPr>
        <w:t xml:space="preserve">Mammal Review </w:t>
      </w:r>
      <w:r>
        <w:rPr>
          <w:rFonts w:ascii="Times New Roman" w:hAnsi="Times New Roman" w:cs="Times New Roman"/>
          <w:b/>
          <w:bCs/>
        </w:rPr>
        <w:t>43</w:t>
      </w:r>
      <w:r>
        <w:rPr>
          <w:rFonts w:ascii="Times New Roman" w:hAnsi="Times New Roman" w:cs="Times New Roman"/>
        </w:rPr>
        <w:t>, 207-220.</w:t>
      </w:r>
    </w:p>
    <w:p w14:paraId="1B288AA8" w14:textId="77777777" w:rsidR="008C63D1" w:rsidRDefault="008C63D1">
      <w:pPr>
        <w:spacing w:line="480" w:lineRule="auto"/>
        <w:rPr>
          <w:rFonts w:ascii="Times New Roman" w:hAnsi="Times New Roman" w:cs="Times New Roman"/>
        </w:rPr>
        <w:pPrChange w:id="386" w:author="Megan Feddern" w:date="2021-02-12T15:47:00Z">
          <w:pPr>
            <w:spacing w:line="360" w:lineRule="auto"/>
          </w:pPr>
        </w:pPrChange>
      </w:pPr>
      <w:r w:rsidRPr="006A0B6E">
        <w:rPr>
          <w:rFonts w:ascii="Times New Roman" w:hAnsi="Times New Roman" w:cs="Times New Roman"/>
        </w:rPr>
        <w:t xml:space="preserve">Carpenter S.R., </w:t>
      </w:r>
      <w:proofErr w:type="spellStart"/>
      <w:r w:rsidRPr="006A0B6E">
        <w:rPr>
          <w:rFonts w:ascii="Times New Roman" w:hAnsi="Times New Roman" w:cs="Times New Roman"/>
        </w:rPr>
        <w:t>Kitchell</w:t>
      </w:r>
      <w:proofErr w:type="spellEnd"/>
      <w:r w:rsidRPr="006A0B6E">
        <w:rPr>
          <w:rFonts w:ascii="Times New Roman" w:hAnsi="Times New Roman" w:cs="Times New Roman"/>
        </w:rPr>
        <w:t xml:space="preserve"> J.F., Hodgson. J.R. 1985. Cascading trophic interactions and lake </w:t>
      </w:r>
      <w:r>
        <w:rPr>
          <w:rFonts w:ascii="Times New Roman" w:hAnsi="Times New Roman" w:cs="Times New Roman"/>
        </w:rPr>
        <w:tab/>
      </w:r>
      <w:r w:rsidRPr="006A0B6E">
        <w:rPr>
          <w:rFonts w:ascii="Times New Roman" w:hAnsi="Times New Roman" w:cs="Times New Roman"/>
        </w:rPr>
        <w:t xml:space="preserve">productivity. </w:t>
      </w:r>
      <w:proofErr w:type="spellStart"/>
      <w:r w:rsidRPr="006A0B6E">
        <w:rPr>
          <w:rFonts w:ascii="Times New Roman" w:hAnsi="Times New Roman" w:cs="Times New Roman"/>
          <w:i/>
          <w:iCs/>
        </w:rPr>
        <w:t>BioScience</w:t>
      </w:r>
      <w:proofErr w:type="spellEnd"/>
      <w:r w:rsidRPr="006A0B6E">
        <w:rPr>
          <w:rFonts w:ascii="Times New Roman" w:hAnsi="Times New Roman" w:cs="Times New Roman"/>
          <w:i/>
          <w:iCs/>
        </w:rPr>
        <w:t xml:space="preserve"> </w:t>
      </w:r>
      <w:r w:rsidRPr="006A0B6E">
        <w:rPr>
          <w:rFonts w:ascii="Times New Roman" w:hAnsi="Times New Roman" w:cs="Times New Roman"/>
          <w:b/>
          <w:bCs/>
        </w:rPr>
        <w:t>10</w:t>
      </w:r>
      <w:r w:rsidRPr="006A0B6E">
        <w:rPr>
          <w:rFonts w:ascii="Times New Roman" w:hAnsi="Times New Roman" w:cs="Times New Roman"/>
        </w:rPr>
        <w:t>, 634-639.</w:t>
      </w:r>
    </w:p>
    <w:p w14:paraId="7D5C0D85" w14:textId="77777777" w:rsidR="008C63D1" w:rsidRPr="004E6596" w:rsidRDefault="008C63D1">
      <w:pPr>
        <w:spacing w:line="480" w:lineRule="auto"/>
        <w:rPr>
          <w:rFonts w:ascii="Times New Roman" w:hAnsi="Times New Roman" w:cs="Times New Roman"/>
        </w:rPr>
        <w:pPrChange w:id="387" w:author="Megan Feddern" w:date="2021-02-12T15:47:00Z">
          <w:pPr>
            <w:spacing w:line="360" w:lineRule="auto"/>
          </w:pPr>
        </w:pPrChange>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A.C.</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D.P.</w:t>
      </w:r>
      <w:r w:rsidRPr="004E6596">
        <w:rPr>
          <w:rFonts w:ascii="Times New Roman" w:hAnsi="Times New Roman" w:cs="Times New Roman"/>
        </w:rPr>
        <w:t>, Ford</w:t>
      </w:r>
      <w:r>
        <w:rPr>
          <w:rFonts w:ascii="Times New Roman" w:hAnsi="Times New Roman" w:cs="Times New Roman"/>
        </w:rPr>
        <w:t xml:space="preserve"> M.J.</w:t>
      </w:r>
      <w:r w:rsidRPr="004E6596">
        <w:rPr>
          <w:rFonts w:ascii="Times New Roman" w:hAnsi="Times New Roman" w:cs="Times New Roman"/>
        </w:rPr>
        <w:t>, Hanson</w:t>
      </w:r>
      <w:r>
        <w:rPr>
          <w:rFonts w:ascii="Times New Roman" w:hAnsi="Times New Roman" w:cs="Times New Roman"/>
        </w:rPr>
        <w:t xml:space="preserve"> </w:t>
      </w:r>
      <w:r>
        <w:rPr>
          <w:rFonts w:ascii="Times New Roman" w:hAnsi="Times New Roman" w:cs="Times New Roman"/>
        </w:rPr>
        <w:tab/>
        <w:t>M.B.</w:t>
      </w:r>
      <w:r w:rsidRPr="004E6596">
        <w:rPr>
          <w:rFonts w:ascii="Times New Roman" w:hAnsi="Times New Roman" w:cs="Times New Roman"/>
        </w:rPr>
        <w:t xml:space="preserve">, </w:t>
      </w:r>
      <w:proofErr w:type="spellStart"/>
      <w:r w:rsidRPr="004E6596">
        <w:rPr>
          <w:rFonts w:ascii="Times New Roman" w:hAnsi="Times New Roman" w:cs="Times New Roman"/>
        </w:rPr>
        <w:t>Scordino</w:t>
      </w:r>
      <w:proofErr w:type="spellEnd"/>
      <w:r>
        <w:rPr>
          <w:rFonts w:ascii="Times New Roman" w:hAnsi="Times New Roman" w:cs="Times New Roman"/>
        </w:rPr>
        <w:t xml:space="preserve"> J.J.</w:t>
      </w:r>
      <w:r w:rsidRPr="004E6596">
        <w:rPr>
          <w:rFonts w:ascii="Times New Roman" w:hAnsi="Times New Roman" w:cs="Times New Roman"/>
        </w:rPr>
        <w:t>, Jeffries</w:t>
      </w:r>
      <w:r>
        <w:rPr>
          <w:rFonts w:ascii="Times New Roman" w:hAnsi="Times New Roman" w:cs="Times New Roman"/>
        </w:rPr>
        <w:t xml:space="preserve"> S.J.</w:t>
      </w:r>
      <w:r w:rsidRPr="004E6596">
        <w:rPr>
          <w:rFonts w:ascii="Times New Roman" w:hAnsi="Times New Roman" w:cs="Times New Roman"/>
        </w:rPr>
        <w:t>, Marshall</w:t>
      </w:r>
      <w:r>
        <w:rPr>
          <w:rFonts w:ascii="Times New Roman" w:hAnsi="Times New Roman" w:cs="Times New Roman"/>
        </w:rPr>
        <w:t xml:space="preserve"> K.N.</w:t>
      </w:r>
      <w:r w:rsidRPr="004E6596">
        <w:rPr>
          <w:rFonts w:ascii="Times New Roman" w:hAnsi="Times New Roman" w:cs="Times New Roman"/>
        </w:rPr>
        <w:t>, Shelton</w:t>
      </w:r>
      <w:r>
        <w:rPr>
          <w:rFonts w:ascii="Times New Roman" w:hAnsi="Times New Roman" w:cs="Times New Roman"/>
        </w:rPr>
        <w:t xml:space="preserve"> A.O.</w:t>
      </w:r>
      <w:r w:rsidRPr="004E6596">
        <w:rPr>
          <w:rFonts w:ascii="Times New Roman" w:hAnsi="Times New Roman" w:cs="Times New Roman"/>
        </w:rPr>
        <w:t xml:space="preserve">, </w:t>
      </w:r>
      <w:proofErr w:type="spellStart"/>
      <w:r w:rsidRPr="004E6596">
        <w:rPr>
          <w:rFonts w:ascii="Times New Roman" w:hAnsi="Times New Roman" w:cs="Times New Roman"/>
        </w:rPr>
        <w:t>Matkin</w:t>
      </w:r>
      <w:proofErr w:type="spellEnd"/>
      <w:r>
        <w:rPr>
          <w:rFonts w:ascii="Times New Roman" w:hAnsi="Times New Roman" w:cs="Times New Roman"/>
        </w:rPr>
        <w:t xml:space="preserve"> C.</w:t>
      </w:r>
      <w:r w:rsidRPr="004E6596">
        <w:rPr>
          <w:rFonts w:ascii="Times New Roman" w:hAnsi="Times New Roman" w:cs="Times New Roman"/>
        </w:rPr>
        <w:t>, Burke</w:t>
      </w:r>
      <w:r>
        <w:rPr>
          <w:rFonts w:ascii="Times New Roman" w:hAnsi="Times New Roman" w:cs="Times New Roman"/>
        </w:rPr>
        <w:t xml:space="preserve"> B.J., </w:t>
      </w:r>
      <w:r>
        <w:rPr>
          <w:rFonts w:ascii="Times New Roman" w:hAnsi="Times New Roman" w:cs="Times New Roman"/>
        </w:rPr>
        <w:tab/>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2018. Competing tradeoffs between increasing marine mammal predation and </w:t>
      </w:r>
      <w:r>
        <w:rPr>
          <w:rFonts w:ascii="Times New Roman" w:hAnsi="Times New Roman" w:cs="Times New Roman"/>
        </w:rPr>
        <w:tab/>
      </w:r>
      <w:r w:rsidRPr="004E6596">
        <w:rPr>
          <w:rFonts w:ascii="Times New Roman" w:hAnsi="Times New Roman" w:cs="Times New Roman"/>
        </w:rPr>
        <w:t>fisheries harvest of Chinook salmon.</w:t>
      </w:r>
      <w:r w:rsidRPr="004E6596">
        <w:rPr>
          <w:rFonts w:ascii="Times New Roman" w:hAnsi="Times New Roman" w:cs="Times New Roman"/>
          <w:i/>
          <w:iCs/>
        </w:rPr>
        <w:t xml:space="preserve"> </w:t>
      </w:r>
      <w:r>
        <w:rPr>
          <w:rFonts w:ascii="Times New Roman" w:hAnsi="Times New Roman" w:cs="Times New Roman"/>
          <w:i/>
          <w:iCs/>
        </w:rPr>
        <w:t>Nature</w:t>
      </w:r>
      <w:r w:rsidRPr="004E6596">
        <w:rPr>
          <w:rFonts w:ascii="Times New Roman" w:hAnsi="Times New Roman" w:cs="Times New Roman"/>
        </w:rPr>
        <w:t xml:space="preserve"> </w:t>
      </w:r>
      <w:r w:rsidRPr="004E6596">
        <w:rPr>
          <w:rFonts w:ascii="Times New Roman" w:hAnsi="Times New Roman" w:cs="Times New Roman"/>
          <w:b/>
          <w:bCs/>
        </w:rPr>
        <w:t>7</w:t>
      </w:r>
      <w:r>
        <w:rPr>
          <w:rFonts w:ascii="Times New Roman" w:hAnsi="Times New Roman" w:cs="Times New Roman"/>
        </w:rPr>
        <w:t>,</w:t>
      </w:r>
      <w:r w:rsidRPr="004E6596">
        <w:rPr>
          <w:rFonts w:ascii="Times New Roman" w:hAnsi="Times New Roman" w:cs="Times New Roman"/>
        </w:rPr>
        <w:t xml:space="preserve"> 15439. </w:t>
      </w:r>
    </w:p>
    <w:p w14:paraId="4F7FAAE4" w14:textId="77777777" w:rsidR="008C63D1" w:rsidRDefault="008C63D1">
      <w:pPr>
        <w:spacing w:line="480" w:lineRule="auto"/>
        <w:rPr>
          <w:rFonts w:ascii="Times New Roman" w:hAnsi="Times New Roman" w:cs="Times New Roman"/>
        </w:rPr>
        <w:pPrChange w:id="388" w:author="Megan Feddern" w:date="2021-02-12T15:47:00Z">
          <w:pPr>
            <w:spacing w:line="360" w:lineRule="auto"/>
          </w:pPr>
        </w:pPrChange>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w:t>
      </w:r>
      <w:r w:rsidRPr="004E6596">
        <w:rPr>
          <w:rFonts w:ascii="Times New Roman" w:hAnsi="Times New Roman" w:cs="Times New Roman"/>
        </w:rPr>
        <w:t>, Ford</w:t>
      </w:r>
      <w:r>
        <w:rPr>
          <w:rFonts w:ascii="Times New Roman" w:hAnsi="Times New Roman" w:cs="Times New Roman"/>
        </w:rPr>
        <w:t xml:space="preserve"> </w:t>
      </w:r>
      <w:proofErr w:type="spellStart"/>
      <w:proofErr w:type="gramStart"/>
      <w:r>
        <w:rPr>
          <w:rFonts w:ascii="Times New Roman" w:hAnsi="Times New Roman" w:cs="Times New Roman"/>
        </w:rPr>
        <w:t>M.J.</w:t>
      </w:r>
      <w:r w:rsidRPr="004E6596">
        <w:rPr>
          <w:rFonts w:ascii="Times New Roman" w:hAnsi="Times New Roman" w:cs="Times New Roman"/>
        </w:rPr>
        <w:t>,Hanson</w:t>
      </w:r>
      <w:proofErr w:type="spellEnd"/>
      <w:proofErr w:type="gramEnd"/>
      <w:r>
        <w:rPr>
          <w:rFonts w:ascii="Times New Roman" w:hAnsi="Times New Roman" w:cs="Times New Roman"/>
        </w:rPr>
        <w:t xml:space="preserve"> M.B.</w:t>
      </w:r>
      <w:r w:rsidRPr="004E6596">
        <w:rPr>
          <w:rFonts w:ascii="Times New Roman" w:hAnsi="Times New Roman" w:cs="Times New Roman"/>
        </w:rPr>
        <w:t xml:space="preserve">, </w:t>
      </w:r>
      <w:r>
        <w:rPr>
          <w:rFonts w:ascii="Times New Roman" w:hAnsi="Times New Roman" w:cs="Times New Roman"/>
        </w:rPr>
        <w:tab/>
      </w:r>
      <w:proofErr w:type="spellStart"/>
      <w:r w:rsidRPr="004E6596">
        <w:rPr>
          <w:rFonts w:ascii="Times New Roman" w:hAnsi="Times New Roman" w:cs="Times New Roman"/>
        </w:rPr>
        <w:t>Scordino</w:t>
      </w:r>
      <w:proofErr w:type="spellEnd"/>
      <w:r>
        <w:rPr>
          <w:rFonts w:ascii="Times New Roman" w:hAnsi="Times New Roman" w:cs="Times New Roman"/>
        </w:rPr>
        <w:t xml:space="preserve"> J</w:t>
      </w:r>
      <w:r w:rsidRPr="004E6596">
        <w:rPr>
          <w:rFonts w:ascii="Times New Roman" w:hAnsi="Times New Roman" w:cs="Times New Roman"/>
        </w:rPr>
        <w:t>, Jeffries</w:t>
      </w:r>
      <w:r>
        <w:rPr>
          <w:rFonts w:ascii="Times New Roman" w:hAnsi="Times New Roman" w:cs="Times New Roman"/>
        </w:rPr>
        <w:t xml:space="preserve"> S.</w:t>
      </w:r>
      <w:r w:rsidRPr="004E6596">
        <w:rPr>
          <w:rFonts w:ascii="Times New Roman" w:hAnsi="Times New Roman" w:cs="Times New Roman"/>
        </w:rPr>
        <w:t>, Pearson</w:t>
      </w:r>
      <w:r>
        <w:rPr>
          <w:rFonts w:ascii="Times New Roman" w:hAnsi="Times New Roman" w:cs="Times New Roman"/>
        </w:rPr>
        <w:t xml:space="preserve"> S.</w:t>
      </w:r>
      <w:r w:rsidRPr="004E6596">
        <w:rPr>
          <w:rFonts w:ascii="Times New Roman" w:hAnsi="Times New Roman" w:cs="Times New Roman"/>
        </w:rPr>
        <w:t>, Marshall</w:t>
      </w:r>
      <w:r>
        <w:rPr>
          <w:rFonts w:ascii="Times New Roman" w:hAnsi="Times New Roman" w:cs="Times New Roman"/>
        </w:rPr>
        <w:t xml:space="preserve"> K., </w:t>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2017. Estimates of Chinook </w:t>
      </w:r>
      <w:r>
        <w:rPr>
          <w:rFonts w:ascii="Times New Roman" w:hAnsi="Times New Roman" w:cs="Times New Roman"/>
        </w:rPr>
        <w:tab/>
      </w:r>
      <w:r w:rsidRPr="004E6596">
        <w:rPr>
          <w:rFonts w:ascii="Times New Roman" w:hAnsi="Times New Roman" w:cs="Times New Roman"/>
        </w:rPr>
        <w:t xml:space="preserve">salmon consumption in Washington State inland waters by four marine mammal </w:t>
      </w:r>
      <w:r>
        <w:rPr>
          <w:rFonts w:ascii="Times New Roman" w:hAnsi="Times New Roman" w:cs="Times New Roman"/>
        </w:rPr>
        <w:tab/>
      </w:r>
      <w:r w:rsidRPr="004E6596">
        <w:rPr>
          <w:rFonts w:ascii="Times New Roman" w:hAnsi="Times New Roman" w:cs="Times New Roman"/>
        </w:rPr>
        <w:t xml:space="preserve">predators from 1970 to 2015. </w:t>
      </w:r>
      <w:r w:rsidRPr="004E6596">
        <w:rPr>
          <w:rFonts w:ascii="Times New Roman" w:hAnsi="Times New Roman" w:cs="Times New Roman"/>
          <w:i/>
          <w:iCs/>
        </w:rPr>
        <w:t>Canadian Journal of Aquatic and Fishery Sciences</w:t>
      </w:r>
      <w:r w:rsidRPr="004E6596">
        <w:rPr>
          <w:rFonts w:ascii="Times New Roman" w:hAnsi="Times New Roman" w:cs="Times New Roman"/>
          <w:b/>
          <w:bCs/>
          <w:i/>
          <w:iCs/>
        </w:rPr>
        <w:t xml:space="preserve"> </w:t>
      </w:r>
      <w:r w:rsidRPr="004E6596">
        <w:rPr>
          <w:rFonts w:ascii="Times New Roman" w:hAnsi="Times New Roman" w:cs="Times New Roman"/>
          <w:b/>
          <w:bCs/>
        </w:rPr>
        <w:t>74</w:t>
      </w:r>
      <w:r>
        <w:rPr>
          <w:rFonts w:ascii="Times New Roman" w:hAnsi="Times New Roman" w:cs="Times New Roman"/>
        </w:rPr>
        <w:t>,</w:t>
      </w:r>
      <w:r w:rsidRPr="004E6596">
        <w:rPr>
          <w:rFonts w:ascii="Times New Roman" w:hAnsi="Times New Roman" w:cs="Times New Roman"/>
        </w:rPr>
        <w:t xml:space="preserve"> </w:t>
      </w:r>
      <w:r>
        <w:rPr>
          <w:rFonts w:ascii="Times New Roman" w:hAnsi="Times New Roman" w:cs="Times New Roman"/>
        </w:rPr>
        <w:tab/>
      </w:r>
      <w:r w:rsidRPr="004E6596">
        <w:rPr>
          <w:rFonts w:ascii="Times New Roman" w:hAnsi="Times New Roman" w:cs="Times New Roman"/>
        </w:rPr>
        <w:t>1173-1194.</w:t>
      </w:r>
    </w:p>
    <w:p w14:paraId="6FCBC52A" w14:textId="77777777" w:rsidR="008C63D1" w:rsidRPr="00C0675B" w:rsidRDefault="008C63D1">
      <w:pPr>
        <w:spacing w:line="480" w:lineRule="auto"/>
        <w:rPr>
          <w:rFonts w:ascii="Times New Roman" w:hAnsi="Times New Roman" w:cs="Times New Roman"/>
        </w:rPr>
        <w:pPrChange w:id="389" w:author="Megan Feddern" w:date="2021-02-12T15:47:00Z">
          <w:pPr>
            <w:spacing w:line="360" w:lineRule="auto"/>
          </w:pPr>
        </w:pPrChange>
      </w:pPr>
      <w:proofErr w:type="spellStart"/>
      <w:r>
        <w:rPr>
          <w:rFonts w:ascii="Times New Roman" w:hAnsi="Times New Roman" w:cs="Times New Roman"/>
        </w:rPr>
        <w:lastRenderedPageBreak/>
        <w:t>Chassot</w:t>
      </w:r>
      <w:proofErr w:type="spellEnd"/>
      <w:r>
        <w:rPr>
          <w:rFonts w:ascii="Times New Roman" w:hAnsi="Times New Roman" w:cs="Times New Roman"/>
        </w:rPr>
        <w:t xml:space="preserve"> E., </w:t>
      </w:r>
      <w:proofErr w:type="spellStart"/>
      <w:r>
        <w:rPr>
          <w:rFonts w:ascii="Times New Roman" w:hAnsi="Times New Roman" w:cs="Times New Roman"/>
        </w:rPr>
        <w:t>Bonhommeau</w:t>
      </w:r>
      <w:proofErr w:type="spellEnd"/>
      <w:r>
        <w:rPr>
          <w:rFonts w:ascii="Times New Roman" w:hAnsi="Times New Roman" w:cs="Times New Roman"/>
        </w:rPr>
        <w:t xml:space="preserve"> S., </w:t>
      </w:r>
      <w:proofErr w:type="spellStart"/>
      <w:r>
        <w:rPr>
          <w:rFonts w:ascii="Times New Roman" w:hAnsi="Times New Roman" w:cs="Times New Roman"/>
        </w:rPr>
        <w:t>Dulvy</w:t>
      </w:r>
      <w:proofErr w:type="spellEnd"/>
      <w:r>
        <w:rPr>
          <w:rFonts w:ascii="Times New Roman" w:hAnsi="Times New Roman" w:cs="Times New Roman"/>
        </w:rPr>
        <w:t xml:space="preserve"> N.K., </w:t>
      </w:r>
      <w:proofErr w:type="spellStart"/>
      <w:r>
        <w:rPr>
          <w:rFonts w:ascii="Times New Roman" w:hAnsi="Times New Roman" w:cs="Times New Roman"/>
        </w:rPr>
        <w:t>Mélin</w:t>
      </w:r>
      <w:proofErr w:type="spellEnd"/>
      <w:r>
        <w:rPr>
          <w:rFonts w:ascii="Times New Roman" w:hAnsi="Times New Roman" w:cs="Times New Roman"/>
        </w:rPr>
        <w:t xml:space="preserve"> F., Watson R., </w:t>
      </w:r>
      <w:proofErr w:type="spellStart"/>
      <w:r>
        <w:rPr>
          <w:rFonts w:ascii="Times New Roman" w:hAnsi="Times New Roman" w:cs="Times New Roman"/>
        </w:rPr>
        <w:t>Gascuel</w:t>
      </w:r>
      <w:proofErr w:type="spellEnd"/>
      <w:r>
        <w:rPr>
          <w:rFonts w:ascii="Times New Roman" w:hAnsi="Times New Roman" w:cs="Times New Roman"/>
        </w:rPr>
        <w:t xml:space="preserve"> D., Le Pape O. (2010). </w:t>
      </w:r>
      <w:r>
        <w:rPr>
          <w:rFonts w:ascii="Times New Roman" w:hAnsi="Times New Roman" w:cs="Times New Roman"/>
        </w:rPr>
        <w:tab/>
        <w:t xml:space="preserve">Global marine primary production constrains fishery catches. </w:t>
      </w:r>
      <w:r>
        <w:rPr>
          <w:rFonts w:ascii="Times New Roman" w:hAnsi="Times New Roman" w:cs="Times New Roman"/>
          <w:i/>
          <w:iCs/>
        </w:rPr>
        <w:t xml:space="preserve">Ecology Letters </w:t>
      </w:r>
      <w:r>
        <w:rPr>
          <w:rFonts w:ascii="Times New Roman" w:hAnsi="Times New Roman" w:cs="Times New Roman"/>
          <w:b/>
          <w:bCs/>
        </w:rPr>
        <w:t>13</w:t>
      </w:r>
      <w:r>
        <w:rPr>
          <w:rFonts w:ascii="Times New Roman" w:hAnsi="Times New Roman" w:cs="Times New Roman"/>
        </w:rPr>
        <w:t>, 495-</w:t>
      </w:r>
      <w:r>
        <w:rPr>
          <w:rFonts w:ascii="Times New Roman" w:hAnsi="Times New Roman" w:cs="Times New Roman"/>
        </w:rPr>
        <w:tab/>
        <w:t>505.</w:t>
      </w:r>
    </w:p>
    <w:p w14:paraId="7757E260" w14:textId="77777777" w:rsidR="008C63D1" w:rsidRPr="00304583" w:rsidRDefault="008C63D1">
      <w:pPr>
        <w:pStyle w:val="contributor"/>
        <w:shd w:val="clear" w:color="auto" w:fill="FFFFFF"/>
        <w:spacing w:before="0" w:beforeAutospacing="0" w:after="0" w:afterAutospacing="0" w:line="480" w:lineRule="auto"/>
        <w:rPr>
          <w:color w:val="000000" w:themeColor="text1"/>
        </w:rPr>
        <w:pPrChange w:id="390" w:author="Megan Feddern" w:date="2021-02-12T15:47:00Z">
          <w:pPr>
            <w:pStyle w:val="contributor"/>
            <w:shd w:val="clear" w:color="auto" w:fill="FFFFFF"/>
            <w:spacing w:before="0" w:beforeAutospacing="0" w:after="0" w:afterAutospacing="0" w:line="360" w:lineRule="auto"/>
          </w:pPr>
        </w:pPrChange>
      </w:pPr>
      <w:proofErr w:type="spellStart"/>
      <w:r>
        <w:rPr>
          <w:color w:val="000000" w:themeColor="text1"/>
        </w:rPr>
        <w:t>Chikaraishi</w:t>
      </w:r>
      <w:proofErr w:type="spellEnd"/>
      <w:r>
        <w:rPr>
          <w:color w:val="000000" w:themeColor="text1"/>
        </w:rPr>
        <w:t xml:space="preserve"> Y., Ogawa N.O., Kashiyama Y., Takano Y., Suga H., </w:t>
      </w:r>
      <w:proofErr w:type="spellStart"/>
      <w:r>
        <w:rPr>
          <w:color w:val="000000" w:themeColor="text1"/>
        </w:rPr>
        <w:t>Tomitani</w:t>
      </w:r>
      <w:proofErr w:type="spellEnd"/>
      <w:r>
        <w:rPr>
          <w:color w:val="000000" w:themeColor="text1"/>
        </w:rPr>
        <w:t xml:space="preserve"> A., Miyashita H., </w:t>
      </w:r>
      <w:r>
        <w:rPr>
          <w:color w:val="000000" w:themeColor="text1"/>
        </w:rPr>
        <w:tab/>
      </w:r>
      <w:proofErr w:type="spellStart"/>
      <w:r>
        <w:rPr>
          <w:color w:val="000000" w:themeColor="text1"/>
        </w:rPr>
        <w:t>Kitazato</w:t>
      </w:r>
      <w:proofErr w:type="spellEnd"/>
      <w:r>
        <w:rPr>
          <w:color w:val="000000" w:themeColor="text1"/>
        </w:rPr>
        <w:t xml:space="preserve"> H., </w:t>
      </w:r>
      <w:proofErr w:type="spellStart"/>
      <w:r>
        <w:rPr>
          <w:color w:val="000000" w:themeColor="text1"/>
        </w:rPr>
        <w:t>Ohkouchi</w:t>
      </w:r>
      <w:proofErr w:type="spellEnd"/>
      <w:r>
        <w:rPr>
          <w:color w:val="000000" w:themeColor="text1"/>
        </w:rPr>
        <w:t xml:space="preserve"> N. (2009). Determination of aquatic food-web structure based on </w:t>
      </w:r>
      <w:r>
        <w:rPr>
          <w:color w:val="000000" w:themeColor="text1"/>
        </w:rPr>
        <w:tab/>
        <w:t xml:space="preserve">compound-specific nitrogen isotopic composition of amino acids. </w:t>
      </w:r>
      <w:r>
        <w:rPr>
          <w:i/>
          <w:color w:val="000000" w:themeColor="text1"/>
        </w:rPr>
        <w:t xml:space="preserve">Limnology and </w:t>
      </w:r>
      <w:r>
        <w:rPr>
          <w:i/>
          <w:color w:val="000000" w:themeColor="text1"/>
        </w:rPr>
        <w:tab/>
        <w:t>Oceanography Methods</w:t>
      </w:r>
      <w:r>
        <w:rPr>
          <w:color w:val="000000" w:themeColor="text1"/>
        </w:rPr>
        <w:t xml:space="preserve"> </w:t>
      </w:r>
      <w:r>
        <w:rPr>
          <w:b/>
          <w:color w:val="000000" w:themeColor="text1"/>
        </w:rPr>
        <w:t>7</w:t>
      </w:r>
      <w:r>
        <w:rPr>
          <w:color w:val="000000" w:themeColor="text1"/>
        </w:rPr>
        <w:t>, 740-750.</w:t>
      </w:r>
    </w:p>
    <w:p w14:paraId="0194827A" w14:textId="77777777" w:rsidR="008C63D1" w:rsidRDefault="008C63D1">
      <w:pPr>
        <w:spacing w:line="480" w:lineRule="auto"/>
        <w:rPr>
          <w:rFonts w:ascii="Times New Roman" w:hAnsi="Times New Roman" w:cs="Times New Roman"/>
        </w:rPr>
        <w:pPrChange w:id="391" w:author="Megan Feddern" w:date="2021-02-12T15:47:00Z">
          <w:pPr>
            <w:spacing w:line="360" w:lineRule="auto"/>
          </w:pPr>
        </w:pPrChange>
      </w:pPr>
      <w:r>
        <w:rPr>
          <w:rFonts w:ascii="Times New Roman" w:hAnsi="Times New Roman" w:cs="Times New Roman"/>
        </w:rPr>
        <w:t xml:space="preserve">Choi B, Sun-Yong H., Lee J.S., </w:t>
      </w:r>
      <w:proofErr w:type="spellStart"/>
      <w:r>
        <w:rPr>
          <w:rFonts w:ascii="Times New Roman" w:hAnsi="Times New Roman" w:cs="Times New Roman"/>
        </w:rPr>
        <w:t>Chikaraishi</w:t>
      </w:r>
      <w:proofErr w:type="spellEnd"/>
      <w:r>
        <w:rPr>
          <w:rFonts w:ascii="Times New Roman" w:hAnsi="Times New Roman" w:cs="Times New Roman"/>
        </w:rPr>
        <w:t xml:space="preserve"> Y., </w:t>
      </w:r>
      <w:proofErr w:type="spellStart"/>
      <w:r>
        <w:rPr>
          <w:rFonts w:ascii="Times New Roman" w:hAnsi="Times New Roman" w:cs="Times New Roman"/>
        </w:rPr>
        <w:t>Ohkouchi</w:t>
      </w:r>
      <w:proofErr w:type="spellEnd"/>
      <w:r>
        <w:rPr>
          <w:rFonts w:ascii="Times New Roman" w:hAnsi="Times New Roman" w:cs="Times New Roman"/>
        </w:rPr>
        <w:t xml:space="preserve"> N., Shin K. 2017. Trophic interaction </w:t>
      </w:r>
      <w:r>
        <w:rPr>
          <w:rFonts w:ascii="Times New Roman" w:hAnsi="Times New Roman" w:cs="Times New Roman"/>
        </w:rPr>
        <w:tab/>
        <w:t xml:space="preserve">among organisms in a seagrass meadow ecosystem as revealed by bulk </w:t>
      </w:r>
      <w:r w:rsidRPr="00226931">
        <w:rPr>
          <w:rFonts w:ascii="Times New Roman" w:hAnsi="Times New Roman" w:cs="Times New Roman"/>
        </w:rPr>
        <w:t>δ</w:t>
      </w:r>
      <w:r>
        <w:rPr>
          <w:rFonts w:ascii="Times New Roman" w:hAnsi="Times New Roman" w:cs="Times New Roman"/>
          <w:vertAlign w:val="superscript"/>
        </w:rPr>
        <w:t>13</w:t>
      </w:r>
      <w:r>
        <w:rPr>
          <w:rFonts w:ascii="Times New Roman" w:hAnsi="Times New Roman" w:cs="Times New Roman"/>
        </w:rPr>
        <w:t xml:space="preserve">C and amino </w:t>
      </w:r>
      <w:r>
        <w:rPr>
          <w:rFonts w:ascii="Times New Roman" w:hAnsi="Times New Roman" w:cs="Times New Roman"/>
        </w:rPr>
        <w:tab/>
        <w:t xml:space="preserve">acid </w:t>
      </w:r>
      <w:r w:rsidRPr="00226931">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analyses. </w:t>
      </w:r>
      <w:r>
        <w:rPr>
          <w:rFonts w:ascii="Times New Roman" w:hAnsi="Times New Roman" w:cs="Times New Roman"/>
          <w:i/>
        </w:rPr>
        <w:t xml:space="preserve">Limnology and Oceanography </w:t>
      </w:r>
      <w:r>
        <w:rPr>
          <w:rFonts w:ascii="Times New Roman" w:hAnsi="Times New Roman" w:cs="Times New Roman"/>
          <w:b/>
        </w:rPr>
        <w:t>62</w:t>
      </w:r>
      <w:r>
        <w:rPr>
          <w:rFonts w:ascii="Times New Roman" w:hAnsi="Times New Roman" w:cs="Times New Roman"/>
        </w:rPr>
        <w:t>, 1426-1435.</w:t>
      </w:r>
    </w:p>
    <w:p w14:paraId="395E30B4" w14:textId="77777777" w:rsidR="008C63D1" w:rsidRPr="00304583" w:rsidRDefault="008C63D1">
      <w:pPr>
        <w:pStyle w:val="contributor"/>
        <w:shd w:val="clear" w:color="auto" w:fill="FFFFFF"/>
        <w:spacing w:before="0" w:beforeAutospacing="0" w:after="0" w:afterAutospacing="0" w:line="480" w:lineRule="auto"/>
        <w:rPr>
          <w:color w:val="000000" w:themeColor="text1"/>
        </w:rPr>
        <w:pPrChange w:id="392" w:author="Megan Feddern" w:date="2021-02-12T15:47:00Z">
          <w:pPr>
            <w:pStyle w:val="contributor"/>
            <w:shd w:val="clear" w:color="auto" w:fill="FFFFFF"/>
            <w:spacing w:before="0" w:beforeAutospacing="0" w:after="0" w:afterAutospacing="0" w:line="360" w:lineRule="auto"/>
          </w:pPr>
        </w:pPrChange>
      </w:pPr>
      <w:proofErr w:type="spellStart"/>
      <w:r>
        <w:rPr>
          <w:color w:val="000000" w:themeColor="text1"/>
        </w:rPr>
        <w:t>Corwith</w:t>
      </w:r>
      <w:proofErr w:type="spellEnd"/>
      <w:r>
        <w:rPr>
          <w:color w:val="000000" w:themeColor="text1"/>
        </w:rPr>
        <w:t xml:space="preserve"> H.L., Wheeler P.A. (2002). El </w:t>
      </w:r>
      <w:r w:rsidRPr="0034531D">
        <w:rPr>
          <w:color w:val="000000" w:themeColor="text1"/>
        </w:rPr>
        <w:t>Ni</w:t>
      </w:r>
      <w:r w:rsidRPr="0034531D">
        <w:rPr>
          <w:rStyle w:val="title-text"/>
          <w:color w:val="000000" w:themeColor="text1"/>
        </w:rPr>
        <w:t>ñ</w:t>
      </w:r>
      <w:r>
        <w:rPr>
          <w:rStyle w:val="title-text"/>
          <w:color w:val="000000" w:themeColor="text1"/>
        </w:rPr>
        <w:t xml:space="preserve">o related variations in nutrient and chlorophyll </w:t>
      </w:r>
      <w:r>
        <w:rPr>
          <w:rStyle w:val="title-text"/>
          <w:color w:val="000000" w:themeColor="text1"/>
        </w:rPr>
        <w:tab/>
        <w:t xml:space="preserve">distributions off Oregon. </w:t>
      </w:r>
      <w:r>
        <w:rPr>
          <w:rStyle w:val="title-text"/>
          <w:i/>
          <w:color w:val="000000" w:themeColor="text1"/>
        </w:rPr>
        <w:t xml:space="preserve">Progress in Oceanography </w:t>
      </w:r>
      <w:r>
        <w:rPr>
          <w:rStyle w:val="title-text"/>
          <w:b/>
          <w:color w:val="000000" w:themeColor="text1"/>
        </w:rPr>
        <w:t>54</w:t>
      </w:r>
      <w:r>
        <w:rPr>
          <w:rStyle w:val="title-text"/>
          <w:color w:val="000000" w:themeColor="text1"/>
        </w:rPr>
        <w:t xml:space="preserve">, 361-380. </w:t>
      </w:r>
    </w:p>
    <w:p w14:paraId="6D7F2D93" w14:textId="77777777" w:rsidR="008C63D1" w:rsidRPr="00304583" w:rsidRDefault="008C63D1">
      <w:pPr>
        <w:spacing w:line="480" w:lineRule="auto"/>
        <w:rPr>
          <w:rFonts w:ascii="Times New Roman" w:hAnsi="Times New Roman" w:cs="Times New Roman"/>
        </w:rPr>
        <w:pPrChange w:id="393" w:author="Megan Feddern" w:date="2021-02-12T15:47:00Z">
          <w:pPr>
            <w:spacing w:line="360" w:lineRule="auto"/>
          </w:pPr>
        </w:pPrChange>
      </w:pPr>
      <w:proofErr w:type="spellStart"/>
      <w:r>
        <w:rPr>
          <w:rFonts w:ascii="Times New Roman" w:hAnsi="Times New Roman" w:cs="Times New Roman"/>
        </w:rPr>
        <w:t>Dehn</w:t>
      </w:r>
      <w:proofErr w:type="spellEnd"/>
      <w:r>
        <w:rPr>
          <w:rFonts w:ascii="Times New Roman" w:hAnsi="Times New Roman" w:cs="Times New Roman"/>
        </w:rPr>
        <w:t xml:space="preserve"> L.A., Sheffield G.G., </w:t>
      </w:r>
      <w:proofErr w:type="spellStart"/>
      <w:r>
        <w:rPr>
          <w:rFonts w:ascii="Times New Roman" w:hAnsi="Times New Roman" w:cs="Times New Roman"/>
        </w:rPr>
        <w:t>Follmann</w:t>
      </w:r>
      <w:proofErr w:type="spellEnd"/>
      <w:r>
        <w:rPr>
          <w:rFonts w:ascii="Times New Roman" w:hAnsi="Times New Roman" w:cs="Times New Roman"/>
        </w:rPr>
        <w:t xml:space="preserve"> E.H., Duffy L.K., Thomas D.L., O’Hara T.M. 2007. </w:t>
      </w:r>
      <w:r>
        <w:rPr>
          <w:rFonts w:ascii="Times New Roman" w:hAnsi="Times New Roman" w:cs="Times New Roman"/>
        </w:rPr>
        <w:tab/>
        <w:t xml:space="preserve">Feeding ecology of phocid seals and some walrus in the Alaskan and Canadian Arctic as </w:t>
      </w:r>
      <w:r>
        <w:rPr>
          <w:rFonts w:ascii="Times New Roman" w:hAnsi="Times New Roman" w:cs="Times New Roman"/>
        </w:rPr>
        <w:tab/>
        <w:t xml:space="preserve">determined by stomach contents and stable isotope analysis. </w:t>
      </w:r>
    </w:p>
    <w:p w14:paraId="430450F2" w14:textId="77777777" w:rsidR="008C63D1" w:rsidRDefault="008C63D1">
      <w:pPr>
        <w:spacing w:line="480" w:lineRule="auto"/>
        <w:rPr>
          <w:rFonts w:ascii="Times New Roman" w:hAnsi="Times New Roman" w:cs="Times New Roman"/>
          <w:color w:val="000000" w:themeColor="text1"/>
        </w:rPr>
        <w:pPrChange w:id="394" w:author="Megan Feddern" w:date="2021-02-12T15:47:00Z">
          <w:pPr>
            <w:spacing w:line="360" w:lineRule="auto"/>
          </w:pPr>
        </w:pPrChange>
      </w:pPr>
      <w:r w:rsidRPr="00226931">
        <w:rPr>
          <w:rFonts w:ascii="Times New Roman" w:hAnsi="Times New Roman" w:cs="Times New Roman"/>
          <w:color w:val="000000" w:themeColor="text1"/>
        </w:rPr>
        <w:t xml:space="preserve">DeNiro M.J., Epstein S. (1978). Influence of diet on the distribution of carbon isotopes in </w:t>
      </w:r>
      <w:r>
        <w:rPr>
          <w:rFonts w:ascii="Times New Roman" w:hAnsi="Times New Roman" w:cs="Times New Roman"/>
          <w:color w:val="000000" w:themeColor="text1"/>
        </w:rPr>
        <w:tab/>
      </w:r>
      <w:r w:rsidRPr="00226931">
        <w:rPr>
          <w:rFonts w:ascii="Times New Roman" w:hAnsi="Times New Roman" w:cs="Times New Roman"/>
          <w:color w:val="000000" w:themeColor="text1"/>
        </w:rPr>
        <w:t xml:space="preserve">animals. </w:t>
      </w:r>
      <w:proofErr w:type="spellStart"/>
      <w:r w:rsidRPr="00226931">
        <w:rPr>
          <w:rFonts w:ascii="Times New Roman" w:hAnsi="Times New Roman" w:cs="Times New Roman"/>
          <w:i/>
          <w:color w:val="000000" w:themeColor="text1"/>
        </w:rPr>
        <w:t>Geochimica</w:t>
      </w:r>
      <w:proofErr w:type="spellEnd"/>
      <w:r w:rsidRPr="00226931">
        <w:rPr>
          <w:rFonts w:ascii="Times New Roman" w:hAnsi="Times New Roman" w:cs="Times New Roman"/>
          <w:i/>
          <w:color w:val="000000" w:themeColor="text1"/>
        </w:rPr>
        <w:t xml:space="preserve"> et </w:t>
      </w:r>
      <w:proofErr w:type="spellStart"/>
      <w:r w:rsidRPr="00226931">
        <w:rPr>
          <w:rFonts w:ascii="Times New Roman" w:hAnsi="Times New Roman" w:cs="Times New Roman"/>
          <w:i/>
          <w:color w:val="000000" w:themeColor="text1"/>
        </w:rPr>
        <w:t>Cosmochinica</w:t>
      </w:r>
      <w:proofErr w:type="spellEnd"/>
      <w:r w:rsidRPr="00226931">
        <w:rPr>
          <w:rFonts w:ascii="Times New Roman" w:hAnsi="Times New Roman" w:cs="Times New Roman"/>
          <w:i/>
          <w:color w:val="000000" w:themeColor="text1"/>
        </w:rPr>
        <w:t xml:space="preserve"> Ata</w:t>
      </w:r>
      <w:r w:rsidRPr="00226931">
        <w:rPr>
          <w:rFonts w:ascii="Times New Roman" w:hAnsi="Times New Roman" w:cs="Times New Roman"/>
          <w:color w:val="000000" w:themeColor="text1"/>
        </w:rPr>
        <w:t xml:space="preserve"> </w:t>
      </w:r>
      <w:r w:rsidRPr="00226931">
        <w:rPr>
          <w:rFonts w:ascii="Times New Roman" w:hAnsi="Times New Roman" w:cs="Times New Roman"/>
          <w:b/>
          <w:color w:val="000000" w:themeColor="text1"/>
        </w:rPr>
        <w:t>42</w:t>
      </w:r>
      <w:r w:rsidRPr="00226931">
        <w:rPr>
          <w:rFonts w:ascii="Times New Roman" w:hAnsi="Times New Roman" w:cs="Times New Roman"/>
          <w:color w:val="000000" w:themeColor="text1"/>
        </w:rPr>
        <w:t>, 495-506.</w:t>
      </w:r>
    </w:p>
    <w:p w14:paraId="1FBC9008" w14:textId="398B9088" w:rsidR="008C63D1" w:rsidRPr="008C63D1" w:rsidRDefault="008C63D1">
      <w:pPr>
        <w:pStyle w:val="contributor"/>
        <w:shd w:val="clear" w:color="auto" w:fill="FFFFFF"/>
        <w:tabs>
          <w:tab w:val="left" w:pos="474"/>
        </w:tabs>
        <w:spacing w:before="0" w:beforeAutospacing="0" w:after="0" w:afterAutospacing="0" w:line="480" w:lineRule="auto"/>
        <w:rPr>
          <w:color w:val="000000" w:themeColor="text1"/>
        </w:rPr>
        <w:pPrChange w:id="395" w:author="Megan Feddern" w:date="2021-02-12T15:47:00Z">
          <w:pPr>
            <w:pStyle w:val="contributor"/>
            <w:shd w:val="clear" w:color="auto" w:fill="FFFFFF"/>
            <w:tabs>
              <w:tab w:val="left" w:pos="474"/>
            </w:tabs>
            <w:spacing w:before="0" w:beforeAutospacing="0" w:after="0" w:afterAutospacing="0" w:line="360" w:lineRule="auto"/>
          </w:pPr>
        </w:pPrChange>
      </w:pPr>
      <w:r>
        <w:rPr>
          <w:color w:val="000000" w:themeColor="text1"/>
        </w:rPr>
        <w:t xml:space="preserve">de la Vega C., Mahaffey C., </w:t>
      </w:r>
      <w:proofErr w:type="spellStart"/>
      <w:r>
        <w:rPr>
          <w:color w:val="000000" w:themeColor="text1"/>
        </w:rPr>
        <w:t>Tuerena</w:t>
      </w:r>
      <w:proofErr w:type="spellEnd"/>
      <w:r>
        <w:rPr>
          <w:color w:val="000000" w:themeColor="text1"/>
        </w:rPr>
        <w:t xml:space="preserve"> R.E., </w:t>
      </w:r>
      <w:proofErr w:type="spellStart"/>
      <w:r>
        <w:rPr>
          <w:color w:val="000000" w:themeColor="text1"/>
        </w:rPr>
        <w:t>Yurkowski</w:t>
      </w:r>
      <w:proofErr w:type="spellEnd"/>
      <w:r>
        <w:rPr>
          <w:color w:val="000000" w:themeColor="text1"/>
        </w:rPr>
        <w:t xml:space="preserve"> D.J., </w:t>
      </w:r>
      <w:proofErr w:type="spellStart"/>
      <w:r>
        <w:rPr>
          <w:color w:val="000000" w:themeColor="text1"/>
        </w:rPr>
        <w:t>Yurkowski</w:t>
      </w:r>
      <w:proofErr w:type="spellEnd"/>
      <w:r>
        <w:rPr>
          <w:color w:val="000000" w:themeColor="text1"/>
        </w:rPr>
        <w:t xml:space="preserve"> D.J., Ferguson S.H., </w:t>
      </w:r>
      <w:r>
        <w:rPr>
          <w:color w:val="000000" w:themeColor="text1"/>
        </w:rPr>
        <w:tab/>
        <w:t xml:space="preserve">Stenson G.B., </w:t>
      </w:r>
      <w:proofErr w:type="spellStart"/>
      <w:r>
        <w:rPr>
          <w:color w:val="000000" w:themeColor="text1"/>
        </w:rPr>
        <w:t>Nor</w:t>
      </w:r>
      <w:r>
        <w:t>d</w:t>
      </w:r>
      <w:r w:rsidRPr="00FD1749">
        <w:rPr>
          <w:color w:val="000000" w:themeColor="text1"/>
        </w:rPr>
        <w:t>øy</w:t>
      </w:r>
      <w:proofErr w:type="spellEnd"/>
      <w:r>
        <w:rPr>
          <w:color w:val="000000" w:themeColor="text1"/>
        </w:rPr>
        <w:t xml:space="preserve"> E.S., </w:t>
      </w:r>
      <w:proofErr w:type="spellStart"/>
      <w:r>
        <w:rPr>
          <w:color w:val="000000" w:themeColor="text1"/>
        </w:rPr>
        <w:t>Haug</w:t>
      </w:r>
      <w:proofErr w:type="spellEnd"/>
      <w:r>
        <w:rPr>
          <w:color w:val="000000" w:themeColor="text1"/>
        </w:rPr>
        <w:t xml:space="preserve"> T., </w:t>
      </w:r>
      <w:proofErr w:type="spellStart"/>
      <w:r>
        <w:rPr>
          <w:color w:val="000000" w:themeColor="text1"/>
        </w:rPr>
        <w:t>Biuw</w:t>
      </w:r>
      <w:proofErr w:type="spellEnd"/>
      <w:r>
        <w:rPr>
          <w:color w:val="000000" w:themeColor="text1"/>
        </w:rPr>
        <w:t xml:space="preserve"> M., </w:t>
      </w:r>
      <w:proofErr w:type="spellStart"/>
      <w:r>
        <w:rPr>
          <w:color w:val="000000" w:themeColor="text1"/>
        </w:rPr>
        <w:t>Smout</w:t>
      </w:r>
      <w:proofErr w:type="spellEnd"/>
      <w:r>
        <w:rPr>
          <w:color w:val="000000" w:themeColor="text1"/>
        </w:rPr>
        <w:t xml:space="preserve"> S., Hopkins J., Tagliabue A., Jeffreys </w:t>
      </w:r>
      <w:r>
        <w:rPr>
          <w:color w:val="000000" w:themeColor="text1"/>
        </w:rPr>
        <w:tab/>
        <w:t xml:space="preserve">R.M. (2020). Arctic seals as tracers of environmental and ecological change. </w:t>
      </w:r>
      <w:r w:rsidRPr="008C0C09">
        <w:rPr>
          <w:i/>
          <w:color w:val="000000" w:themeColor="text1"/>
        </w:rPr>
        <w:t xml:space="preserve">Limnology and </w:t>
      </w:r>
      <w:r>
        <w:rPr>
          <w:i/>
          <w:color w:val="000000" w:themeColor="text1"/>
        </w:rPr>
        <w:tab/>
      </w:r>
      <w:r w:rsidRPr="008C0C09">
        <w:rPr>
          <w:i/>
          <w:color w:val="000000" w:themeColor="text1"/>
        </w:rPr>
        <w:t>Oceanography Letter</w:t>
      </w:r>
      <w:r>
        <w:rPr>
          <w:i/>
          <w:color w:val="000000" w:themeColor="text1"/>
        </w:rPr>
        <w:t>s</w:t>
      </w:r>
      <w:r>
        <w:rPr>
          <w:color w:val="000000" w:themeColor="text1"/>
        </w:rPr>
        <w:t xml:space="preserve">, </w:t>
      </w:r>
      <w:proofErr w:type="spellStart"/>
      <w:r>
        <w:rPr>
          <w:color w:val="000000" w:themeColor="text1"/>
        </w:rPr>
        <w:t>doi</w:t>
      </w:r>
      <w:proofErr w:type="spellEnd"/>
      <w:r>
        <w:rPr>
          <w:color w:val="000000" w:themeColor="text1"/>
        </w:rPr>
        <w:t>: 10.1002/lol2.10176</w:t>
      </w:r>
    </w:p>
    <w:p w14:paraId="1FEE5687" w14:textId="77777777" w:rsidR="008C63D1" w:rsidRDefault="008C63D1">
      <w:pPr>
        <w:spacing w:line="480" w:lineRule="auto"/>
        <w:rPr>
          <w:rFonts w:ascii="Times New Roman" w:hAnsi="Times New Roman" w:cs="Times New Roman"/>
        </w:rPr>
        <w:pPrChange w:id="396" w:author="Megan Feddern" w:date="2021-02-12T15:47:00Z">
          <w:pPr>
            <w:spacing w:line="360" w:lineRule="auto"/>
          </w:pPr>
        </w:pPrChange>
      </w:pPr>
      <w:r>
        <w:rPr>
          <w:rFonts w:ascii="Times New Roman" w:hAnsi="Times New Roman" w:cs="Times New Roman"/>
        </w:rPr>
        <w:t xml:space="preserve">Drago M., Cardona L., Crespo E.A., Aguilar A. 2009. </w:t>
      </w:r>
      <w:proofErr w:type="spellStart"/>
      <w:r>
        <w:rPr>
          <w:rFonts w:ascii="Times New Roman" w:hAnsi="Times New Roman" w:cs="Times New Roman"/>
        </w:rPr>
        <w:t>Ontogenic</w:t>
      </w:r>
      <w:proofErr w:type="spellEnd"/>
      <w:r>
        <w:rPr>
          <w:rFonts w:ascii="Times New Roman" w:hAnsi="Times New Roman" w:cs="Times New Roman"/>
        </w:rPr>
        <w:t xml:space="preserve"> dietary changes in South </w:t>
      </w:r>
      <w:r>
        <w:rPr>
          <w:rFonts w:ascii="Times New Roman" w:hAnsi="Times New Roman" w:cs="Times New Roman"/>
        </w:rPr>
        <w:tab/>
        <w:t xml:space="preserve">American sea lions. </w:t>
      </w:r>
      <w:r>
        <w:rPr>
          <w:rFonts w:ascii="Times New Roman" w:hAnsi="Times New Roman" w:cs="Times New Roman"/>
          <w:i/>
        </w:rPr>
        <w:t>Journal of Zoology</w:t>
      </w:r>
      <w:r>
        <w:rPr>
          <w:rFonts w:ascii="Times New Roman" w:hAnsi="Times New Roman" w:cs="Times New Roman"/>
        </w:rPr>
        <w:t xml:space="preserve"> </w:t>
      </w:r>
      <w:r>
        <w:rPr>
          <w:rFonts w:ascii="Times New Roman" w:hAnsi="Times New Roman" w:cs="Times New Roman"/>
          <w:b/>
        </w:rPr>
        <w:t>279</w:t>
      </w:r>
      <w:r>
        <w:rPr>
          <w:rFonts w:ascii="Times New Roman" w:hAnsi="Times New Roman" w:cs="Times New Roman"/>
        </w:rPr>
        <w:t>, 251-261.</w:t>
      </w:r>
    </w:p>
    <w:p w14:paraId="157A47CC" w14:textId="77777777" w:rsidR="008C63D1" w:rsidRPr="006A0B6E" w:rsidRDefault="008C63D1">
      <w:pPr>
        <w:spacing w:line="480" w:lineRule="auto"/>
        <w:rPr>
          <w:rFonts w:ascii="Times New Roman" w:hAnsi="Times New Roman" w:cs="Times New Roman"/>
        </w:rPr>
        <w:pPrChange w:id="397" w:author="Megan Feddern" w:date="2021-02-12T15:47:00Z">
          <w:pPr>
            <w:spacing w:line="360" w:lineRule="auto"/>
          </w:pPr>
        </w:pPrChange>
      </w:pPr>
      <w:r>
        <w:rPr>
          <w:rFonts w:ascii="Times New Roman" w:hAnsi="Times New Roman" w:cs="Times New Roman"/>
        </w:rPr>
        <w:lastRenderedPageBreak/>
        <w:t xml:space="preserve">Duguid W.D.P., Boldt J.L., </w:t>
      </w:r>
      <w:proofErr w:type="spellStart"/>
      <w:r>
        <w:rPr>
          <w:rFonts w:ascii="Times New Roman" w:hAnsi="Times New Roman" w:cs="Times New Roman"/>
        </w:rPr>
        <w:t>Chalifour</w:t>
      </w:r>
      <w:proofErr w:type="spellEnd"/>
      <w:r>
        <w:rPr>
          <w:rFonts w:ascii="Times New Roman" w:hAnsi="Times New Roman" w:cs="Times New Roman"/>
        </w:rPr>
        <w:t xml:space="preserve"> L., Greene C.M., Galbraith M., Hay D., Lowry D., </w:t>
      </w:r>
      <w:r>
        <w:rPr>
          <w:rFonts w:ascii="Times New Roman" w:hAnsi="Times New Roman" w:cs="Times New Roman"/>
        </w:rPr>
        <w:tab/>
      </w:r>
      <w:proofErr w:type="spellStart"/>
      <w:r>
        <w:rPr>
          <w:rFonts w:ascii="Times New Roman" w:hAnsi="Times New Roman" w:cs="Times New Roman"/>
        </w:rPr>
        <w:t>McKinnell</w:t>
      </w:r>
      <w:proofErr w:type="spellEnd"/>
      <w:r>
        <w:rPr>
          <w:rFonts w:ascii="Times New Roman" w:hAnsi="Times New Roman" w:cs="Times New Roman"/>
        </w:rPr>
        <w:t xml:space="preserve"> S., Neville C.M., </w:t>
      </w:r>
      <w:proofErr w:type="spellStart"/>
      <w:r>
        <w:rPr>
          <w:rFonts w:ascii="Times New Roman" w:hAnsi="Times New Roman" w:cs="Times New Roman"/>
        </w:rPr>
        <w:t>Qualley</w:t>
      </w:r>
      <w:proofErr w:type="spellEnd"/>
      <w:r>
        <w:rPr>
          <w:rFonts w:ascii="Times New Roman" w:hAnsi="Times New Roman" w:cs="Times New Roman"/>
        </w:rPr>
        <w:t xml:space="preserve"> J., </w:t>
      </w:r>
      <w:proofErr w:type="spellStart"/>
      <w:r>
        <w:rPr>
          <w:rFonts w:ascii="Times New Roman" w:hAnsi="Times New Roman" w:cs="Times New Roman"/>
        </w:rPr>
        <w:t>Sandell</w:t>
      </w:r>
      <w:proofErr w:type="spellEnd"/>
      <w:r>
        <w:rPr>
          <w:rFonts w:ascii="Times New Roman" w:hAnsi="Times New Roman" w:cs="Times New Roman"/>
        </w:rPr>
        <w:t xml:space="preserve"> T., Thompson M., </w:t>
      </w:r>
      <w:proofErr w:type="spellStart"/>
      <w:r>
        <w:rPr>
          <w:rFonts w:ascii="Times New Roman" w:hAnsi="Times New Roman" w:cs="Times New Roman"/>
        </w:rPr>
        <w:t>Trudel</w:t>
      </w:r>
      <w:proofErr w:type="spellEnd"/>
      <w:r>
        <w:rPr>
          <w:rFonts w:ascii="Times New Roman" w:hAnsi="Times New Roman" w:cs="Times New Roman"/>
        </w:rPr>
        <w:t xml:space="preserve"> M., Young K., </w:t>
      </w:r>
      <w:r>
        <w:rPr>
          <w:rFonts w:ascii="Times New Roman" w:hAnsi="Times New Roman" w:cs="Times New Roman"/>
        </w:rPr>
        <w:tab/>
      </w:r>
      <w:proofErr w:type="spellStart"/>
      <w:r>
        <w:rPr>
          <w:rFonts w:ascii="Times New Roman" w:hAnsi="Times New Roman" w:cs="Times New Roman"/>
        </w:rPr>
        <w:t>Juanes</w:t>
      </w:r>
      <w:proofErr w:type="spellEnd"/>
      <w:r>
        <w:rPr>
          <w:rFonts w:ascii="Times New Roman" w:hAnsi="Times New Roman" w:cs="Times New Roman"/>
        </w:rPr>
        <w:t xml:space="preserve"> F. 2019. Historical fluctuations and recent observations of Northern Anchovy </w:t>
      </w:r>
      <w:r>
        <w:rPr>
          <w:rFonts w:ascii="Times New Roman" w:hAnsi="Times New Roman" w:cs="Times New Roman"/>
        </w:rPr>
        <w:tab/>
      </w:r>
      <w:proofErr w:type="spellStart"/>
      <w:r>
        <w:rPr>
          <w:rFonts w:ascii="Times New Roman" w:hAnsi="Times New Roman" w:cs="Times New Roman"/>
          <w:i/>
        </w:rPr>
        <w:t>Engraulis</w:t>
      </w:r>
      <w:proofErr w:type="spellEnd"/>
      <w:r>
        <w:rPr>
          <w:rFonts w:ascii="Times New Roman" w:hAnsi="Times New Roman" w:cs="Times New Roman"/>
          <w:i/>
        </w:rPr>
        <w:t xml:space="preserve"> </w:t>
      </w:r>
      <w:proofErr w:type="spellStart"/>
      <w:r>
        <w:rPr>
          <w:rFonts w:ascii="Times New Roman" w:hAnsi="Times New Roman" w:cs="Times New Roman"/>
          <w:i/>
        </w:rPr>
        <w:t>mordax</w:t>
      </w:r>
      <w:proofErr w:type="spellEnd"/>
      <w:r>
        <w:rPr>
          <w:rFonts w:ascii="Times New Roman" w:hAnsi="Times New Roman" w:cs="Times New Roman"/>
          <w:i/>
        </w:rPr>
        <w:t xml:space="preserve"> </w:t>
      </w:r>
      <w:r>
        <w:rPr>
          <w:rFonts w:ascii="Times New Roman" w:hAnsi="Times New Roman" w:cs="Times New Roman"/>
        </w:rPr>
        <w:t xml:space="preserve">in the Salish Sea. </w:t>
      </w:r>
      <w:r>
        <w:rPr>
          <w:rFonts w:ascii="Times New Roman" w:hAnsi="Times New Roman" w:cs="Times New Roman"/>
          <w:i/>
        </w:rPr>
        <w:t xml:space="preserve">Deep Sea Research II </w:t>
      </w:r>
      <w:r>
        <w:rPr>
          <w:rFonts w:ascii="Times New Roman" w:hAnsi="Times New Roman" w:cs="Times New Roman"/>
          <w:b/>
        </w:rPr>
        <w:t>159</w:t>
      </w:r>
      <w:r>
        <w:rPr>
          <w:rFonts w:ascii="Times New Roman" w:hAnsi="Times New Roman" w:cs="Times New Roman"/>
        </w:rPr>
        <w:t>, 22-41.</w:t>
      </w:r>
    </w:p>
    <w:p w14:paraId="0F210CEB" w14:textId="77777777" w:rsidR="008C63D1" w:rsidRDefault="008C63D1">
      <w:pPr>
        <w:spacing w:line="480" w:lineRule="auto"/>
        <w:rPr>
          <w:rFonts w:ascii="Times New Roman" w:hAnsi="Times New Roman" w:cs="Times New Roman"/>
        </w:rPr>
        <w:pPrChange w:id="398" w:author="Megan Feddern" w:date="2021-02-12T15:47:00Z">
          <w:pPr>
            <w:spacing w:line="360" w:lineRule="auto"/>
          </w:pPr>
        </w:pPrChange>
      </w:pPr>
      <w:r>
        <w:rPr>
          <w:rFonts w:ascii="Times New Roman" w:hAnsi="Times New Roman" w:cs="Times New Roman"/>
        </w:rPr>
        <w:t>E</w:t>
      </w:r>
      <w:r w:rsidRPr="006A0B6E">
        <w:rPr>
          <w:rFonts w:ascii="Times New Roman" w:hAnsi="Times New Roman" w:cs="Times New Roman"/>
        </w:rPr>
        <w:t xml:space="preserve">stes J.A., Tinker M.T., Williams T.M., </w:t>
      </w:r>
      <w:proofErr w:type="spellStart"/>
      <w:r w:rsidRPr="006A0B6E">
        <w:rPr>
          <w:rFonts w:ascii="Times New Roman" w:hAnsi="Times New Roman" w:cs="Times New Roman"/>
        </w:rPr>
        <w:t>Doak</w:t>
      </w:r>
      <w:proofErr w:type="spellEnd"/>
      <w:r w:rsidRPr="006A0B6E">
        <w:rPr>
          <w:rFonts w:ascii="Times New Roman" w:hAnsi="Times New Roman" w:cs="Times New Roman"/>
        </w:rPr>
        <w:t xml:space="preserve"> D.F. 1998. Killer whale predation on sea otters </w:t>
      </w:r>
      <w:r>
        <w:rPr>
          <w:rFonts w:ascii="Times New Roman" w:hAnsi="Times New Roman" w:cs="Times New Roman"/>
        </w:rPr>
        <w:tab/>
      </w:r>
      <w:r w:rsidRPr="006A0B6E">
        <w:rPr>
          <w:rFonts w:ascii="Times New Roman" w:hAnsi="Times New Roman" w:cs="Times New Roman"/>
        </w:rPr>
        <w:t xml:space="preserve">linking oceanic and nearshore ecosystems. </w:t>
      </w:r>
      <w:r w:rsidRPr="006A0B6E">
        <w:rPr>
          <w:rFonts w:ascii="Times New Roman" w:hAnsi="Times New Roman" w:cs="Times New Roman"/>
          <w:i/>
          <w:iCs/>
        </w:rPr>
        <w:t>Science</w:t>
      </w:r>
      <w:r w:rsidRPr="006A0B6E">
        <w:rPr>
          <w:rFonts w:ascii="Times New Roman" w:hAnsi="Times New Roman" w:cs="Times New Roman"/>
        </w:rPr>
        <w:t xml:space="preserve"> </w:t>
      </w:r>
      <w:r w:rsidRPr="006A0B6E">
        <w:rPr>
          <w:rFonts w:ascii="Times New Roman" w:hAnsi="Times New Roman" w:cs="Times New Roman"/>
          <w:b/>
          <w:bCs/>
        </w:rPr>
        <w:t>282</w:t>
      </w:r>
      <w:r w:rsidRPr="006A0B6E">
        <w:rPr>
          <w:rFonts w:ascii="Times New Roman" w:hAnsi="Times New Roman" w:cs="Times New Roman"/>
        </w:rPr>
        <w:t>, 473-476.</w:t>
      </w:r>
    </w:p>
    <w:p w14:paraId="01F94281" w14:textId="77777777" w:rsidR="008C63D1" w:rsidRPr="00304583" w:rsidRDefault="008C63D1">
      <w:pPr>
        <w:spacing w:line="480" w:lineRule="auto"/>
        <w:pPrChange w:id="399" w:author="Megan Feddern" w:date="2021-02-12T15:47:00Z">
          <w:pPr>
            <w:spacing w:line="360" w:lineRule="auto"/>
          </w:pPr>
        </w:pPrChange>
      </w:pPr>
      <w:r>
        <w:rPr>
          <w:rFonts w:ascii="Times New Roman" w:hAnsi="Times New Roman" w:cs="Times New Roman"/>
        </w:rPr>
        <w:t xml:space="preserve">Feddern M.L., </w:t>
      </w:r>
      <w:proofErr w:type="spellStart"/>
      <w:r>
        <w:rPr>
          <w:rFonts w:ascii="Times New Roman" w:hAnsi="Times New Roman" w:cs="Times New Roman"/>
        </w:rPr>
        <w:t>Holtgrieve</w:t>
      </w:r>
      <w:proofErr w:type="spellEnd"/>
      <w:r>
        <w:rPr>
          <w:rFonts w:ascii="Times New Roman" w:hAnsi="Times New Roman" w:cs="Times New Roman"/>
        </w:rPr>
        <w:t xml:space="preserve"> G.W., Ward E.J. 2021. </w:t>
      </w:r>
      <w:r w:rsidRPr="004B3537">
        <w:rPr>
          <w:rFonts w:ascii="Times New Roman" w:hAnsi="Times New Roman" w:cs="Times New Roman"/>
        </w:rPr>
        <w:t xml:space="preserve">Stable isotope signatures in archival pinniped </w:t>
      </w:r>
      <w:r>
        <w:rPr>
          <w:rFonts w:ascii="Times New Roman" w:hAnsi="Times New Roman" w:cs="Times New Roman"/>
        </w:rPr>
        <w:tab/>
      </w:r>
      <w:r w:rsidRPr="004B3537">
        <w:rPr>
          <w:rFonts w:ascii="Times New Roman" w:hAnsi="Times New Roman" w:cs="Times New Roman"/>
        </w:rPr>
        <w:t xml:space="preserve">bone link food web-assimilated carbon and nitrogen to a century of environmental </w:t>
      </w:r>
      <w:r>
        <w:rPr>
          <w:rFonts w:ascii="Times New Roman" w:hAnsi="Times New Roman" w:cs="Times New Roman"/>
        </w:rPr>
        <w:tab/>
      </w:r>
      <w:r w:rsidRPr="004B3537">
        <w:rPr>
          <w:rFonts w:ascii="Times New Roman" w:hAnsi="Times New Roman" w:cs="Times New Roman"/>
        </w:rPr>
        <w:t>change</w:t>
      </w:r>
      <w:r>
        <w:rPr>
          <w:rFonts w:ascii="Times New Roman" w:hAnsi="Times New Roman" w:cs="Times New Roman"/>
        </w:rPr>
        <w:t xml:space="preserve">. </w:t>
      </w:r>
      <w:r>
        <w:rPr>
          <w:rFonts w:ascii="Times New Roman" w:hAnsi="Times New Roman" w:cs="Times New Roman"/>
          <w:i/>
        </w:rPr>
        <w:t xml:space="preserve">Global Change Biology </w:t>
      </w:r>
      <w:r>
        <w:rPr>
          <w:rFonts w:ascii="Times New Roman" w:hAnsi="Times New Roman" w:cs="Times New Roman"/>
        </w:rPr>
        <w:t xml:space="preserve">In press. </w:t>
      </w:r>
    </w:p>
    <w:p w14:paraId="52790C01" w14:textId="77777777" w:rsidR="008C63D1" w:rsidRDefault="008C63D1">
      <w:pPr>
        <w:spacing w:line="480" w:lineRule="auto"/>
        <w:rPr>
          <w:rFonts w:ascii="Times New Roman" w:hAnsi="Times New Roman" w:cs="Times New Roman"/>
        </w:rPr>
        <w:pPrChange w:id="400" w:author="Megan Feddern" w:date="2021-02-12T15:47:00Z">
          <w:pPr>
            <w:spacing w:line="360" w:lineRule="auto"/>
          </w:pPr>
        </w:pPrChange>
      </w:pPr>
      <w:r>
        <w:rPr>
          <w:rFonts w:ascii="Times New Roman" w:hAnsi="Times New Roman" w:cs="Times New Roman"/>
        </w:rPr>
        <w:t xml:space="preserve">Germain L.R., Koch P.L., Harvey J., McCarthy M.D. (2013). Nitrogen isotope fractionation in </w:t>
      </w:r>
      <w:r>
        <w:rPr>
          <w:rFonts w:ascii="Times New Roman" w:hAnsi="Times New Roman" w:cs="Times New Roman"/>
        </w:rPr>
        <w:tab/>
        <w:t xml:space="preserve">amino acids from harbor seals: </w:t>
      </w:r>
      <w:proofErr w:type="spellStart"/>
      <w:r>
        <w:rPr>
          <w:rFonts w:ascii="Times New Roman" w:hAnsi="Times New Roman" w:cs="Times New Roman"/>
        </w:rPr>
        <w:t>implicatios</w:t>
      </w:r>
      <w:proofErr w:type="spellEnd"/>
      <w:r>
        <w:rPr>
          <w:rFonts w:ascii="Times New Roman" w:hAnsi="Times New Roman" w:cs="Times New Roman"/>
        </w:rPr>
        <w:t xml:space="preserve"> for compound-specific trophic position </w:t>
      </w:r>
      <w:r>
        <w:rPr>
          <w:rFonts w:ascii="Times New Roman" w:hAnsi="Times New Roman" w:cs="Times New Roman"/>
        </w:rPr>
        <w:tab/>
        <w:t xml:space="preserve">calculations.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482</w:t>
      </w:r>
      <w:r>
        <w:rPr>
          <w:rFonts w:ascii="Times New Roman" w:hAnsi="Times New Roman" w:cs="Times New Roman"/>
        </w:rPr>
        <w:t>, 265-277.</w:t>
      </w:r>
    </w:p>
    <w:p w14:paraId="08CE649A" w14:textId="77777777" w:rsidR="008C63D1" w:rsidRPr="006A0B6E" w:rsidRDefault="008C63D1">
      <w:pPr>
        <w:spacing w:line="480" w:lineRule="auto"/>
        <w:rPr>
          <w:rFonts w:ascii="Times New Roman" w:hAnsi="Times New Roman" w:cs="Times New Roman"/>
        </w:rPr>
        <w:pPrChange w:id="401" w:author="Megan Feddern" w:date="2021-02-12T15:47:00Z">
          <w:pPr>
            <w:spacing w:line="360" w:lineRule="auto"/>
          </w:pPr>
        </w:pPrChange>
      </w:pPr>
      <w:r>
        <w:rPr>
          <w:rFonts w:ascii="Times New Roman" w:hAnsi="Times New Roman" w:cs="Times New Roman"/>
        </w:rPr>
        <w:t xml:space="preserve">Greene C., Kuehne L., Rice C., Fresh K., </w:t>
      </w:r>
      <w:proofErr w:type="spellStart"/>
      <w:r>
        <w:rPr>
          <w:rFonts w:ascii="Times New Roman" w:hAnsi="Times New Roman" w:cs="Times New Roman"/>
        </w:rPr>
        <w:t>Penttila</w:t>
      </w:r>
      <w:proofErr w:type="spellEnd"/>
      <w:r>
        <w:rPr>
          <w:rFonts w:ascii="Times New Roman" w:hAnsi="Times New Roman" w:cs="Times New Roman"/>
        </w:rPr>
        <w:t xml:space="preserve"> D. 2015. Forty years of change in forage fish </w:t>
      </w:r>
      <w:r>
        <w:rPr>
          <w:rFonts w:ascii="Times New Roman" w:hAnsi="Times New Roman" w:cs="Times New Roman"/>
        </w:rPr>
        <w:tab/>
      </w:r>
      <w:r>
        <w:rPr>
          <w:rFonts w:ascii="Times New Roman" w:hAnsi="Times New Roman" w:cs="Times New Roman"/>
        </w:rPr>
        <w:tab/>
        <w:t xml:space="preserve">and jellyfish abundance across greater Puget Sound, Washington (USA): anthropogenic </w:t>
      </w:r>
      <w:r>
        <w:rPr>
          <w:rFonts w:ascii="Times New Roman" w:hAnsi="Times New Roman" w:cs="Times New Roman"/>
        </w:rPr>
        <w:tab/>
      </w:r>
      <w:r>
        <w:rPr>
          <w:rFonts w:ascii="Times New Roman" w:hAnsi="Times New Roman" w:cs="Times New Roman"/>
        </w:rPr>
        <w:tab/>
        <w:t xml:space="preserve">and climate associations.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525</w:t>
      </w:r>
      <w:r>
        <w:rPr>
          <w:rFonts w:ascii="Times New Roman" w:hAnsi="Times New Roman" w:cs="Times New Roman"/>
        </w:rPr>
        <w:t>, 153-170.</w:t>
      </w:r>
    </w:p>
    <w:p w14:paraId="70F61114" w14:textId="77777777" w:rsidR="008C63D1" w:rsidRDefault="008C63D1">
      <w:pPr>
        <w:spacing w:line="480" w:lineRule="auto"/>
        <w:rPr>
          <w:rFonts w:ascii="Times New Roman" w:hAnsi="Times New Roman" w:cs="Times New Roman"/>
        </w:rPr>
        <w:pPrChange w:id="402" w:author="Megan Feddern" w:date="2021-02-12T15:47:00Z">
          <w:pPr>
            <w:spacing w:line="360" w:lineRule="auto"/>
          </w:pPr>
        </w:pPrChange>
      </w:pPr>
      <w:proofErr w:type="spellStart"/>
      <w:r w:rsidRPr="006A0B6E">
        <w:rPr>
          <w:rFonts w:ascii="Times New Roman" w:hAnsi="Times New Roman" w:cs="Times New Roman"/>
        </w:rPr>
        <w:t>Goñi</w:t>
      </w:r>
      <w:proofErr w:type="spellEnd"/>
      <w:r w:rsidRPr="006A0B6E">
        <w:rPr>
          <w:rFonts w:ascii="Times New Roman" w:hAnsi="Times New Roman" w:cs="Times New Roman"/>
        </w:rPr>
        <w:t xml:space="preserve"> R. (1998). Ecosystem effects of marine fisheries: an overview. </w:t>
      </w:r>
      <w:r w:rsidRPr="006A0B6E">
        <w:rPr>
          <w:rFonts w:ascii="Times New Roman" w:hAnsi="Times New Roman" w:cs="Times New Roman"/>
          <w:i/>
          <w:iCs/>
        </w:rPr>
        <w:t xml:space="preserve">Ocean and Coastal </w:t>
      </w:r>
      <w:r>
        <w:rPr>
          <w:rFonts w:ascii="Times New Roman" w:hAnsi="Times New Roman" w:cs="Times New Roman"/>
          <w:i/>
          <w:iCs/>
        </w:rPr>
        <w:tab/>
      </w:r>
      <w:r>
        <w:rPr>
          <w:rFonts w:ascii="Times New Roman" w:hAnsi="Times New Roman" w:cs="Times New Roman"/>
          <w:i/>
          <w:iCs/>
        </w:rPr>
        <w:tab/>
      </w:r>
      <w:r w:rsidRPr="006A0B6E">
        <w:rPr>
          <w:rFonts w:ascii="Times New Roman" w:hAnsi="Times New Roman" w:cs="Times New Roman"/>
          <w:i/>
          <w:iCs/>
        </w:rPr>
        <w:t xml:space="preserve">Management </w:t>
      </w:r>
      <w:r w:rsidRPr="006A0B6E">
        <w:rPr>
          <w:rFonts w:ascii="Times New Roman" w:hAnsi="Times New Roman" w:cs="Times New Roman"/>
          <w:b/>
          <w:bCs/>
        </w:rPr>
        <w:t>40</w:t>
      </w:r>
      <w:r w:rsidRPr="006A0B6E">
        <w:rPr>
          <w:rFonts w:ascii="Times New Roman" w:hAnsi="Times New Roman" w:cs="Times New Roman"/>
        </w:rPr>
        <w:t>, 37-64.</w:t>
      </w:r>
    </w:p>
    <w:p w14:paraId="2AFA21C1" w14:textId="77777777" w:rsidR="008C63D1" w:rsidRDefault="008C63D1">
      <w:pPr>
        <w:spacing w:line="480" w:lineRule="auto"/>
        <w:rPr>
          <w:rFonts w:ascii="Times New Roman" w:hAnsi="Times New Roman" w:cs="Times New Roman"/>
        </w:rPr>
        <w:pPrChange w:id="403" w:author="Megan Feddern" w:date="2021-02-12T15:47:00Z">
          <w:pPr>
            <w:spacing w:line="360" w:lineRule="auto"/>
          </w:pPr>
        </w:pPrChange>
      </w:pPr>
      <w:r>
        <w:rPr>
          <w:rFonts w:ascii="Times New Roman" w:hAnsi="Times New Roman" w:cs="Times New Roman"/>
        </w:rPr>
        <w:t xml:space="preserve">Hay D.E., Rose K.A., </w:t>
      </w:r>
      <w:proofErr w:type="spellStart"/>
      <w:r>
        <w:rPr>
          <w:rFonts w:ascii="Times New Roman" w:hAnsi="Times New Roman" w:cs="Times New Roman"/>
        </w:rPr>
        <w:t>Schweigert</w:t>
      </w:r>
      <w:proofErr w:type="spellEnd"/>
      <w:r>
        <w:rPr>
          <w:rFonts w:ascii="Times New Roman" w:hAnsi="Times New Roman" w:cs="Times New Roman"/>
        </w:rPr>
        <w:t xml:space="preserve"> J., </w:t>
      </w:r>
      <w:proofErr w:type="spellStart"/>
      <w:r>
        <w:rPr>
          <w:rFonts w:ascii="Times New Roman" w:hAnsi="Times New Roman" w:cs="Times New Roman"/>
        </w:rPr>
        <w:t>Negrey</w:t>
      </w:r>
      <w:proofErr w:type="spellEnd"/>
      <w:r>
        <w:rPr>
          <w:rFonts w:ascii="Times New Roman" w:hAnsi="Times New Roman" w:cs="Times New Roman"/>
        </w:rPr>
        <w:t xml:space="preserve"> B.A. 2008. Geographic variation in North </w:t>
      </w:r>
      <w:proofErr w:type="spellStart"/>
      <w:r>
        <w:rPr>
          <w:rFonts w:ascii="Times New Roman" w:hAnsi="Times New Roman" w:cs="Times New Roman"/>
        </w:rPr>
        <w:t>APcific</w:t>
      </w:r>
      <w:proofErr w:type="spellEnd"/>
      <w:r>
        <w:rPr>
          <w:rFonts w:ascii="Times New Roman" w:hAnsi="Times New Roman" w:cs="Times New Roman"/>
        </w:rPr>
        <w:t xml:space="preserve"> </w:t>
      </w:r>
      <w:r>
        <w:rPr>
          <w:rFonts w:ascii="Times New Roman" w:hAnsi="Times New Roman" w:cs="Times New Roman"/>
        </w:rPr>
        <w:tab/>
        <w:t xml:space="preserve">herring populations: Pan-Pacific comparisons and implications for climate change </w:t>
      </w:r>
      <w:r>
        <w:rPr>
          <w:rFonts w:ascii="Times New Roman" w:hAnsi="Times New Roman" w:cs="Times New Roman"/>
        </w:rPr>
        <w:tab/>
        <w:t xml:space="preserve">impacts. </w:t>
      </w:r>
      <w:r>
        <w:rPr>
          <w:rFonts w:ascii="Times New Roman" w:hAnsi="Times New Roman" w:cs="Times New Roman"/>
          <w:i/>
        </w:rPr>
        <w:t>Progress in Oceanography</w:t>
      </w:r>
      <w:r>
        <w:rPr>
          <w:rFonts w:ascii="Times New Roman" w:hAnsi="Times New Roman" w:cs="Times New Roman"/>
        </w:rPr>
        <w:t xml:space="preserve"> </w:t>
      </w:r>
      <w:r>
        <w:rPr>
          <w:rFonts w:ascii="Times New Roman" w:hAnsi="Times New Roman" w:cs="Times New Roman"/>
          <w:b/>
        </w:rPr>
        <w:t>77</w:t>
      </w:r>
      <w:r>
        <w:rPr>
          <w:rFonts w:ascii="Times New Roman" w:hAnsi="Times New Roman" w:cs="Times New Roman"/>
        </w:rPr>
        <w:t>, 233-240.</w:t>
      </w:r>
    </w:p>
    <w:p w14:paraId="58EDBBC2" w14:textId="77777777" w:rsidR="008C63D1" w:rsidRDefault="008C63D1">
      <w:pPr>
        <w:spacing w:line="480" w:lineRule="auto"/>
        <w:rPr>
          <w:rFonts w:ascii="Times New Roman" w:hAnsi="Times New Roman" w:cs="Times New Roman"/>
        </w:rPr>
        <w:pPrChange w:id="404" w:author="Megan Feddern" w:date="2021-02-12T15:47:00Z">
          <w:pPr>
            <w:spacing w:line="360" w:lineRule="auto"/>
          </w:pPr>
        </w:pPrChange>
      </w:pPr>
      <w:proofErr w:type="spellStart"/>
      <w:r>
        <w:rPr>
          <w:rFonts w:ascii="Times New Roman" w:hAnsi="Times New Roman" w:cs="Times New Roman"/>
        </w:rPr>
        <w:t>Heithaus</w:t>
      </w:r>
      <w:proofErr w:type="spellEnd"/>
      <w:r>
        <w:rPr>
          <w:rFonts w:ascii="Times New Roman" w:hAnsi="Times New Roman" w:cs="Times New Roman"/>
        </w:rPr>
        <w:t xml:space="preserve"> M.R., </w:t>
      </w:r>
      <w:proofErr w:type="spellStart"/>
      <w:r>
        <w:rPr>
          <w:rFonts w:ascii="Times New Roman" w:hAnsi="Times New Roman" w:cs="Times New Roman"/>
        </w:rPr>
        <w:t>Frid</w:t>
      </w:r>
      <w:proofErr w:type="spellEnd"/>
      <w:r>
        <w:rPr>
          <w:rFonts w:ascii="Times New Roman" w:hAnsi="Times New Roman" w:cs="Times New Roman"/>
        </w:rPr>
        <w:t xml:space="preserve"> A., </w:t>
      </w:r>
      <w:proofErr w:type="spellStart"/>
      <w:r>
        <w:rPr>
          <w:rFonts w:ascii="Times New Roman" w:hAnsi="Times New Roman" w:cs="Times New Roman"/>
        </w:rPr>
        <w:t>Wirsing</w:t>
      </w:r>
      <w:proofErr w:type="spellEnd"/>
      <w:r>
        <w:rPr>
          <w:rFonts w:ascii="Times New Roman" w:hAnsi="Times New Roman" w:cs="Times New Roman"/>
        </w:rPr>
        <w:t xml:space="preserve"> A.J., Worm B. (2008). Predicting ecological consequences of </w:t>
      </w:r>
      <w:r>
        <w:rPr>
          <w:rFonts w:ascii="Times New Roman" w:hAnsi="Times New Roman" w:cs="Times New Roman"/>
        </w:rPr>
        <w:tab/>
        <w:t xml:space="preserve">marine top predator declines. </w:t>
      </w:r>
      <w:r>
        <w:rPr>
          <w:rFonts w:ascii="Times New Roman" w:hAnsi="Times New Roman" w:cs="Times New Roman"/>
          <w:i/>
          <w:iCs/>
        </w:rPr>
        <w:t>Trends in Ecology and Evolution</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202-210.</w:t>
      </w:r>
    </w:p>
    <w:p w14:paraId="3348E8BB" w14:textId="77777777" w:rsidR="008C63D1" w:rsidRPr="00304583" w:rsidRDefault="008C63D1">
      <w:pPr>
        <w:spacing w:line="480" w:lineRule="auto"/>
        <w:rPr>
          <w:rFonts w:ascii="Times New Roman" w:hAnsi="Times New Roman" w:cs="Times New Roman"/>
          <w:color w:val="000000" w:themeColor="text1"/>
        </w:rPr>
        <w:pPrChange w:id="405" w:author="Megan Feddern" w:date="2021-02-12T15:47:00Z">
          <w:pPr>
            <w:spacing w:line="360" w:lineRule="auto"/>
          </w:pPr>
        </w:pPrChange>
      </w:pPr>
      <w:r>
        <w:rPr>
          <w:rFonts w:ascii="Times New Roman" w:hAnsi="Times New Roman" w:cs="Times New Roman"/>
          <w:color w:val="000000" w:themeColor="text1"/>
        </w:rPr>
        <w:lastRenderedPageBreak/>
        <w:t xml:space="preserve">Howe E.R.,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connectivity </w:t>
      </w:r>
      <w:r>
        <w:rPr>
          <w:rFonts w:ascii="Times New Roman" w:hAnsi="Times New Roman" w:cs="Times New Roman"/>
          <w:color w:val="000000" w:themeColor="text1"/>
        </w:rPr>
        <w:tab/>
        <w:t xml:space="preserve">in estuarine detritus-based food webs. </w:t>
      </w:r>
      <w:r>
        <w:rPr>
          <w:rFonts w:ascii="Times New Roman" w:hAnsi="Times New Roman" w:cs="Times New Roman"/>
          <w:i/>
          <w:color w:val="000000" w:themeColor="text1"/>
        </w:rPr>
        <w:t xml:space="preserve">Marine Ecology Progress Series </w:t>
      </w:r>
      <w:r>
        <w:rPr>
          <w:rFonts w:ascii="Times New Roman" w:hAnsi="Times New Roman" w:cs="Times New Roman"/>
          <w:b/>
          <w:color w:val="000000" w:themeColor="text1"/>
        </w:rPr>
        <w:t>518</w:t>
      </w:r>
      <w:r>
        <w:rPr>
          <w:rFonts w:ascii="Times New Roman" w:hAnsi="Times New Roman" w:cs="Times New Roman"/>
          <w:color w:val="000000" w:themeColor="text1"/>
        </w:rPr>
        <w:t>: 13-29.</w:t>
      </w:r>
    </w:p>
    <w:p w14:paraId="0F150CF4" w14:textId="77777777" w:rsidR="008C63D1" w:rsidRPr="006A0B6E" w:rsidRDefault="008C63D1">
      <w:pPr>
        <w:spacing w:line="480" w:lineRule="auto"/>
        <w:rPr>
          <w:rFonts w:ascii="Times New Roman" w:hAnsi="Times New Roman" w:cs="Times New Roman"/>
        </w:rPr>
        <w:pPrChange w:id="406" w:author="Megan Feddern" w:date="2021-02-12T15:47:00Z">
          <w:pPr>
            <w:spacing w:line="360" w:lineRule="auto"/>
          </w:pPr>
        </w:pPrChange>
      </w:pPr>
      <w:r w:rsidRPr="006A0B6E">
        <w:rPr>
          <w:rFonts w:ascii="Times New Roman" w:hAnsi="Times New Roman" w:cs="Times New Roman"/>
        </w:rPr>
        <w:t xml:space="preserve">Hunter M.D., Price P.W. (1992). Playing chutes and ladders: heterogeneity and the relative roles </w:t>
      </w:r>
      <w:r>
        <w:rPr>
          <w:rFonts w:ascii="Times New Roman" w:hAnsi="Times New Roman" w:cs="Times New Roman"/>
        </w:rPr>
        <w:tab/>
      </w:r>
      <w:r w:rsidRPr="006A0B6E">
        <w:rPr>
          <w:rFonts w:ascii="Times New Roman" w:hAnsi="Times New Roman" w:cs="Times New Roman"/>
        </w:rPr>
        <w:t xml:space="preserve">of bottom-up and top-down forces in natural communities. </w:t>
      </w:r>
      <w:r w:rsidRPr="006A0B6E">
        <w:rPr>
          <w:rFonts w:ascii="Times New Roman" w:hAnsi="Times New Roman" w:cs="Times New Roman"/>
          <w:i/>
          <w:iCs/>
        </w:rPr>
        <w:t>Ecology</w:t>
      </w:r>
      <w:r w:rsidRPr="006A0B6E">
        <w:rPr>
          <w:rFonts w:ascii="Times New Roman" w:hAnsi="Times New Roman" w:cs="Times New Roman"/>
        </w:rPr>
        <w:t xml:space="preserve"> </w:t>
      </w:r>
      <w:r w:rsidRPr="006A0B6E">
        <w:rPr>
          <w:rFonts w:ascii="Times New Roman" w:hAnsi="Times New Roman" w:cs="Times New Roman"/>
          <w:b/>
          <w:bCs/>
        </w:rPr>
        <w:t>73</w:t>
      </w:r>
      <w:r w:rsidRPr="006A0B6E">
        <w:rPr>
          <w:rFonts w:ascii="Times New Roman" w:hAnsi="Times New Roman" w:cs="Times New Roman"/>
        </w:rPr>
        <w:t>, 724-732.</w:t>
      </w:r>
    </w:p>
    <w:p w14:paraId="359E96E7" w14:textId="77777777" w:rsidR="008C63D1" w:rsidRDefault="008C63D1">
      <w:pPr>
        <w:spacing w:line="480" w:lineRule="auto"/>
        <w:rPr>
          <w:rFonts w:ascii="Times New Roman" w:hAnsi="Times New Roman" w:cs="Times New Roman"/>
        </w:rPr>
        <w:pPrChange w:id="407" w:author="Megan Feddern" w:date="2021-02-12T15:47:00Z">
          <w:pPr>
            <w:spacing w:line="360" w:lineRule="auto"/>
          </w:pPr>
        </w:pPrChange>
      </w:pPr>
      <w:r w:rsidRPr="006E30CA">
        <w:rPr>
          <w:rFonts w:ascii="Times New Roman" w:hAnsi="Times New Roman" w:cs="Times New Roman"/>
        </w:rPr>
        <w:t>Jeffries S.J., Huber</w:t>
      </w:r>
      <w:r>
        <w:rPr>
          <w:rFonts w:ascii="Times New Roman" w:hAnsi="Times New Roman" w:cs="Times New Roman"/>
        </w:rPr>
        <w:t xml:space="preserve"> H.R.</w:t>
      </w:r>
      <w:r w:rsidRPr="006E30CA">
        <w:rPr>
          <w:rFonts w:ascii="Times New Roman" w:hAnsi="Times New Roman" w:cs="Times New Roman"/>
        </w:rPr>
        <w:t xml:space="preserve">, </w:t>
      </w:r>
      <w:proofErr w:type="spellStart"/>
      <w:r w:rsidRPr="006E30CA">
        <w:rPr>
          <w:rFonts w:ascii="Times New Roman" w:hAnsi="Times New Roman" w:cs="Times New Roman"/>
        </w:rPr>
        <w:t>Calambikidis</w:t>
      </w:r>
      <w:proofErr w:type="spellEnd"/>
      <w:r w:rsidRPr="006E30CA">
        <w:rPr>
          <w:rFonts w:ascii="Times New Roman" w:hAnsi="Times New Roman" w:cs="Times New Roman"/>
        </w:rPr>
        <w:t xml:space="preserve"> </w:t>
      </w:r>
      <w:r>
        <w:rPr>
          <w:rFonts w:ascii="Times New Roman" w:hAnsi="Times New Roman" w:cs="Times New Roman"/>
        </w:rPr>
        <w:t>J.,</w:t>
      </w:r>
      <w:r w:rsidRPr="006E30CA">
        <w:rPr>
          <w:rFonts w:ascii="Times New Roman" w:hAnsi="Times New Roman" w:cs="Times New Roman"/>
        </w:rPr>
        <w:t xml:space="preserve"> </w:t>
      </w:r>
      <w:proofErr w:type="spellStart"/>
      <w:r w:rsidRPr="006E30CA">
        <w:rPr>
          <w:rFonts w:ascii="Times New Roman" w:hAnsi="Times New Roman" w:cs="Times New Roman"/>
        </w:rPr>
        <w:t>Laake</w:t>
      </w:r>
      <w:proofErr w:type="spellEnd"/>
      <w:r>
        <w:rPr>
          <w:rFonts w:ascii="Times New Roman" w:hAnsi="Times New Roman" w:cs="Times New Roman"/>
        </w:rPr>
        <w:t xml:space="preserve"> J</w:t>
      </w:r>
      <w:r w:rsidRPr="006E30CA">
        <w:rPr>
          <w:rFonts w:ascii="Times New Roman" w:hAnsi="Times New Roman" w:cs="Times New Roman"/>
        </w:rPr>
        <w:t xml:space="preserve">. 2003. Trends and status of harbor seals in </w:t>
      </w:r>
      <w:r>
        <w:rPr>
          <w:rFonts w:ascii="Times New Roman" w:hAnsi="Times New Roman" w:cs="Times New Roman"/>
        </w:rPr>
        <w:tab/>
      </w:r>
      <w:r w:rsidRPr="006E30CA">
        <w:rPr>
          <w:rFonts w:ascii="Times New Roman" w:hAnsi="Times New Roman" w:cs="Times New Roman"/>
        </w:rPr>
        <w:t xml:space="preserve">Washington State: 1978-1999. </w:t>
      </w:r>
      <w:r w:rsidRPr="006E30CA">
        <w:rPr>
          <w:rFonts w:ascii="Times New Roman" w:hAnsi="Times New Roman" w:cs="Times New Roman"/>
          <w:i/>
          <w:iCs/>
        </w:rPr>
        <w:t>Journal of Wildlife Management</w:t>
      </w:r>
      <w:r w:rsidRPr="006E30CA">
        <w:rPr>
          <w:rFonts w:ascii="Times New Roman" w:hAnsi="Times New Roman" w:cs="Times New Roman"/>
        </w:rPr>
        <w:t xml:space="preserve"> </w:t>
      </w:r>
      <w:r w:rsidRPr="006E30CA">
        <w:rPr>
          <w:rFonts w:ascii="Times New Roman" w:hAnsi="Times New Roman" w:cs="Times New Roman"/>
          <w:b/>
          <w:bCs/>
        </w:rPr>
        <w:t>67</w:t>
      </w:r>
      <w:r>
        <w:rPr>
          <w:rFonts w:ascii="Times New Roman" w:hAnsi="Times New Roman" w:cs="Times New Roman"/>
        </w:rPr>
        <w:t>,</w:t>
      </w:r>
      <w:r w:rsidRPr="006E30CA">
        <w:rPr>
          <w:rFonts w:ascii="Times New Roman" w:hAnsi="Times New Roman" w:cs="Times New Roman"/>
        </w:rPr>
        <w:t xml:space="preserve"> 208-219.</w:t>
      </w:r>
    </w:p>
    <w:p w14:paraId="200FE07B" w14:textId="77777777" w:rsidR="008C63D1" w:rsidRDefault="008C63D1">
      <w:pPr>
        <w:spacing w:line="480" w:lineRule="auto"/>
        <w:rPr>
          <w:rFonts w:ascii="Times New Roman" w:hAnsi="Times New Roman" w:cs="Times New Roman"/>
        </w:rPr>
        <w:pPrChange w:id="408" w:author="Megan Feddern" w:date="2021-02-12T15:47:00Z">
          <w:pPr>
            <w:spacing w:line="360" w:lineRule="auto"/>
          </w:pPr>
        </w:pPrChange>
      </w:pPr>
      <w:proofErr w:type="spellStart"/>
      <w:r>
        <w:rPr>
          <w:rFonts w:ascii="Times New Roman" w:hAnsi="Times New Roman" w:cs="Times New Roman"/>
        </w:rPr>
        <w:t>Khangaonkar</w:t>
      </w:r>
      <w:proofErr w:type="spellEnd"/>
      <w:r>
        <w:rPr>
          <w:rFonts w:ascii="Times New Roman" w:hAnsi="Times New Roman" w:cs="Times New Roman"/>
        </w:rPr>
        <w:t xml:space="preserve"> T., </w:t>
      </w:r>
      <w:proofErr w:type="spellStart"/>
      <w:r>
        <w:rPr>
          <w:rFonts w:ascii="Times New Roman" w:hAnsi="Times New Roman" w:cs="Times New Roman"/>
        </w:rPr>
        <w:t>Nugraha</w:t>
      </w:r>
      <w:proofErr w:type="spellEnd"/>
      <w:r>
        <w:rPr>
          <w:rFonts w:ascii="Times New Roman" w:hAnsi="Times New Roman" w:cs="Times New Roman"/>
        </w:rPr>
        <w:t xml:space="preserve"> A., Xu W., </w:t>
      </w:r>
      <w:proofErr w:type="spellStart"/>
      <w:r>
        <w:rPr>
          <w:rFonts w:ascii="Times New Roman" w:hAnsi="Times New Roman" w:cs="Times New Roman"/>
        </w:rPr>
        <w:t>Balaguru</w:t>
      </w:r>
      <w:proofErr w:type="spellEnd"/>
      <w:r>
        <w:rPr>
          <w:rFonts w:ascii="Times New Roman" w:hAnsi="Times New Roman" w:cs="Times New Roman"/>
        </w:rPr>
        <w:t xml:space="preserve"> K. (2019). Salish Sea response to global climate </w:t>
      </w:r>
      <w:r>
        <w:rPr>
          <w:rFonts w:ascii="Times New Roman" w:hAnsi="Times New Roman" w:cs="Times New Roman"/>
        </w:rPr>
        <w:tab/>
        <w:t xml:space="preserve">change, sea level rise, and future nutrient loads. </w:t>
      </w:r>
      <w:r>
        <w:rPr>
          <w:rFonts w:ascii="Times New Roman" w:hAnsi="Times New Roman" w:cs="Times New Roman"/>
          <w:i/>
          <w:iCs/>
        </w:rPr>
        <w:t>Journal of Geophysical Research</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xml:space="preserve">, </w:t>
      </w:r>
      <w:r>
        <w:rPr>
          <w:rFonts w:ascii="Times New Roman" w:hAnsi="Times New Roman" w:cs="Times New Roman"/>
        </w:rPr>
        <w:tab/>
        <w:t>3876-3904.</w:t>
      </w:r>
    </w:p>
    <w:p w14:paraId="1C2389E1" w14:textId="77777777" w:rsidR="008C63D1" w:rsidRDefault="008C63D1">
      <w:pPr>
        <w:spacing w:line="480" w:lineRule="auto"/>
        <w:rPr>
          <w:rFonts w:ascii="Times New Roman" w:hAnsi="Times New Roman" w:cs="Times New Roman"/>
        </w:rPr>
        <w:pPrChange w:id="409" w:author="Megan Feddern" w:date="2021-02-12T15:47:00Z">
          <w:pPr>
            <w:spacing w:line="360" w:lineRule="auto"/>
          </w:pPr>
        </w:pPrChange>
      </w:pPr>
      <w:proofErr w:type="spellStart"/>
      <w:r w:rsidRPr="006A0B6E">
        <w:rPr>
          <w:rFonts w:ascii="Times New Roman" w:hAnsi="Times New Roman" w:cs="Times New Roman"/>
        </w:rPr>
        <w:t>Kordas</w:t>
      </w:r>
      <w:proofErr w:type="spellEnd"/>
      <w:r w:rsidRPr="006A0B6E">
        <w:rPr>
          <w:rFonts w:ascii="Times New Roman" w:hAnsi="Times New Roman" w:cs="Times New Roman"/>
        </w:rPr>
        <w:t xml:space="preserve"> R.L., Harley C.D.G., Connor M.I. 2011. Community ecology in a warming world: the </w:t>
      </w:r>
      <w:r>
        <w:rPr>
          <w:rFonts w:ascii="Times New Roman" w:hAnsi="Times New Roman" w:cs="Times New Roman"/>
        </w:rPr>
        <w:tab/>
      </w:r>
      <w:r w:rsidRPr="006A0B6E">
        <w:rPr>
          <w:rFonts w:ascii="Times New Roman" w:hAnsi="Times New Roman" w:cs="Times New Roman"/>
        </w:rPr>
        <w:t xml:space="preserve">influence of temperature on interspecific interactions in marine systems. </w:t>
      </w:r>
      <w:r w:rsidRPr="006A0B6E">
        <w:rPr>
          <w:rFonts w:ascii="Times New Roman" w:hAnsi="Times New Roman" w:cs="Times New Roman"/>
          <w:i/>
          <w:iCs/>
        </w:rPr>
        <w:t xml:space="preserve">Journal of </w:t>
      </w:r>
      <w:r>
        <w:rPr>
          <w:rFonts w:ascii="Times New Roman" w:hAnsi="Times New Roman" w:cs="Times New Roman"/>
          <w:i/>
          <w:iCs/>
        </w:rPr>
        <w:tab/>
      </w:r>
      <w:r w:rsidRPr="006A0B6E">
        <w:rPr>
          <w:rFonts w:ascii="Times New Roman" w:hAnsi="Times New Roman" w:cs="Times New Roman"/>
          <w:i/>
          <w:iCs/>
        </w:rPr>
        <w:t>Experimental Marine Biology and Ecology</w:t>
      </w:r>
      <w:r w:rsidRPr="006A0B6E">
        <w:rPr>
          <w:rFonts w:ascii="Times New Roman" w:hAnsi="Times New Roman" w:cs="Times New Roman"/>
        </w:rPr>
        <w:t xml:space="preserve"> </w:t>
      </w:r>
      <w:r w:rsidRPr="006A0B6E">
        <w:rPr>
          <w:rFonts w:ascii="Times New Roman" w:hAnsi="Times New Roman" w:cs="Times New Roman"/>
          <w:b/>
          <w:bCs/>
        </w:rPr>
        <w:t>400</w:t>
      </w:r>
      <w:r w:rsidRPr="006A0B6E">
        <w:rPr>
          <w:rFonts w:ascii="Times New Roman" w:hAnsi="Times New Roman" w:cs="Times New Roman"/>
        </w:rPr>
        <w:t>, 218-226.</w:t>
      </w:r>
    </w:p>
    <w:p w14:paraId="1A6D4340" w14:textId="77777777" w:rsidR="008C63D1" w:rsidRDefault="008C63D1">
      <w:pPr>
        <w:spacing w:line="480" w:lineRule="auto"/>
        <w:rPr>
          <w:rFonts w:ascii="Times New Roman" w:hAnsi="Times New Roman" w:cs="Times New Roman"/>
        </w:rPr>
        <w:pPrChange w:id="410" w:author="Megan Feddern" w:date="2021-02-12T15:47:00Z">
          <w:pPr>
            <w:spacing w:line="360" w:lineRule="auto"/>
          </w:pPr>
        </w:pPrChange>
      </w:pPr>
      <w:r>
        <w:rPr>
          <w:rFonts w:ascii="Times New Roman" w:hAnsi="Times New Roman" w:cs="Times New Roman"/>
        </w:rPr>
        <w:t xml:space="preserve">Lance M.M., Chang W., Jeffries S.J., Pearson S.F., Acevedo-Gutiérrez A. 2012. Harbor seal diet </w:t>
      </w:r>
      <w:r>
        <w:rPr>
          <w:rFonts w:ascii="Times New Roman" w:hAnsi="Times New Roman" w:cs="Times New Roman"/>
        </w:rPr>
        <w:tab/>
        <w:t xml:space="preserve">in northern Puget Sound: implications for the recovery of depressed fish stocks. </w:t>
      </w:r>
      <w:r>
        <w:rPr>
          <w:rFonts w:ascii="Times New Roman" w:hAnsi="Times New Roman" w:cs="Times New Roman"/>
          <w:i/>
        </w:rPr>
        <w:t xml:space="preserve">Marine </w:t>
      </w:r>
      <w:r>
        <w:rPr>
          <w:rFonts w:ascii="Times New Roman" w:hAnsi="Times New Roman" w:cs="Times New Roman"/>
          <w:i/>
        </w:rPr>
        <w:tab/>
        <w:t>Ecology Progress Series</w:t>
      </w:r>
      <w:r>
        <w:rPr>
          <w:rFonts w:ascii="Times New Roman" w:hAnsi="Times New Roman" w:cs="Times New Roman"/>
        </w:rPr>
        <w:t xml:space="preserve"> </w:t>
      </w:r>
      <w:r>
        <w:rPr>
          <w:rFonts w:ascii="Times New Roman" w:hAnsi="Times New Roman" w:cs="Times New Roman"/>
          <w:b/>
        </w:rPr>
        <w:t>464</w:t>
      </w:r>
      <w:r>
        <w:rPr>
          <w:rFonts w:ascii="Times New Roman" w:hAnsi="Times New Roman" w:cs="Times New Roman"/>
        </w:rPr>
        <w:t>, 257-271.</w:t>
      </w:r>
    </w:p>
    <w:p w14:paraId="6CB99ECD" w14:textId="77777777" w:rsidR="008C63D1" w:rsidRPr="00304583" w:rsidRDefault="008C63D1">
      <w:pPr>
        <w:spacing w:line="480" w:lineRule="auto"/>
        <w:rPr>
          <w:rFonts w:ascii="Times New Roman" w:eastAsia="Times New Roman" w:hAnsi="Times New Roman" w:cs="Times New Roman"/>
        </w:rPr>
        <w:pPrChange w:id="411" w:author="Megan Feddern" w:date="2021-02-12T15:47:00Z">
          <w:pPr>
            <w:spacing w:line="360" w:lineRule="auto"/>
          </w:pPr>
        </w:pPrChange>
      </w:pPr>
      <w:r w:rsidRPr="00025B30">
        <w:rPr>
          <w:rFonts w:ascii="Times New Roman" w:eastAsia="Times New Roman" w:hAnsi="Times New Roman" w:cs="Times New Roman"/>
        </w:rPr>
        <w:t>Lance</w:t>
      </w:r>
      <w:r>
        <w:rPr>
          <w:rFonts w:ascii="Times New Roman" w:eastAsia="Times New Roman" w:hAnsi="Times New Roman" w:cs="Times New Roman"/>
        </w:rPr>
        <w:t xml:space="preserve"> </w:t>
      </w:r>
      <w:r w:rsidRPr="00025B30">
        <w:rPr>
          <w:rFonts w:ascii="Times New Roman" w:eastAsia="Times New Roman" w:hAnsi="Times New Roman" w:cs="Times New Roman"/>
        </w:rPr>
        <w:t>M.M., Jeffries</w:t>
      </w:r>
      <w:r>
        <w:rPr>
          <w:rFonts w:ascii="Times New Roman" w:eastAsia="Times New Roman" w:hAnsi="Times New Roman" w:cs="Times New Roman"/>
        </w:rPr>
        <w:t xml:space="preserve"> S.J</w:t>
      </w:r>
      <w:r w:rsidRPr="00025B30">
        <w:rPr>
          <w:rFonts w:ascii="Times New Roman" w:eastAsia="Times New Roman" w:hAnsi="Times New Roman" w:cs="Times New Roman"/>
        </w:rPr>
        <w:t xml:space="preserve">. 2007. Temporal and spatial variability of harbor seal diet in the San </w:t>
      </w:r>
      <w:r>
        <w:rPr>
          <w:rFonts w:ascii="Times New Roman" w:eastAsia="Times New Roman" w:hAnsi="Times New Roman" w:cs="Times New Roman"/>
        </w:rPr>
        <w:tab/>
      </w:r>
      <w:r w:rsidRPr="00025B30">
        <w:rPr>
          <w:rFonts w:ascii="Times New Roman" w:eastAsia="Times New Roman" w:hAnsi="Times New Roman" w:cs="Times New Roman"/>
        </w:rPr>
        <w:t xml:space="preserve">Juan Island archipelago. Contract Report to </w:t>
      </w:r>
      <w:proofErr w:type="spellStart"/>
      <w:r w:rsidRPr="00025B30">
        <w:rPr>
          <w:rFonts w:ascii="Times New Roman" w:eastAsia="Times New Roman" w:hAnsi="Times New Roman" w:cs="Times New Roman"/>
        </w:rPr>
        <w:t>SeaDoc</w:t>
      </w:r>
      <w:proofErr w:type="spellEnd"/>
      <w:r w:rsidRPr="00025B30">
        <w:rPr>
          <w:rFonts w:ascii="Times New Roman" w:eastAsia="Times New Roman" w:hAnsi="Times New Roman" w:cs="Times New Roman"/>
        </w:rPr>
        <w:t xml:space="preserve"> Society Research Agreement No. </w:t>
      </w:r>
      <w:r>
        <w:rPr>
          <w:rFonts w:ascii="Times New Roman" w:eastAsia="Times New Roman" w:hAnsi="Times New Roman" w:cs="Times New Roman"/>
        </w:rPr>
        <w:tab/>
      </w:r>
      <w:r>
        <w:rPr>
          <w:rFonts w:ascii="Times New Roman" w:eastAsia="Times New Roman" w:hAnsi="Times New Roman" w:cs="Times New Roman"/>
        </w:rPr>
        <w:tab/>
      </w:r>
      <w:r w:rsidRPr="00025B30">
        <w:rPr>
          <w:rFonts w:ascii="Times New Roman" w:eastAsia="Times New Roman" w:hAnsi="Times New Roman" w:cs="Times New Roman"/>
        </w:rPr>
        <w:t xml:space="preserve">K004431-25. Washington Department of Fish and Wildlife, Olympia WA. 21 pp. </w:t>
      </w:r>
    </w:p>
    <w:p w14:paraId="280E134A" w14:textId="77777777" w:rsidR="008C63D1" w:rsidRDefault="008C63D1">
      <w:pPr>
        <w:spacing w:line="480" w:lineRule="auto"/>
        <w:rPr>
          <w:rFonts w:ascii="Times New Roman" w:hAnsi="Times New Roman" w:cs="Times New Roman"/>
        </w:rPr>
        <w:pPrChange w:id="412" w:author="Megan Feddern" w:date="2021-02-12T15:47:00Z">
          <w:pPr>
            <w:spacing w:line="360" w:lineRule="auto"/>
          </w:pPr>
        </w:pPrChange>
      </w:pPr>
      <w:proofErr w:type="spellStart"/>
      <w:r>
        <w:rPr>
          <w:rFonts w:ascii="Times New Roman" w:hAnsi="Times New Roman" w:cs="Times New Roman"/>
        </w:rPr>
        <w:t>Magera</w:t>
      </w:r>
      <w:proofErr w:type="spellEnd"/>
      <w:r>
        <w:rPr>
          <w:rFonts w:ascii="Times New Roman" w:hAnsi="Times New Roman" w:cs="Times New Roman"/>
        </w:rPr>
        <w:t xml:space="preserve"> A.M., Mills </w:t>
      </w:r>
      <w:proofErr w:type="spellStart"/>
      <w:r>
        <w:rPr>
          <w:rFonts w:ascii="Times New Roman" w:hAnsi="Times New Roman" w:cs="Times New Roman"/>
        </w:rPr>
        <w:t>Flemming</w:t>
      </w:r>
      <w:proofErr w:type="spellEnd"/>
      <w:r>
        <w:rPr>
          <w:rFonts w:ascii="Times New Roman" w:hAnsi="Times New Roman" w:cs="Times New Roman"/>
        </w:rPr>
        <w:t xml:space="preserve"> J.E., </w:t>
      </w:r>
      <w:proofErr w:type="spellStart"/>
      <w:r>
        <w:rPr>
          <w:rFonts w:ascii="Times New Roman" w:hAnsi="Times New Roman" w:cs="Times New Roman"/>
        </w:rPr>
        <w:t>Kaschner</w:t>
      </w:r>
      <w:proofErr w:type="spellEnd"/>
      <w:r>
        <w:rPr>
          <w:rFonts w:ascii="Times New Roman" w:hAnsi="Times New Roman" w:cs="Times New Roman"/>
        </w:rPr>
        <w:t xml:space="preserve"> K., Christensen L.B., </w:t>
      </w:r>
      <w:proofErr w:type="spellStart"/>
      <w:r>
        <w:rPr>
          <w:rFonts w:ascii="Times New Roman" w:hAnsi="Times New Roman" w:cs="Times New Roman"/>
        </w:rPr>
        <w:t>Lotze</w:t>
      </w:r>
      <w:proofErr w:type="spellEnd"/>
      <w:r>
        <w:rPr>
          <w:rFonts w:ascii="Times New Roman" w:hAnsi="Times New Roman" w:cs="Times New Roman"/>
        </w:rPr>
        <w:t xml:space="preserve"> H.K. (2013). </w:t>
      </w:r>
      <w:r>
        <w:rPr>
          <w:rFonts w:ascii="Times New Roman" w:hAnsi="Times New Roman" w:cs="Times New Roman"/>
        </w:rPr>
        <w:tab/>
        <w:t xml:space="preserve">Recovery trends in marine mammal populations. </w:t>
      </w:r>
      <w:r w:rsidRPr="007D66D7">
        <w:rPr>
          <w:rFonts w:ascii="Times New Roman" w:hAnsi="Times New Roman" w:cs="Times New Roman"/>
          <w:i/>
          <w:iCs/>
        </w:rPr>
        <w:t>PLOS ONE</w:t>
      </w:r>
      <w:r>
        <w:rPr>
          <w:rFonts w:ascii="Times New Roman" w:hAnsi="Times New Roman" w:cs="Times New Roman"/>
          <w:i/>
          <w:iCs/>
        </w:rPr>
        <w:t xml:space="preserve"> </w:t>
      </w:r>
      <w:r>
        <w:rPr>
          <w:rFonts w:ascii="Times New Roman" w:hAnsi="Times New Roman" w:cs="Times New Roman"/>
          <w:b/>
          <w:bCs/>
        </w:rPr>
        <w:t>8</w:t>
      </w:r>
      <w:r>
        <w:rPr>
          <w:rFonts w:ascii="Times New Roman" w:hAnsi="Times New Roman" w:cs="Times New Roman"/>
        </w:rPr>
        <w:t xml:space="preserve">, e77908. </w:t>
      </w:r>
    </w:p>
    <w:p w14:paraId="3F06B841" w14:textId="77777777" w:rsidR="008C63D1" w:rsidRPr="00F343C8" w:rsidRDefault="008C63D1">
      <w:pPr>
        <w:spacing w:line="480" w:lineRule="auto"/>
        <w:rPr>
          <w:rFonts w:ascii="Times New Roman" w:hAnsi="Times New Roman" w:cs="Times New Roman"/>
        </w:rPr>
        <w:pPrChange w:id="413" w:author="Megan Feddern" w:date="2021-02-12T15:47:00Z">
          <w:pPr>
            <w:spacing w:line="360" w:lineRule="auto"/>
          </w:pPr>
        </w:pPrChange>
      </w:pPr>
      <w:r>
        <w:rPr>
          <w:rFonts w:ascii="Times New Roman" w:hAnsi="Times New Roman" w:cs="Times New Roman"/>
        </w:rPr>
        <w:t xml:space="preserve">Marshall K.N., Stier A.C., </w:t>
      </w:r>
      <w:proofErr w:type="spellStart"/>
      <w:r>
        <w:rPr>
          <w:rFonts w:ascii="Times New Roman" w:hAnsi="Times New Roman" w:cs="Times New Roman"/>
        </w:rPr>
        <w:t>Samhouri</w:t>
      </w:r>
      <w:proofErr w:type="spellEnd"/>
      <w:r>
        <w:rPr>
          <w:rFonts w:ascii="Times New Roman" w:hAnsi="Times New Roman" w:cs="Times New Roman"/>
        </w:rPr>
        <w:t xml:space="preserve"> J.F., Kelly R.P., Ward E.J. 2015. Conservation </w:t>
      </w:r>
      <w:proofErr w:type="spellStart"/>
      <w:r>
        <w:rPr>
          <w:rFonts w:ascii="Times New Roman" w:hAnsi="Times New Roman" w:cs="Times New Roman"/>
        </w:rPr>
        <w:t>shallenges</w:t>
      </w:r>
      <w:proofErr w:type="spellEnd"/>
      <w:r>
        <w:rPr>
          <w:rFonts w:ascii="Times New Roman" w:hAnsi="Times New Roman" w:cs="Times New Roman"/>
        </w:rPr>
        <w:t xml:space="preserve"> </w:t>
      </w:r>
      <w:r>
        <w:rPr>
          <w:rFonts w:ascii="Times New Roman" w:hAnsi="Times New Roman" w:cs="Times New Roman"/>
        </w:rPr>
        <w:tab/>
        <w:t xml:space="preserve">of predator recovery. </w:t>
      </w:r>
      <w:r>
        <w:rPr>
          <w:rFonts w:ascii="Times New Roman" w:hAnsi="Times New Roman" w:cs="Times New Roman"/>
          <w:i/>
        </w:rPr>
        <w:t xml:space="preserve">Conservation Letters </w:t>
      </w:r>
      <w:r>
        <w:rPr>
          <w:rFonts w:ascii="Times New Roman" w:hAnsi="Times New Roman" w:cs="Times New Roman"/>
          <w:b/>
        </w:rPr>
        <w:t>9</w:t>
      </w:r>
      <w:r>
        <w:rPr>
          <w:rFonts w:ascii="Times New Roman" w:hAnsi="Times New Roman" w:cs="Times New Roman"/>
        </w:rPr>
        <w:t>, 70-78.</w:t>
      </w:r>
    </w:p>
    <w:p w14:paraId="7FD75C31" w14:textId="77777777" w:rsidR="008C63D1" w:rsidRDefault="008C63D1">
      <w:pPr>
        <w:spacing w:line="480" w:lineRule="auto"/>
        <w:rPr>
          <w:rFonts w:ascii="Times New Roman" w:hAnsi="Times New Roman" w:cs="Times New Roman"/>
        </w:rPr>
        <w:pPrChange w:id="414" w:author="Megan Feddern" w:date="2021-02-12T15:47:00Z">
          <w:pPr>
            <w:spacing w:line="360" w:lineRule="auto"/>
          </w:pPr>
        </w:pPrChange>
      </w:pPr>
      <w:r>
        <w:rPr>
          <w:rFonts w:ascii="Times New Roman" w:hAnsi="Times New Roman" w:cs="Times New Roman"/>
        </w:rPr>
        <w:lastRenderedPageBreak/>
        <w:t xml:space="preserve">Martínez del Rio C., Wolf N., Carleton S.A., </w:t>
      </w:r>
      <w:proofErr w:type="spellStart"/>
      <w:r>
        <w:rPr>
          <w:rFonts w:ascii="Times New Roman" w:hAnsi="Times New Roman" w:cs="Times New Roman"/>
        </w:rPr>
        <w:t>Gannes</w:t>
      </w:r>
      <w:proofErr w:type="spellEnd"/>
      <w:r>
        <w:rPr>
          <w:rFonts w:ascii="Times New Roman" w:hAnsi="Times New Roman" w:cs="Times New Roman"/>
        </w:rPr>
        <w:t xml:space="preserve"> L.Z. 2009. Isotopic ecology ten years after </w:t>
      </w:r>
      <w:r>
        <w:rPr>
          <w:rFonts w:ascii="Times New Roman" w:hAnsi="Times New Roman" w:cs="Times New Roman"/>
        </w:rPr>
        <w:tab/>
        <w:t xml:space="preserve">a call for more laboratory experiments. </w:t>
      </w:r>
      <w:r>
        <w:rPr>
          <w:rFonts w:ascii="Times New Roman" w:hAnsi="Times New Roman" w:cs="Times New Roman"/>
          <w:i/>
        </w:rPr>
        <w:t>Biological Reviews</w:t>
      </w:r>
      <w:r>
        <w:rPr>
          <w:rFonts w:ascii="Times New Roman" w:hAnsi="Times New Roman" w:cs="Times New Roman"/>
        </w:rPr>
        <w:t xml:space="preserve"> </w:t>
      </w:r>
      <w:r>
        <w:rPr>
          <w:rFonts w:ascii="Times New Roman" w:hAnsi="Times New Roman" w:cs="Times New Roman"/>
          <w:b/>
        </w:rPr>
        <w:t>84</w:t>
      </w:r>
      <w:r>
        <w:rPr>
          <w:rFonts w:ascii="Times New Roman" w:hAnsi="Times New Roman" w:cs="Times New Roman"/>
        </w:rPr>
        <w:t>, 91-111.</w:t>
      </w:r>
    </w:p>
    <w:p w14:paraId="03F8C80E" w14:textId="77777777" w:rsidR="008C63D1" w:rsidRDefault="008C63D1">
      <w:pPr>
        <w:spacing w:line="480" w:lineRule="auto"/>
        <w:rPr>
          <w:rFonts w:ascii="Times New Roman" w:hAnsi="Times New Roman" w:cs="Times New Roman"/>
        </w:rPr>
        <w:pPrChange w:id="415" w:author="Megan Feddern" w:date="2021-02-12T15:47:00Z">
          <w:pPr>
            <w:spacing w:line="360" w:lineRule="auto"/>
          </w:pPr>
        </w:pPrChange>
      </w:pPr>
      <w:r w:rsidRPr="00934F14">
        <w:rPr>
          <w:rFonts w:ascii="Times New Roman" w:hAnsi="Times New Roman" w:cs="Times New Roman"/>
        </w:rPr>
        <w:t xml:space="preserve">Mantua N.J., Hare S.R. (2002). The Pacific Decadal Oscillation. Journal of Oceanography </w:t>
      </w:r>
      <w:r w:rsidRPr="00934F14">
        <w:rPr>
          <w:rFonts w:ascii="Times New Roman" w:hAnsi="Times New Roman" w:cs="Times New Roman"/>
          <w:b/>
          <w:bCs/>
        </w:rPr>
        <w:t>58</w:t>
      </w:r>
      <w:r w:rsidRPr="00934F14">
        <w:rPr>
          <w:rFonts w:ascii="Times New Roman" w:hAnsi="Times New Roman" w:cs="Times New Roman"/>
        </w:rPr>
        <w:t xml:space="preserve">, </w:t>
      </w:r>
      <w:r>
        <w:rPr>
          <w:rFonts w:ascii="Times New Roman" w:hAnsi="Times New Roman" w:cs="Times New Roman"/>
        </w:rPr>
        <w:tab/>
      </w:r>
      <w:r w:rsidRPr="00934F14">
        <w:rPr>
          <w:rFonts w:ascii="Times New Roman" w:hAnsi="Times New Roman" w:cs="Times New Roman"/>
        </w:rPr>
        <w:t>35-44.</w:t>
      </w:r>
    </w:p>
    <w:p w14:paraId="7A1F6520" w14:textId="77777777" w:rsidR="008C63D1" w:rsidRDefault="008C63D1">
      <w:pPr>
        <w:spacing w:line="480" w:lineRule="auto"/>
        <w:rPr>
          <w:rFonts w:ascii="Times New Roman" w:hAnsi="Times New Roman" w:cs="Times New Roman"/>
        </w:rPr>
        <w:pPrChange w:id="416" w:author="Megan Feddern" w:date="2021-02-12T15:47:00Z">
          <w:pPr>
            <w:spacing w:line="360" w:lineRule="auto"/>
          </w:pPr>
        </w:pPrChange>
      </w:pPr>
      <w:r>
        <w:rPr>
          <w:rFonts w:ascii="Times New Roman" w:hAnsi="Times New Roman" w:cs="Times New Roman"/>
        </w:rPr>
        <w:t xml:space="preserve">McClelland J.W., Montoya J.W. (2002). Trophic relationships and the nitrogen isotopic </w:t>
      </w:r>
      <w:r>
        <w:rPr>
          <w:rFonts w:ascii="Times New Roman" w:hAnsi="Times New Roman" w:cs="Times New Roman"/>
        </w:rPr>
        <w:tab/>
        <w:t xml:space="preserve">composition of amino acids in plankton. </w:t>
      </w:r>
      <w:r>
        <w:rPr>
          <w:rFonts w:ascii="Times New Roman" w:hAnsi="Times New Roman" w:cs="Times New Roman"/>
          <w:i/>
        </w:rPr>
        <w:t xml:space="preserve">Ecology </w:t>
      </w:r>
      <w:r>
        <w:rPr>
          <w:rFonts w:ascii="Times New Roman" w:hAnsi="Times New Roman" w:cs="Times New Roman"/>
          <w:b/>
        </w:rPr>
        <w:t>83</w:t>
      </w:r>
      <w:r>
        <w:rPr>
          <w:rFonts w:ascii="Times New Roman" w:hAnsi="Times New Roman" w:cs="Times New Roman"/>
        </w:rPr>
        <w:t>, 2173-2180.</w:t>
      </w:r>
    </w:p>
    <w:p w14:paraId="217764A1" w14:textId="77777777" w:rsidR="008C63D1" w:rsidRDefault="008C63D1">
      <w:pPr>
        <w:spacing w:line="480" w:lineRule="auto"/>
        <w:rPr>
          <w:rFonts w:ascii="Times New Roman" w:hAnsi="Times New Roman" w:cs="Times New Roman"/>
        </w:rPr>
        <w:pPrChange w:id="417" w:author="Megan Feddern" w:date="2021-02-12T15:47:00Z">
          <w:pPr>
            <w:spacing w:line="360" w:lineRule="auto"/>
          </w:pPr>
        </w:pPrChange>
      </w:pPr>
      <w:r>
        <w:rPr>
          <w:rFonts w:ascii="Times New Roman" w:hAnsi="Times New Roman" w:cs="Times New Roman"/>
        </w:rPr>
        <w:t xml:space="preserve">McMahon K.W., McCarthy M.D., Sherwood O.A., Larsen T., </w:t>
      </w:r>
      <w:proofErr w:type="spellStart"/>
      <w:r>
        <w:rPr>
          <w:rFonts w:ascii="Times New Roman" w:hAnsi="Times New Roman" w:cs="Times New Roman"/>
        </w:rPr>
        <w:t>Guilderson</w:t>
      </w:r>
      <w:proofErr w:type="spellEnd"/>
      <w:r>
        <w:rPr>
          <w:rFonts w:ascii="Times New Roman" w:hAnsi="Times New Roman" w:cs="Times New Roman"/>
        </w:rPr>
        <w:t xml:space="preserve"> T.P. (2015). </w:t>
      </w:r>
      <w:r>
        <w:rPr>
          <w:rFonts w:ascii="Times New Roman" w:hAnsi="Times New Roman" w:cs="Times New Roman"/>
        </w:rPr>
        <w:tab/>
        <w:t xml:space="preserve">Millennial-scale plankton regime shifts in the subtropical North Pacific Ocean. </w:t>
      </w:r>
      <w:r>
        <w:rPr>
          <w:rFonts w:ascii="Times New Roman" w:hAnsi="Times New Roman" w:cs="Times New Roman"/>
          <w:i/>
        </w:rPr>
        <w:t>Science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350</w:t>
      </w:r>
      <w:r>
        <w:rPr>
          <w:rFonts w:ascii="Times New Roman" w:hAnsi="Times New Roman" w:cs="Times New Roman"/>
        </w:rPr>
        <w:t>, 1530-1533.</w:t>
      </w:r>
    </w:p>
    <w:p w14:paraId="7C5C2C75" w14:textId="77777777" w:rsidR="008C63D1" w:rsidRDefault="008C63D1">
      <w:pPr>
        <w:spacing w:line="480" w:lineRule="auto"/>
        <w:rPr>
          <w:rFonts w:ascii="Times New Roman" w:hAnsi="Times New Roman" w:cs="Times New Roman"/>
        </w:rPr>
        <w:pPrChange w:id="418" w:author="Megan Feddern" w:date="2021-02-12T15:47:00Z">
          <w:pPr>
            <w:spacing w:line="360" w:lineRule="auto"/>
          </w:pPr>
        </w:pPrChange>
      </w:pPr>
      <w:r>
        <w:rPr>
          <w:rFonts w:ascii="Times New Roman" w:hAnsi="Times New Roman" w:cs="Times New Roman"/>
        </w:rPr>
        <w:t xml:space="preserve">McMahon K.W., Michelson C.I., Hart T., McCarthy M.D., Patterson W.P., </w:t>
      </w:r>
      <w:proofErr w:type="spellStart"/>
      <w:r>
        <w:rPr>
          <w:rFonts w:ascii="Times New Roman" w:hAnsi="Times New Roman" w:cs="Times New Roman"/>
        </w:rPr>
        <w:t>Polito</w:t>
      </w:r>
      <w:proofErr w:type="spellEnd"/>
      <w:r>
        <w:rPr>
          <w:rFonts w:ascii="Times New Roman" w:hAnsi="Times New Roman" w:cs="Times New Roman"/>
        </w:rPr>
        <w:t xml:space="preserve"> M.J. (2019). </w:t>
      </w:r>
      <w:r>
        <w:rPr>
          <w:rFonts w:ascii="Times New Roman" w:hAnsi="Times New Roman" w:cs="Times New Roman"/>
        </w:rPr>
        <w:tab/>
        <w:t xml:space="preserve">Divergent trophic responses of sympatric penguin species to historic anthropogenic </w:t>
      </w:r>
      <w:r>
        <w:rPr>
          <w:rFonts w:ascii="Times New Roman" w:hAnsi="Times New Roman" w:cs="Times New Roman"/>
        </w:rPr>
        <w:tab/>
        <w:t xml:space="preserve">exploitation and recent climate change.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116</w:t>
      </w:r>
      <w:r>
        <w:rPr>
          <w:rFonts w:ascii="Times New Roman" w:hAnsi="Times New Roman" w:cs="Times New Roman"/>
        </w:rPr>
        <w:t>, 25721-25727.</w:t>
      </w:r>
    </w:p>
    <w:p w14:paraId="772278A4" w14:textId="77777777" w:rsidR="008C63D1" w:rsidRDefault="008C63D1">
      <w:pPr>
        <w:spacing w:line="480" w:lineRule="auto"/>
        <w:rPr>
          <w:rFonts w:ascii="Times New Roman" w:hAnsi="Times New Roman" w:cs="Times New Roman"/>
        </w:rPr>
        <w:pPrChange w:id="419" w:author="Megan Feddern" w:date="2021-02-12T15:47:00Z">
          <w:pPr>
            <w:spacing w:line="360" w:lineRule="auto"/>
          </w:pPr>
        </w:pPrChange>
      </w:pPr>
      <w:r>
        <w:rPr>
          <w:rFonts w:ascii="Times New Roman" w:hAnsi="Times New Roman" w:cs="Times New Roman"/>
        </w:rPr>
        <w:t xml:space="preserve">McMahon K.W., McCarthy M.D. 2016. Embracing variability in amino acid </w:t>
      </w:r>
      <w:r w:rsidRPr="004B3537">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fractionation: </w:t>
      </w:r>
      <w:r>
        <w:rPr>
          <w:rFonts w:ascii="Times New Roman" w:hAnsi="Times New Roman" w:cs="Times New Roman"/>
        </w:rPr>
        <w:tab/>
        <w:t xml:space="preserve">mechanisms, implication, and applications for trophic ecology. </w:t>
      </w:r>
      <w:r>
        <w:rPr>
          <w:rFonts w:ascii="Times New Roman" w:hAnsi="Times New Roman" w:cs="Times New Roman"/>
          <w:i/>
        </w:rPr>
        <w:t>Ecosphere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e01511.</w:t>
      </w:r>
    </w:p>
    <w:p w14:paraId="007B1A67" w14:textId="77777777" w:rsidR="008C63D1" w:rsidRDefault="008C63D1">
      <w:pPr>
        <w:spacing w:line="480" w:lineRule="auto"/>
        <w:rPr>
          <w:rFonts w:ascii="Times New Roman" w:hAnsi="Times New Roman" w:cs="Times New Roman"/>
        </w:rPr>
        <w:pPrChange w:id="420" w:author="Megan Feddern" w:date="2021-02-12T15:47:00Z">
          <w:pPr>
            <w:spacing w:line="360" w:lineRule="auto"/>
          </w:pPr>
        </w:pPrChange>
      </w:pPr>
      <w:r>
        <w:rPr>
          <w:rFonts w:ascii="Times New Roman" w:hAnsi="Times New Roman" w:cs="Times New Roman"/>
        </w:rPr>
        <w:t xml:space="preserve">Moore J.K., Fu W., </w:t>
      </w:r>
      <w:proofErr w:type="spellStart"/>
      <w:r>
        <w:rPr>
          <w:rFonts w:ascii="Times New Roman" w:hAnsi="Times New Roman" w:cs="Times New Roman"/>
        </w:rPr>
        <w:t>Primeau</w:t>
      </w:r>
      <w:proofErr w:type="spellEnd"/>
      <w:r>
        <w:rPr>
          <w:rFonts w:ascii="Times New Roman" w:hAnsi="Times New Roman" w:cs="Times New Roman"/>
        </w:rPr>
        <w:t xml:space="preserve"> F., Britten G.L., Lindsay K., Long M., </w:t>
      </w:r>
      <w:proofErr w:type="spellStart"/>
      <w:r>
        <w:rPr>
          <w:rFonts w:ascii="Times New Roman" w:hAnsi="Times New Roman" w:cs="Times New Roman"/>
        </w:rPr>
        <w:t>Dney</w:t>
      </w:r>
      <w:proofErr w:type="spellEnd"/>
      <w:r>
        <w:rPr>
          <w:rFonts w:ascii="Times New Roman" w:hAnsi="Times New Roman" w:cs="Times New Roman"/>
        </w:rPr>
        <w:t xml:space="preserve"> S.C., </w:t>
      </w:r>
      <w:proofErr w:type="spellStart"/>
      <w:r>
        <w:rPr>
          <w:rFonts w:ascii="Times New Roman" w:hAnsi="Times New Roman" w:cs="Times New Roman"/>
        </w:rPr>
        <w:t>Mahowald</w:t>
      </w:r>
      <w:proofErr w:type="spellEnd"/>
      <w:r>
        <w:rPr>
          <w:rFonts w:ascii="Times New Roman" w:hAnsi="Times New Roman" w:cs="Times New Roman"/>
        </w:rPr>
        <w:t xml:space="preserve"> N., </w:t>
      </w:r>
      <w:r>
        <w:rPr>
          <w:rFonts w:ascii="Times New Roman" w:hAnsi="Times New Roman" w:cs="Times New Roman"/>
        </w:rPr>
        <w:tab/>
        <w:t xml:space="preserve">Hoffman F., </w:t>
      </w:r>
      <w:proofErr w:type="spellStart"/>
      <w:r>
        <w:rPr>
          <w:rFonts w:ascii="Times New Roman" w:hAnsi="Times New Roman" w:cs="Times New Roman"/>
        </w:rPr>
        <w:t>Randerson</w:t>
      </w:r>
      <w:proofErr w:type="spellEnd"/>
      <w:r>
        <w:rPr>
          <w:rFonts w:ascii="Times New Roman" w:hAnsi="Times New Roman" w:cs="Times New Roman"/>
        </w:rPr>
        <w:t xml:space="preserve"> J.T. 2018. Sustained climate warming drives declining marine </w:t>
      </w:r>
      <w:r>
        <w:rPr>
          <w:rFonts w:ascii="Times New Roman" w:hAnsi="Times New Roman" w:cs="Times New Roman"/>
        </w:rPr>
        <w:tab/>
        <w:t xml:space="preserve">biological productivity. </w:t>
      </w:r>
      <w:r>
        <w:rPr>
          <w:rFonts w:ascii="Times New Roman" w:hAnsi="Times New Roman" w:cs="Times New Roman"/>
          <w:i/>
        </w:rPr>
        <w:t xml:space="preserve">Science </w:t>
      </w:r>
      <w:r>
        <w:rPr>
          <w:rFonts w:ascii="Times New Roman" w:hAnsi="Times New Roman" w:cs="Times New Roman"/>
          <w:b/>
        </w:rPr>
        <w:t>359</w:t>
      </w:r>
      <w:r>
        <w:rPr>
          <w:rFonts w:ascii="Times New Roman" w:hAnsi="Times New Roman" w:cs="Times New Roman"/>
        </w:rPr>
        <w:t>, 1139-1143.</w:t>
      </w:r>
    </w:p>
    <w:p w14:paraId="0DB08769" w14:textId="77777777" w:rsidR="008C63D1" w:rsidRDefault="008C63D1">
      <w:pPr>
        <w:spacing w:line="480" w:lineRule="auto"/>
        <w:rPr>
          <w:rFonts w:ascii="Times New Roman" w:hAnsi="Times New Roman" w:cs="Times New Roman"/>
        </w:rPr>
        <w:pPrChange w:id="421" w:author="Megan Feddern" w:date="2021-02-12T15:47:00Z">
          <w:pPr>
            <w:spacing w:line="360" w:lineRule="auto"/>
          </w:pPr>
        </w:pPrChange>
      </w:pPr>
      <w:proofErr w:type="spellStart"/>
      <w:r w:rsidRPr="006E0285">
        <w:rPr>
          <w:rFonts w:ascii="Times New Roman" w:hAnsi="Times New Roman" w:cs="Times New Roman"/>
        </w:rPr>
        <w:t>Mohamedali</w:t>
      </w:r>
      <w:proofErr w:type="spellEnd"/>
      <w:r w:rsidRPr="006E0285">
        <w:rPr>
          <w:rFonts w:ascii="Times New Roman" w:hAnsi="Times New Roman" w:cs="Times New Roman"/>
        </w:rPr>
        <w:t xml:space="preserve"> T, Roberts M, </w:t>
      </w:r>
      <w:proofErr w:type="spellStart"/>
      <w:r w:rsidRPr="006E0285">
        <w:rPr>
          <w:rFonts w:ascii="Times New Roman" w:hAnsi="Times New Roman" w:cs="Times New Roman"/>
        </w:rPr>
        <w:t>Sackmann</w:t>
      </w:r>
      <w:proofErr w:type="spellEnd"/>
      <w:r w:rsidRPr="006E0285">
        <w:rPr>
          <w:rFonts w:ascii="Times New Roman" w:hAnsi="Times New Roman" w:cs="Times New Roman"/>
        </w:rPr>
        <w:t xml:space="preserve"> BS, </w:t>
      </w:r>
      <w:proofErr w:type="spellStart"/>
      <w:r w:rsidRPr="006E0285">
        <w:rPr>
          <w:rFonts w:ascii="Times New Roman" w:hAnsi="Times New Roman" w:cs="Times New Roman"/>
        </w:rPr>
        <w:t>Kolosseus</w:t>
      </w:r>
      <w:proofErr w:type="spellEnd"/>
      <w:r w:rsidRPr="006E0285">
        <w:rPr>
          <w:rFonts w:ascii="Times New Roman" w:hAnsi="Times New Roman" w:cs="Times New Roman"/>
        </w:rPr>
        <w:t xml:space="preserve"> A</w:t>
      </w:r>
      <w:r>
        <w:rPr>
          <w:rFonts w:ascii="Times New Roman" w:hAnsi="Times New Roman" w:cs="Times New Roman"/>
        </w:rPr>
        <w:t xml:space="preserve">. </w:t>
      </w:r>
      <w:r w:rsidRPr="006E0285">
        <w:rPr>
          <w:rFonts w:ascii="Times New Roman" w:hAnsi="Times New Roman" w:cs="Times New Roman"/>
        </w:rPr>
        <w:t>2011</w:t>
      </w:r>
      <w:r>
        <w:rPr>
          <w:rFonts w:ascii="Times New Roman" w:hAnsi="Times New Roman" w:cs="Times New Roman"/>
        </w:rPr>
        <w:t>.</w:t>
      </w:r>
      <w:r w:rsidRPr="006E0285">
        <w:rPr>
          <w:rFonts w:ascii="Times New Roman" w:hAnsi="Times New Roman" w:cs="Times New Roman"/>
        </w:rPr>
        <w:t xml:space="preserve"> Puget Sound dissolved oxygen </w:t>
      </w:r>
      <w:r>
        <w:rPr>
          <w:rFonts w:ascii="Times New Roman" w:hAnsi="Times New Roman" w:cs="Times New Roman"/>
        </w:rPr>
        <w:tab/>
      </w:r>
      <w:r w:rsidRPr="006E0285">
        <w:rPr>
          <w:rFonts w:ascii="Times New Roman" w:hAnsi="Times New Roman" w:cs="Times New Roman"/>
        </w:rPr>
        <w:t xml:space="preserve">model: nutrient load summary for 1999–2008. Publication no. 11-03-057, Washington </w:t>
      </w:r>
      <w:r>
        <w:rPr>
          <w:rFonts w:ascii="Times New Roman" w:hAnsi="Times New Roman" w:cs="Times New Roman"/>
        </w:rPr>
        <w:tab/>
      </w:r>
      <w:r w:rsidRPr="006E0285">
        <w:rPr>
          <w:rFonts w:ascii="Times New Roman" w:hAnsi="Times New Roman" w:cs="Times New Roman"/>
        </w:rPr>
        <w:t>State Department of Ecology, Olympia, Washington</w:t>
      </w:r>
      <w:r>
        <w:rPr>
          <w:rFonts w:ascii="Times New Roman" w:hAnsi="Times New Roman" w:cs="Times New Roman"/>
        </w:rPr>
        <w:t>.</w:t>
      </w:r>
    </w:p>
    <w:p w14:paraId="48477E25" w14:textId="77777777" w:rsidR="008C63D1" w:rsidRDefault="008C63D1">
      <w:pPr>
        <w:spacing w:line="480" w:lineRule="auto"/>
        <w:rPr>
          <w:rFonts w:ascii="Times New Roman" w:hAnsi="Times New Roman" w:cs="Times New Roman"/>
        </w:rPr>
        <w:pPrChange w:id="422" w:author="Megan Feddern" w:date="2021-02-12T15:47:00Z">
          <w:pPr>
            <w:spacing w:line="360" w:lineRule="auto"/>
          </w:pPr>
        </w:pPrChange>
      </w:pPr>
      <w:r>
        <w:rPr>
          <w:rFonts w:ascii="Times New Roman" w:hAnsi="Times New Roman" w:cs="Times New Roman"/>
        </w:rPr>
        <w:t xml:space="preserve">Nelson B.W., Walters C.J., </w:t>
      </w:r>
      <w:proofErr w:type="spellStart"/>
      <w:r>
        <w:rPr>
          <w:rFonts w:ascii="Times New Roman" w:hAnsi="Times New Roman" w:cs="Times New Roman"/>
        </w:rPr>
        <w:t>Trites</w:t>
      </w:r>
      <w:proofErr w:type="spellEnd"/>
      <w:r>
        <w:rPr>
          <w:rFonts w:ascii="Times New Roman" w:hAnsi="Times New Roman" w:cs="Times New Roman"/>
        </w:rPr>
        <w:t xml:space="preserve"> A.W., McAllister M.K. 2018. Wild Chinook salmon </w:t>
      </w:r>
      <w:r>
        <w:rPr>
          <w:rFonts w:ascii="Times New Roman" w:hAnsi="Times New Roman" w:cs="Times New Roman"/>
        </w:rPr>
        <w:tab/>
        <w:t xml:space="preserve">productivity is negatively related to seal density and not related to hatchery releases in the </w:t>
      </w:r>
      <w:r>
        <w:rPr>
          <w:rFonts w:ascii="Times New Roman" w:hAnsi="Times New Roman" w:cs="Times New Roman"/>
        </w:rPr>
        <w:tab/>
        <w:t xml:space="preserve">Pacific Northwest. </w:t>
      </w:r>
      <w:r>
        <w:rPr>
          <w:rFonts w:ascii="Times New Roman" w:hAnsi="Times New Roman" w:cs="Times New Roman"/>
          <w:i/>
        </w:rPr>
        <w:t>Canadian Journal of Fisheries and Aquatic Sciences</w:t>
      </w:r>
      <w:r>
        <w:rPr>
          <w:rFonts w:ascii="Times New Roman" w:hAnsi="Times New Roman" w:cs="Times New Roman"/>
        </w:rPr>
        <w:t xml:space="preserve"> </w:t>
      </w:r>
      <w:r>
        <w:rPr>
          <w:rFonts w:ascii="Times New Roman" w:hAnsi="Times New Roman" w:cs="Times New Roman"/>
          <w:b/>
        </w:rPr>
        <w:t>76</w:t>
      </w:r>
      <w:r>
        <w:rPr>
          <w:rFonts w:ascii="Times New Roman" w:hAnsi="Times New Roman" w:cs="Times New Roman"/>
        </w:rPr>
        <w:t>, 447-462.</w:t>
      </w:r>
    </w:p>
    <w:p w14:paraId="79BF1CDB" w14:textId="77777777" w:rsidR="008C63D1" w:rsidRPr="00304583" w:rsidRDefault="008C63D1">
      <w:pPr>
        <w:spacing w:line="480" w:lineRule="auto"/>
        <w:rPr>
          <w:rFonts w:ascii="Times New Roman" w:hAnsi="Times New Roman" w:cs="Times New Roman"/>
        </w:rPr>
        <w:pPrChange w:id="423" w:author="Megan Feddern" w:date="2021-02-12T15:47:00Z">
          <w:pPr>
            <w:spacing w:line="360" w:lineRule="auto"/>
          </w:pPr>
        </w:pPrChange>
      </w:pPr>
      <w:r>
        <w:rPr>
          <w:rFonts w:ascii="Times New Roman" w:hAnsi="Times New Roman" w:cs="Times New Roman"/>
        </w:rPr>
        <w:lastRenderedPageBreak/>
        <w:t xml:space="preserve">Nielsen J.M., Popp B.N., Winder M. 2015. Meta-analysis of amino acid stable nitrogen isotope </w:t>
      </w:r>
      <w:r>
        <w:rPr>
          <w:rFonts w:ascii="Times New Roman" w:hAnsi="Times New Roman" w:cs="Times New Roman"/>
        </w:rPr>
        <w:tab/>
        <w:t xml:space="preserve">ratios for estimating trophic position in marine organisms. </w:t>
      </w:r>
      <w:proofErr w:type="spellStart"/>
      <w:r>
        <w:rPr>
          <w:rFonts w:ascii="Times New Roman" w:hAnsi="Times New Roman" w:cs="Times New Roman"/>
          <w:i/>
        </w:rPr>
        <w:t>Oecologia</w:t>
      </w:r>
      <w:proofErr w:type="spellEnd"/>
      <w:r>
        <w:rPr>
          <w:rFonts w:ascii="Times New Roman" w:hAnsi="Times New Roman" w:cs="Times New Roman"/>
          <w:i/>
        </w:rPr>
        <w:t xml:space="preserve"> </w:t>
      </w:r>
      <w:r>
        <w:rPr>
          <w:rFonts w:ascii="Times New Roman" w:hAnsi="Times New Roman" w:cs="Times New Roman"/>
          <w:b/>
        </w:rPr>
        <w:t>178</w:t>
      </w:r>
      <w:r>
        <w:rPr>
          <w:rFonts w:ascii="Times New Roman" w:hAnsi="Times New Roman" w:cs="Times New Roman"/>
        </w:rPr>
        <w:t>, 631-642.</w:t>
      </w:r>
    </w:p>
    <w:p w14:paraId="33C2E3C3" w14:textId="77777777" w:rsidR="008C63D1" w:rsidRPr="00304583" w:rsidRDefault="008C63D1">
      <w:pPr>
        <w:spacing w:line="480" w:lineRule="auto"/>
        <w:contextualSpacing/>
        <w:rPr>
          <w:rFonts w:ascii="Times New Roman" w:hAnsi="Times New Roman" w:cs="Times New Roman"/>
        </w:rPr>
        <w:pPrChange w:id="424" w:author="Megan Feddern" w:date="2021-02-12T15:47:00Z">
          <w:pPr>
            <w:spacing w:line="360" w:lineRule="auto"/>
            <w:contextualSpacing/>
          </w:pPr>
        </w:pPrChange>
      </w:pPr>
      <w:proofErr w:type="spellStart"/>
      <w:r w:rsidRPr="00C668D1">
        <w:rPr>
          <w:rFonts w:ascii="Times New Roman" w:hAnsi="Times New Roman" w:cs="Times New Roman"/>
        </w:rPr>
        <w:t>Ohlberger</w:t>
      </w:r>
      <w:proofErr w:type="spellEnd"/>
      <w:r w:rsidRPr="00C668D1">
        <w:rPr>
          <w:rFonts w:ascii="Times New Roman" w:hAnsi="Times New Roman" w:cs="Times New Roman"/>
        </w:rPr>
        <w:t xml:space="preserve"> J., Schindler D.E., Ward E.J., </w:t>
      </w:r>
      <w:proofErr w:type="spellStart"/>
      <w:r w:rsidRPr="00C668D1">
        <w:rPr>
          <w:rFonts w:ascii="Times New Roman" w:hAnsi="Times New Roman" w:cs="Times New Roman"/>
        </w:rPr>
        <w:t>Walsworth</w:t>
      </w:r>
      <w:proofErr w:type="spellEnd"/>
      <w:r w:rsidRPr="00C668D1">
        <w:rPr>
          <w:rFonts w:ascii="Times New Roman" w:hAnsi="Times New Roman" w:cs="Times New Roman"/>
        </w:rPr>
        <w:t xml:space="preserve"> T.E., Essington T.E. 2019. Resurgence of </w:t>
      </w:r>
      <w:r>
        <w:rPr>
          <w:rFonts w:ascii="Times New Roman" w:hAnsi="Times New Roman" w:cs="Times New Roman"/>
        </w:rPr>
        <w:tab/>
      </w:r>
      <w:r w:rsidRPr="00C668D1">
        <w:rPr>
          <w:rFonts w:ascii="Times New Roman" w:hAnsi="Times New Roman" w:cs="Times New Roman"/>
        </w:rPr>
        <w:t xml:space="preserve">an apex predator and the decline in prey body size. </w:t>
      </w:r>
      <w:r w:rsidRPr="00C668D1">
        <w:rPr>
          <w:rFonts w:ascii="Times New Roman" w:hAnsi="Times New Roman" w:cs="Times New Roman"/>
          <w:i/>
          <w:iCs/>
        </w:rPr>
        <w:t>PNAS</w:t>
      </w:r>
      <w:r w:rsidRPr="00C668D1">
        <w:rPr>
          <w:rFonts w:ascii="Times New Roman" w:hAnsi="Times New Roman" w:cs="Times New Roman"/>
        </w:rPr>
        <w:t xml:space="preserve"> </w:t>
      </w:r>
      <w:r w:rsidRPr="00C668D1">
        <w:rPr>
          <w:rFonts w:ascii="Times New Roman" w:hAnsi="Times New Roman" w:cs="Times New Roman"/>
          <w:b/>
          <w:bCs/>
        </w:rPr>
        <w:t>116</w:t>
      </w:r>
      <w:r w:rsidRPr="00C668D1">
        <w:rPr>
          <w:rFonts w:ascii="Times New Roman" w:hAnsi="Times New Roman" w:cs="Times New Roman"/>
        </w:rPr>
        <w:t>, 26682-26689.</w:t>
      </w:r>
    </w:p>
    <w:p w14:paraId="56A88063" w14:textId="77777777" w:rsidR="008C63D1" w:rsidRDefault="008C63D1">
      <w:pPr>
        <w:spacing w:before="240" w:line="480" w:lineRule="auto"/>
        <w:contextualSpacing/>
        <w:rPr>
          <w:rFonts w:ascii="Times New Roman" w:eastAsia="Times New Roman" w:hAnsi="Times New Roman" w:cs="Times New Roman"/>
        </w:rPr>
        <w:pPrChange w:id="425" w:author="Megan Feddern" w:date="2021-02-12T15:47:00Z">
          <w:pPr>
            <w:spacing w:before="240" w:line="360" w:lineRule="auto"/>
            <w:contextualSpacing/>
          </w:pPr>
        </w:pPrChange>
      </w:pPr>
      <w:r>
        <w:rPr>
          <w:rFonts w:ascii="Times New Roman" w:eastAsia="Times New Roman" w:hAnsi="Times New Roman" w:cs="Times New Roman"/>
        </w:rPr>
        <w:t xml:space="preserve">Orr A.J., Banks A.S., </w:t>
      </w:r>
      <w:proofErr w:type="spellStart"/>
      <w:r>
        <w:rPr>
          <w:rFonts w:ascii="Times New Roman" w:eastAsia="Times New Roman" w:hAnsi="Times New Roman" w:cs="Times New Roman"/>
        </w:rPr>
        <w:t>Mellman</w:t>
      </w:r>
      <w:proofErr w:type="spellEnd"/>
      <w:r>
        <w:rPr>
          <w:rFonts w:ascii="Times New Roman" w:eastAsia="Times New Roman" w:hAnsi="Times New Roman" w:cs="Times New Roman"/>
        </w:rPr>
        <w:t xml:space="preserve"> S., Huber H.R., Delong R.L., Brown R.F. 2004. Examination of </w:t>
      </w:r>
      <w:r>
        <w:rPr>
          <w:rFonts w:ascii="Times New Roman" w:eastAsia="Times New Roman" w:hAnsi="Times New Roman" w:cs="Times New Roman"/>
        </w:rPr>
        <w:tab/>
        <w:t>the foraging habits of Pacific harbor seal (</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richardii</w:t>
      </w:r>
      <w:proofErr w:type="spellEnd"/>
      <w:r>
        <w:rPr>
          <w:rFonts w:ascii="Times New Roman" w:eastAsia="Times New Roman" w:hAnsi="Times New Roman" w:cs="Times New Roman"/>
        </w:rPr>
        <w:t xml:space="preserve">) to describe the use of </w:t>
      </w:r>
      <w:r>
        <w:rPr>
          <w:rFonts w:ascii="Times New Roman" w:eastAsia="Times New Roman" w:hAnsi="Times New Roman" w:cs="Times New Roman"/>
        </w:rPr>
        <w:tab/>
        <w:t xml:space="preserve">the Umpqua River, Oregon, and their predation in salmonids. </w:t>
      </w:r>
      <w:r>
        <w:rPr>
          <w:rFonts w:ascii="Times New Roman" w:eastAsia="Times New Roman" w:hAnsi="Times New Roman" w:cs="Times New Roman"/>
          <w:i/>
        </w:rPr>
        <w:t>Fishery Bulletin</w:t>
      </w:r>
      <w:r>
        <w:rPr>
          <w:rFonts w:ascii="Times New Roman" w:eastAsia="Times New Roman" w:hAnsi="Times New Roman" w:cs="Times New Roman"/>
        </w:rPr>
        <w:t xml:space="preserve"> </w:t>
      </w:r>
      <w:r>
        <w:rPr>
          <w:rFonts w:ascii="Times New Roman" w:eastAsia="Times New Roman" w:hAnsi="Times New Roman" w:cs="Times New Roman"/>
          <w:b/>
        </w:rPr>
        <w:t>102</w:t>
      </w:r>
      <w:r>
        <w:rPr>
          <w:rFonts w:ascii="Times New Roman" w:eastAsia="Times New Roman" w:hAnsi="Times New Roman" w:cs="Times New Roman"/>
        </w:rPr>
        <w:t>, 108-</w:t>
      </w:r>
      <w:r>
        <w:rPr>
          <w:rFonts w:ascii="Times New Roman" w:eastAsia="Times New Roman" w:hAnsi="Times New Roman" w:cs="Times New Roman"/>
        </w:rPr>
        <w:tab/>
        <w:t>117.</w:t>
      </w:r>
    </w:p>
    <w:p w14:paraId="195239EC" w14:textId="77777777" w:rsidR="008C63D1" w:rsidRPr="00304583" w:rsidRDefault="008C63D1">
      <w:pPr>
        <w:spacing w:line="480" w:lineRule="auto"/>
        <w:rPr>
          <w:rFonts w:ascii="Times New Roman" w:eastAsia="Times New Roman" w:hAnsi="Times New Roman" w:cs="Times New Roman"/>
        </w:rPr>
        <w:pPrChange w:id="426" w:author="Megan Feddern" w:date="2021-02-12T15:47:00Z">
          <w:pPr>
            <w:spacing w:line="360" w:lineRule="auto"/>
          </w:pPr>
        </w:pPrChange>
      </w:pPr>
      <w:proofErr w:type="spellStart"/>
      <w:r w:rsidRPr="00C327B5">
        <w:rPr>
          <w:rFonts w:ascii="Times New Roman" w:eastAsia="Times New Roman" w:hAnsi="Times New Roman" w:cs="Times New Roman"/>
        </w:rPr>
        <w:t>Ostfeld</w:t>
      </w:r>
      <w:proofErr w:type="spellEnd"/>
      <w:r w:rsidRPr="00C327B5">
        <w:rPr>
          <w:rFonts w:ascii="Times New Roman" w:eastAsia="Times New Roman" w:hAnsi="Times New Roman" w:cs="Times New Roman"/>
        </w:rPr>
        <w:t xml:space="preserve">, R.S., </w:t>
      </w:r>
      <w:proofErr w:type="spellStart"/>
      <w:r w:rsidRPr="00C327B5">
        <w:rPr>
          <w:rFonts w:ascii="Times New Roman" w:eastAsia="Times New Roman" w:hAnsi="Times New Roman" w:cs="Times New Roman"/>
        </w:rPr>
        <w:t>Keesing</w:t>
      </w:r>
      <w:proofErr w:type="spellEnd"/>
      <w:r w:rsidRPr="00C327B5">
        <w:rPr>
          <w:rFonts w:ascii="Times New Roman" w:eastAsia="Times New Roman" w:hAnsi="Times New Roman" w:cs="Times New Roman"/>
        </w:rPr>
        <w:t xml:space="preserve">, F. </w:t>
      </w:r>
      <w:r>
        <w:rPr>
          <w:rFonts w:ascii="Times New Roman" w:eastAsia="Times New Roman" w:hAnsi="Times New Roman" w:cs="Times New Roman"/>
        </w:rPr>
        <w:t>(</w:t>
      </w:r>
      <w:r w:rsidRPr="00C327B5">
        <w:rPr>
          <w:rFonts w:ascii="Times New Roman" w:eastAsia="Times New Roman" w:hAnsi="Times New Roman" w:cs="Times New Roman"/>
        </w:rPr>
        <w:t>2000</w:t>
      </w:r>
      <w:r>
        <w:rPr>
          <w:rFonts w:ascii="Times New Roman" w:eastAsia="Times New Roman" w:hAnsi="Times New Roman" w:cs="Times New Roman"/>
        </w:rPr>
        <w:t>)</w:t>
      </w:r>
      <w:r w:rsidRPr="00C327B5">
        <w:rPr>
          <w:rFonts w:ascii="Times New Roman" w:eastAsia="Times New Roman" w:hAnsi="Times New Roman" w:cs="Times New Roman"/>
        </w:rPr>
        <w:t xml:space="preserve">. Pulsed resources and community dynamics of consumers in </w:t>
      </w:r>
      <w:r>
        <w:rPr>
          <w:rFonts w:ascii="Times New Roman" w:eastAsia="Times New Roman" w:hAnsi="Times New Roman" w:cs="Times New Roman"/>
        </w:rPr>
        <w:tab/>
      </w:r>
      <w:r w:rsidRPr="00C327B5">
        <w:rPr>
          <w:rFonts w:ascii="Times New Roman" w:eastAsia="Times New Roman" w:hAnsi="Times New Roman" w:cs="Times New Roman"/>
        </w:rPr>
        <w:t xml:space="preserve">terrestrial ecosystems. </w:t>
      </w:r>
      <w:r w:rsidRPr="00C327B5">
        <w:rPr>
          <w:rFonts w:ascii="Times New Roman" w:eastAsia="Times New Roman" w:hAnsi="Times New Roman" w:cs="Times New Roman"/>
          <w:i/>
          <w:iCs/>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bCs/>
        </w:rPr>
        <w:t>15</w:t>
      </w:r>
      <w:r>
        <w:rPr>
          <w:rFonts w:ascii="Times New Roman" w:eastAsia="Times New Roman" w:hAnsi="Times New Roman" w:cs="Times New Roman"/>
        </w:rPr>
        <w:t>,</w:t>
      </w:r>
      <w:r w:rsidRPr="00C327B5">
        <w:rPr>
          <w:rFonts w:ascii="Times New Roman" w:eastAsia="Times New Roman" w:hAnsi="Times New Roman" w:cs="Times New Roman"/>
        </w:rPr>
        <w:t xml:space="preserve"> 232-237.</w:t>
      </w:r>
    </w:p>
    <w:p w14:paraId="0284D20E" w14:textId="77777777" w:rsidR="008C63D1" w:rsidRDefault="008C63D1">
      <w:pPr>
        <w:spacing w:line="480" w:lineRule="auto"/>
        <w:rPr>
          <w:rFonts w:ascii="Times New Roman" w:hAnsi="Times New Roman" w:cs="Times New Roman"/>
        </w:rPr>
        <w:pPrChange w:id="427" w:author="Megan Feddern" w:date="2021-02-12T15:47:00Z">
          <w:pPr>
            <w:spacing w:line="360" w:lineRule="auto"/>
          </w:pPr>
        </w:pPrChange>
      </w:pPr>
      <w:r w:rsidRPr="00934F14">
        <w:rPr>
          <w:rFonts w:ascii="Times New Roman" w:hAnsi="Times New Roman" w:cs="Times New Roman"/>
        </w:rPr>
        <w:t xml:space="preserve">Peterson W.T., Keister J.E. (2002). The effect of a large cape on distribution patterns of coastal </w:t>
      </w:r>
      <w:r>
        <w:rPr>
          <w:rFonts w:ascii="Times New Roman" w:hAnsi="Times New Roman" w:cs="Times New Roman"/>
        </w:rPr>
        <w:tab/>
      </w:r>
      <w:r w:rsidRPr="00934F14">
        <w:rPr>
          <w:rFonts w:ascii="Times New Roman" w:hAnsi="Times New Roman" w:cs="Times New Roman"/>
        </w:rPr>
        <w:t xml:space="preserve">and oceanic copepods off Oregon and northern California during the 1998-1999 El Niño- </w:t>
      </w:r>
      <w:r w:rsidRPr="00934F14">
        <w:rPr>
          <w:rFonts w:ascii="Times New Roman" w:hAnsi="Times New Roman" w:cs="Times New Roman"/>
        </w:rPr>
        <w:tab/>
        <w:t xml:space="preserve">La Niña. Progress in Oceanography </w:t>
      </w:r>
      <w:r w:rsidRPr="00934F14">
        <w:rPr>
          <w:rFonts w:ascii="Times New Roman" w:hAnsi="Times New Roman" w:cs="Times New Roman"/>
          <w:b/>
          <w:bCs/>
        </w:rPr>
        <w:t>53</w:t>
      </w:r>
      <w:r w:rsidRPr="00934F14">
        <w:rPr>
          <w:rFonts w:ascii="Times New Roman" w:hAnsi="Times New Roman" w:cs="Times New Roman"/>
        </w:rPr>
        <w:t>, 389-411.</w:t>
      </w:r>
    </w:p>
    <w:p w14:paraId="3C7B02DB" w14:textId="77777777" w:rsidR="008C63D1" w:rsidRDefault="008C63D1">
      <w:pPr>
        <w:spacing w:line="480" w:lineRule="auto"/>
        <w:rPr>
          <w:rFonts w:ascii="Times New Roman" w:hAnsi="Times New Roman" w:cs="Times New Roman"/>
        </w:rPr>
        <w:pPrChange w:id="428" w:author="Megan Feddern" w:date="2021-02-12T15:47:00Z">
          <w:pPr>
            <w:spacing w:line="360" w:lineRule="auto"/>
          </w:pPr>
        </w:pPrChange>
      </w:pPr>
      <w:r w:rsidRPr="00336F18">
        <w:rPr>
          <w:rFonts w:ascii="Times New Roman" w:hAnsi="Times New Roman" w:cs="Times New Roman"/>
        </w:rPr>
        <w:t>R Core Team (2019). R: A language and environment for statistical</w:t>
      </w:r>
      <w:r>
        <w:rPr>
          <w:rFonts w:ascii="Times New Roman" w:hAnsi="Times New Roman" w:cs="Times New Roman"/>
        </w:rPr>
        <w:t xml:space="preserve"> </w:t>
      </w:r>
      <w:r w:rsidRPr="00336F18">
        <w:rPr>
          <w:rFonts w:ascii="Times New Roman" w:hAnsi="Times New Roman" w:cs="Times New Roman"/>
        </w:rPr>
        <w:t xml:space="preserve">computing. R Foundation for </w:t>
      </w:r>
      <w:r>
        <w:rPr>
          <w:rFonts w:ascii="Times New Roman" w:hAnsi="Times New Roman" w:cs="Times New Roman"/>
        </w:rPr>
        <w:tab/>
      </w:r>
      <w:r w:rsidRPr="00336F18">
        <w:rPr>
          <w:rFonts w:ascii="Times New Roman" w:hAnsi="Times New Roman" w:cs="Times New Roman"/>
        </w:rPr>
        <w:t>Statistical Computing, Vienna, Austria.</w:t>
      </w:r>
      <w:r>
        <w:rPr>
          <w:rFonts w:ascii="Times New Roman" w:hAnsi="Times New Roman" w:cs="Times New Roman"/>
        </w:rPr>
        <w:t xml:space="preserve"> </w:t>
      </w:r>
      <w:r w:rsidR="00786016">
        <w:fldChar w:fldCharType="begin"/>
      </w:r>
      <w:r w:rsidR="00786016">
        <w:instrText xml:space="preserve"> HYPERLINK "https://www.R-project.org/" </w:instrText>
      </w:r>
      <w:r w:rsidR="00786016">
        <w:fldChar w:fldCharType="separate"/>
      </w:r>
      <w:r w:rsidRPr="004C6B49">
        <w:rPr>
          <w:rStyle w:val="Hyperlink"/>
          <w:rFonts w:ascii="Times New Roman" w:hAnsi="Times New Roman" w:cs="Times New Roman"/>
        </w:rPr>
        <w:t>https://www.R-project.org/</w:t>
      </w:r>
      <w:r w:rsidR="00786016">
        <w:rPr>
          <w:rStyle w:val="Hyperlink"/>
          <w:rFonts w:ascii="Times New Roman" w:hAnsi="Times New Roman" w:cs="Times New Roman"/>
        </w:rPr>
        <w:fldChar w:fldCharType="end"/>
      </w:r>
      <w:r w:rsidRPr="00336F18">
        <w:rPr>
          <w:rFonts w:ascii="Times New Roman" w:hAnsi="Times New Roman" w:cs="Times New Roman"/>
        </w:rPr>
        <w:t>.</w:t>
      </w:r>
    </w:p>
    <w:p w14:paraId="56296600" w14:textId="77777777" w:rsidR="008C63D1" w:rsidRDefault="008C63D1">
      <w:pPr>
        <w:spacing w:line="480" w:lineRule="auto"/>
        <w:rPr>
          <w:rFonts w:ascii="Times New Roman" w:hAnsi="Times New Roman" w:cs="Times New Roman"/>
        </w:rPr>
        <w:pPrChange w:id="429" w:author="Megan Feddern" w:date="2021-02-12T15:47:00Z">
          <w:pPr>
            <w:spacing w:line="360" w:lineRule="auto"/>
          </w:pPr>
        </w:pPrChange>
      </w:pPr>
      <w:proofErr w:type="spellStart"/>
      <w:r>
        <w:rPr>
          <w:rFonts w:ascii="Times New Roman" w:hAnsi="Times New Roman" w:cs="Times New Roman"/>
        </w:rPr>
        <w:t>Reum</w:t>
      </w:r>
      <w:proofErr w:type="spellEnd"/>
      <w:r>
        <w:rPr>
          <w:rFonts w:ascii="Times New Roman" w:hAnsi="Times New Roman" w:cs="Times New Roman"/>
        </w:rPr>
        <w:t xml:space="preserve"> J.C., Essington T.E., Greene C.M., Rice C.A., Fresh K.L. 2011. Multiscale influence of </w:t>
      </w:r>
      <w:r>
        <w:rPr>
          <w:rFonts w:ascii="Times New Roman" w:hAnsi="Times New Roman" w:cs="Times New Roman"/>
        </w:rPr>
        <w:tab/>
        <w:t xml:space="preserve">climate on estuarine populations of forage fish: the role of coastal upwelling, freshwater </w:t>
      </w:r>
      <w:r>
        <w:rPr>
          <w:rFonts w:ascii="Times New Roman" w:hAnsi="Times New Roman" w:cs="Times New Roman"/>
        </w:rPr>
        <w:tab/>
        <w:t xml:space="preserve">flow and temperature.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425</w:t>
      </w:r>
      <w:r>
        <w:rPr>
          <w:rFonts w:ascii="Times New Roman" w:hAnsi="Times New Roman" w:cs="Times New Roman"/>
        </w:rPr>
        <w:t>, 203-215.</w:t>
      </w:r>
    </w:p>
    <w:p w14:paraId="0D3AE1B3" w14:textId="77777777" w:rsidR="008C63D1" w:rsidRPr="00934F14" w:rsidRDefault="008C63D1">
      <w:pPr>
        <w:spacing w:line="480" w:lineRule="auto"/>
        <w:rPr>
          <w:rFonts w:ascii="Times New Roman" w:hAnsi="Times New Roman" w:cs="Times New Roman"/>
        </w:rPr>
        <w:pPrChange w:id="430" w:author="Megan Feddern" w:date="2021-02-12T15:47:00Z">
          <w:pPr>
            <w:spacing w:line="360" w:lineRule="auto"/>
          </w:pPr>
        </w:pPrChange>
      </w:pPr>
      <w:proofErr w:type="spellStart"/>
      <w:r>
        <w:rPr>
          <w:rFonts w:ascii="Times New Roman" w:hAnsi="Times New Roman" w:cs="Times New Roman"/>
        </w:rPr>
        <w:t>Rykaczewski</w:t>
      </w:r>
      <w:proofErr w:type="spellEnd"/>
      <w:r>
        <w:rPr>
          <w:rFonts w:ascii="Times New Roman" w:hAnsi="Times New Roman" w:cs="Times New Roman"/>
        </w:rPr>
        <w:t xml:space="preserve"> R.R., Dunne J.P. (2010). Enhanced nutrient supply to the California Current </w:t>
      </w:r>
      <w:r>
        <w:rPr>
          <w:rFonts w:ascii="Times New Roman" w:hAnsi="Times New Roman" w:cs="Times New Roman"/>
        </w:rPr>
        <w:tab/>
        <w:t xml:space="preserve">Ecosystem with global warming and increased stratification in an earth system model. </w:t>
      </w:r>
      <w:r>
        <w:rPr>
          <w:rFonts w:ascii="Times New Roman" w:hAnsi="Times New Roman" w:cs="Times New Roman"/>
        </w:rPr>
        <w:tab/>
      </w:r>
      <w:r>
        <w:rPr>
          <w:rFonts w:ascii="Times New Roman" w:hAnsi="Times New Roman" w:cs="Times New Roman"/>
        </w:rPr>
        <w:tab/>
      </w:r>
      <w:r>
        <w:rPr>
          <w:rFonts w:ascii="Times New Roman" w:hAnsi="Times New Roman" w:cs="Times New Roman"/>
          <w:i/>
        </w:rPr>
        <w:t xml:space="preserve">Geophysical Research Letters </w:t>
      </w:r>
      <w:r>
        <w:rPr>
          <w:rFonts w:ascii="Times New Roman" w:hAnsi="Times New Roman" w:cs="Times New Roman"/>
          <w:b/>
        </w:rPr>
        <w:t>37</w:t>
      </w:r>
      <w:r w:rsidRPr="00D954AE">
        <w:rPr>
          <w:rFonts w:ascii="Times New Roman" w:hAnsi="Times New Roman" w:cs="Times New Roman"/>
        </w:rPr>
        <w:t>, L21606</w:t>
      </w:r>
      <w:r>
        <w:rPr>
          <w:rFonts w:ascii="Times New Roman" w:hAnsi="Times New Roman" w:cs="Times New Roman"/>
        </w:rPr>
        <w:t>.</w:t>
      </w:r>
    </w:p>
    <w:p w14:paraId="101964A7" w14:textId="595C007D" w:rsidR="008C63D1" w:rsidRDefault="008C63D1">
      <w:pPr>
        <w:spacing w:line="480" w:lineRule="auto"/>
        <w:rPr>
          <w:rFonts w:ascii="Times New Roman" w:eastAsia="Times New Roman" w:hAnsi="Times New Roman" w:cs="Times New Roman"/>
        </w:rPr>
        <w:pPrChange w:id="431" w:author="Megan Feddern" w:date="2021-02-12T15:47:00Z">
          <w:pPr>
            <w:spacing w:line="360" w:lineRule="auto"/>
          </w:pPr>
        </w:pPrChange>
      </w:pPr>
      <w:proofErr w:type="spellStart"/>
      <w:r w:rsidRPr="00211E3B">
        <w:rPr>
          <w:rFonts w:ascii="Times New Roman" w:eastAsia="Times New Roman" w:hAnsi="Times New Roman" w:cs="Times New Roman"/>
        </w:rPr>
        <w:t>Siple</w:t>
      </w:r>
      <w:proofErr w:type="spellEnd"/>
      <w:r w:rsidRPr="00211E3B">
        <w:rPr>
          <w:rFonts w:ascii="Times New Roman" w:eastAsia="Times New Roman" w:hAnsi="Times New Roman" w:cs="Times New Roman"/>
        </w:rPr>
        <w:t xml:space="preserve"> M.C.</w:t>
      </w:r>
      <w:r>
        <w:rPr>
          <w:rFonts w:ascii="Times New Roman" w:eastAsia="Times New Roman" w:hAnsi="Times New Roman" w:cs="Times New Roman"/>
        </w:rPr>
        <w:t xml:space="preserve">, </w:t>
      </w:r>
      <w:r w:rsidRPr="00211E3B">
        <w:rPr>
          <w:rFonts w:ascii="Times New Roman" w:eastAsia="Times New Roman" w:hAnsi="Times New Roman" w:cs="Times New Roman"/>
        </w:rPr>
        <w:t>Francis</w:t>
      </w:r>
      <w:r>
        <w:rPr>
          <w:rFonts w:ascii="Times New Roman" w:eastAsia="Times New Roman" w:hAnsi="Times New Roman" w:cs="Times New Roman"/>
        </w:rPr>
        <w:t xml:space="preserve"> T.B</w:t>
      </w:r>
      <w:r w:rsidRPr="00211E3B">
        <w:rPr>
          <w:rFonts w:ascii="Times New Roman" w:eastAsia="Times New Roman" w:hAnsi="Times New Roman" w:cs="Times New Roman"/>
        </w:rPr>
        <w:t xml:space="preserve">. </w:t>
      </w:r>
      <w:r>
        <w:rPr>
          <w:rFonts w:ascii="Times New Roman" w:eastAsia="Times New Roman" w:hAnsi="Times New Roman" w:cs="Times New Roman"/>
        </w:rPr>
        <w:t>(</w:t>
      </w:r>
      <w:r w:rsidRPr="00211E3B">
        <w:rPr>
          <w:rFonts w:ascii="Times New Roman" w:eastAsia="Times New Roman" w:hAnsi="Times New Roman" w:cs="Times New Roman"/>
        </w:rPr>
        <w:t>2016</w:t>
      </w:r>
      <w:r>
        <w:rPr>
          <w:rFonts w:ascii="Times New Roman" w:eastAsia="Times New Roman" w:hAnsi="Times New Roman" w:cs="Times New Roman"/>
        </w:rPr>
        <w:t>).</w:t>
      </w:r>
      <w:r w:rsidRPr="00211E3B">
        <w:rPr>
          <w:rFonts w:ascii="Times New Roman" w:eastAsia="Times New Roman" w:hAnsi="Times New Roman" w:cs="Times New Roman"/>
        </w:rPr>
        <w:t xml:space="preserve"> Population diversity in Pacific herring of the Puget Sound, </w:t>
      </w:r>
      <w:r>
        <w:rPr>
          <w:rFonts w:ascii="Times New Roman" w:eastAsia="Times New Roman" w:hAnsi="Times New Roman" w:cs="Times New Roman"/>
        </w:rPr>
        <w:tab/>
      </w:r>
      <w:r>
        <w:rPr>
          <w:rFonts w:ascii="Times New Roman" w:eastAsia="Times New Roman" w:hAnsi="Times New Roman" w:cs="Times New Roman"/>
        </w:rPr>
        <w:tab/>
      </w:r>
      <w:r w:rsidRPr="00211E3B">
        <w:rPr>
          <w:rFonts w:ascii="Times New Roman" w:eastAsia="Times New Roman" w:hAnsi="Times New Roman" w:cs="Times New Roman"/>
        </w:rPr>
        <w:t xml:space="preserve">USA. </w:t>
      </w:r>
      <w:proofErr w:type="spellStart"/>
      <w:r w:rsidRPr="00211E3B">
        <w:rPr>
          <w:rFonts w:ascii="Times New Roman" w:eastAsia="Times New Roman" w:hAnsi="Times New Roman" w:cs="Times New Roman"/>
          <w:i/>
          <w:iCs/>
        </w:rPr>
        <w:t>Oecologia</w:t>
      </w:r>
      <w:proofErr w:type="spellEnd"/>
      <w:r w:rsidRPr="00211E3B">
        <w:rPr>
          <w:rFonts w:ascii="Times New Roman" w:eastAsia="Times New Roman" w:hAnsi="Times New Roman" w:cs="Times New Roman"/>
        </w:rPr>
        <w:t xml:space="preserve"> </w:t>
      </w:r>
      <w:r w:rsidRPr="00211E3B">
        <w:rPr>
          <w:rFonts w:ascii="Times New Roman" w:eastAsia="Times New Roman" w:hAnsi="Times New Roman" w:cs="Times New Roman"/>
          <w:b/>
          <w:bCs/>
        </w:rPr>
        <w:t>180</w:t>
      </w:r>
      <w:r>
        <w:rPr>
          <w:rFonts w:ascii="Times New Roman" w:eastAsia="Times New Roman" w:hAnsi="Times New Roman" w:cs="Times New Roman"/>
          <w:b/>
          <w:bCs/>
        </w:rPr>
        <w:t>,</w:t>
      </w:r>
      <w:r w:rsidRPr="00211E3B">
        <w:rPr>
          <w:rFonts w:ascii="Times New Roman" w:eastAsia="Times New Roman" w:hAnsi="Times New Roman" w:cs="Times New Roman"/>
        </w:rPr>
        <w:t xml:space="preserve"> 111-125</w:t>
      </w:r>
      <w:r>
        <w:rPr>
          <w:rFonts w:ascii="Times New Roman" w:eastAsia="Times New Roman" w:hAnsi="Times New Roman" w:cs="Times New Roman"/>
        </w:rPr>
        <w:t>.</w:t>
      </w:r>
    </w:p>
    <w:p w14:paraId="39370A2C" w14:textId="77777777" w:rsidR="008C63D1" w:rsidRDefault="008C63D1">
      <w:pPr>
        <w:spacing w:line="480" w:lineRule="auto"/>
        <w:rPr>
          <w:rFonts w:ascii="Times New Roman" w:eastAsia="Times New Roman" w:hAnsi="Times New Roman" w:cs="Times New Roman"/>
        </w:rPr>
        <w:pPrChange w:id="432" w:author="Megan Feddern" w:date="2021-02-12T15:47:00Z">
          <w:pPr>
            <w:spacing w:line="360" w:lineRule="auto"/>
          </w:pPr>
        </w:pPrChange>
      </w:pPr>
      <w:r>
        <w:rPr>
          <w:rFonts w:ascii="Times New Roman" w:eastAsia="Times New Roman" w:hAnsi="Times New Roman" w:cs="Times New Roman"/>
        </w:rPr>
        <w:lastRenderedPageBreak/>
        <w:t xml:space="preserve">Shelton A.O., Francis T.B., Feist B.E., Williams G.D., Lindquist A., Levin P.S. 2017. Forty </w:t>
      </w:r>
      <w:r>
        <w:rPr>
          <w:rFonts w:ascii="Times New Roman" w:eastAsia="Times New Roman" w:hAnsi="Times New Roman" w:cs="Times New Roman"/>
        </w:rPr>
        <w:tab/>
        <w:t xml:space="preserve">years of seagrass population stability and resilience in an urbanizing estuary. </w:t>
      </w:r>
      <w:r>
        <w:rPr>
          <w:rFonts w:ascii="Times New Roman" w:eastAsia="Times New Roman" w:hAnsi="Times New Roman" w:cs="Times New Roman"/>
          <w:i/>
        </w:rPr>
        <w:t xml:space="preserve">Journal of </w:t>
      </w:r>
      <w:r>
        <w:rPr>
          <w:rFonts w:ascii="Times New Roman" w:eastAsia="Times New Roman" w:hAnsi="Times New Roman" w:cs="Times New Roman"/>
          <w:i/>
        </w:rPr>
        <w:tab/>
        <w:t>Ecology</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458-470.</w:t>
      </w:r>
    </w:p>
    <w:p w14:paraId="0F8E19F9" w14:textId="77777777" w:rsidR="008C63D1" w:rsidRDefault="008C63D1">
      <w:pPr>
        <w:tabs>
          <w:tab w:val="left" w:pos="451"/>
        </w:tabs>
        <w:spacing w:line="480" w:lineRule="auto"/>
        <w:rPr>
          <w:rFonts w:ascii="Times New Roman" w:hAnsi="Times New Roman" w:cs="Times New Roman"/>
        </w:rPr>
        <w:pPrChange w:id="433" w:author="Megan Feddern" w:date="2021-02-12T15:47:00Z">
          <w:pPr>
            <w:tabs>
              <w:tab w:val="left" w:pos="451"/>
            </w:tabs>
            <w:spacing w:line="360" w:lineRule="auto"/>
          </w:pPr>
        </w:pPrChange>
      </w:pPr>
      <w:r>
        <w:rPr>
          <w:rFonts w:ascii="Times New Roman" w:hAnsi="Times New Roman" w:cs="Times New Roman"/>
        </w:rPr>
        <w:t xml:space="preserve">Sherwood O.A., </w:t>
      </w:r>
      <w:proofErr w:type="spellStart"/>
      <w:r>
        <w:rPr>
          <w:rFonts w:ascii="Times New Roman" w:hAnsi="Times New Roman" w:cs="Times New Roman"/>
        </w:rPr>
        <w:t>Guilderson</w:t>
      </w:r>
      <w:proofErr w:type="spellEnd"/>
      <w:r>
        <w:rPr>
          <w:rFonts w:ascii="Times New Roman" w:hAnsi="Times New Roman" w:cs="Times New Roman"/>
        </w:rPr>
        <w:t xml:space="preserve"> T.P., Batista F.C., Schiff J.T., McCarthy M.D. (2014). Increasing </w:t>
      </w:r>
      <w:r>
        <w:rPr>
          <w:rFonts w:ascii="Times New Roman" w:hAnsi="Times New Roman" w:cs="Times New Roman"/>
        </w:rPr>
        <w:tab/>
        <w:t xml:space="preserve">subtropical North Pacific Ocean nitrogen fixation since the Little Ice Age. </w:t>
      </w:r>
      <w:r>
        <w:rPr>
          <w:rFonts w:ascii="Times New Roman" w:hAnsi="Times New Roman" w:cs="Times New Roman"/>
          <w:i/>
        </w:rPr>
        <w:t>Nature</w:t>
      </w:r>
      <w:r>
        <w:rPr>
          <w:rFonts w:ascii="Times New Roman" w:hAnsi="Times New Roman" w:cs="Times New Roman"/>
        </w:rPr>
        <w:t xml:space="preserve"> </w:t>
      </w:r>
      <w:r>
        <w:rPr>
          <w:rFonts w:ascii="Times New Roman" w:hAnsi="Times New Roman" w:cs="Times New Roman"/>
          <w:b/>
        </w:rPr>
        <w:t>505</w:t>
      </w:r>
      <w:r>
        <w:rPr>
          <w:rFonts w:ascii="Times New Roman" w:hAnsi="Times New Roman" w:cs="Times New Roman"/>
        </w:rPr>
        <w:t>, 78-</w:t>
      </w:r>
      <w:r>
        <w:rPr>
          <w:rFonts w:ascii="Times New Roman" w:hAnsi="Times New Roman" w:cs="Times New Roman"/>
        </w:rPr>
        <w:tab/>
        <w:t>81.</w:t>
      </w:r>
    </w:p>
    <w:p w14:paraId="59870CB8" w14:textId="77777777" w:rsidR="008C63D1" w:rsidRPr="00304583" w:rsidRDefault="008C63D1">
      <w:pPr>
        <w:tabs>
          <w:tab w:val="left" w:pos="451"/>
        </w:tabs>
        <w:spacing w:line="480" w:lineRule="auto"/>
        <w:rPr>
          <w:rFonts w:ascii="Times New Roman" w:hAnsi="Times New Roman" w:cs="Times New Roman"/>
          <w:bCs/>
          <w:color w:val="222222"/>
        </w:rPr>
        <w:pPrChange w:id="434" w:author="Megan Feddern" w:date="2021-02-12T15:47:00Z">
          <w:pPr>
            <w:tabs>
              <w:tab w:val="left" w:pos="451"/>
            </w:tabs>
            <w:spacing w:line="360" w:lineRule="auto"/>
          </w:pPr>
        </w:pPrChange>
      </w:pPr>
      <w:r>
        <w:rPr>
          <w:rFonts w:ascii="Times New Roman" w:hAnsi="Times New Roman" w:cs="Times New Roman"/>
        </w:rPr>
        <w:t xml:space="preserve">Sherwood O.A., Lehmann M.F., Schubert C.J., Scott D.B., McCarthy M.D. (2011). Nutrient </w:t>
      </w:r>
      <w:r>
        <w:rPr>
          <w:rFonts w:ascii="Times New Roman" w:hAnsi="Times New Roman" w:cs="Times New Roman"/>
        </w:rPr>
        <w:tab/>
        <w:t>regime shift in the western North Atlantic indicated by compound-</w:t>
      </w:r>
      <w:r w:rsidRPr="00172CE8">
        <w:rPr>
          <w:rFonts w:ascii="Times New Roman" w:hAnsi="Times New Roman" w:cs="Times New Roman"/>
        </w:rPr>
        <w:t xml:space="preserve">specific </w:t>
      </w:r>
      <w:r w:rsidRPr="00172CE8">
        <w:rPr>
          <w:rFonts w:ascii="Times New Roman" w:hAnsi="Times New Roman" w:cs="Times New Roman"/>
          <w:bCs/>
          <w:iCs/>
          <w:color w:val="222222"/>
        </w:rPr>
        <w:t>δ</w:t>
      </w:r>
      <w:r w:rsidRPr="00172CE8">
        <w:rPr>
          <w:rFonts w:ascii="Times New Roman" w:hAnsi="Times New Roman" w:cs="Times New Roman"/>
          <w:bCs/>
          <w:color w:val="222222"/>
          <w:vertAlign w:val="superscript"/>
        </w:rPr>
        <w:t>15</w:t>
      </w:r>
      <w:r w:rsidRPr="00172CE8">
        <w:rPr>
          <w:rFonts w:ascii="Times New Roman" w:hAnsi="Times New Roman" w:cs="Times New Roman"/>
          <w:bCs/>
          <w:color w:val="222222"/>
        </w:rPr>
        <w:t>N</w:t>
      </w:r>
      <w:r>
        <w:rPr>
          <w:rFonts w:ascii="Times New Roman" w:hAnsi="Times New Roman" w:cs="Times New Roman"/>
          <w:bCs/>
          <w:color w:val="222222"/>
        </w:rPr>
        <w:t xml:space="preserve"> of deep-sea </w:t>
      </w:r>
      <w:r>
        <w:rPr>
          <w:rFonts w:ascii="Times New Roman" w:hAnsi="Times New Roman" w:cs="Times New Roman"/>
          <w:bCs/>
          <w:color w:val="222222"/>
        </w:rPr>
        <w:tab/>
        <w:t xml:space="preserve">gorgonian corals. </w:t>
      </w:r>
      <w:r>
        <w:rPr>
          <w:rFonts w:ascii="Times New Roman" w:hAnsi="Times New Roman" w:cs="Times New Roman"/>
          <w:bCs/>
          <w:i/>
          <w:color w:val="222222"/>
        </w:rPr>
        <w:t>PNAS</w:t>
      </w:r>
      <w:r>
        <w:rPr>
          <w:rFonts w:ascii="Times New Roman" w:hAnsi="Times New Roman" w:cs="Times New Roman"/>
          <w:bCs/>
          <w:color w:val="222222"/>
        </w:rPr>
        <w:t xml:space="preserve"> </w:t>
      </w:r>
      <w:r>
        <w:rPr>
          <w:rFonts w:ascii="Times New Roman" w:hAnsi="Times New Roman" w:cs="Times New Roman"/>
          <w:b/>
          <w:bCs/>
          <w:color w:val="222222"/>
        </w:rPr>
        <w:t>108</w:t>
      </w:r>
      <w:r>
        <w:rPr>
          <w:rFonts w:ascii="Times New Roman" w:hAnsi="Times New Roman" w:cs="Times New Roman"/>
          <w:bCs/>
          <w:color w:val="222222"/>
        </w:rPr>
        <w:t>, 1011-1015.</w:t>
      </w:r>
    </w:p>
    <w:p w14:paraId="2CFFCF94" w14:textId="77777777" w:rsidR="008C63D1" w:rsidRDefault="008C63D1">
      <w:pPr>
        <w:spacing w:line="480" w:lineRule="auto"/>
        <w:rPr>
          <w:rFonts w:ascii="Times New Roman" w:eastAsia="Times New Roman" w:hAnsi="Times New Roman" w:cs="Times New Roman"/>
        </w:rPr>
        <w:pPrChange w:id="435" w:author="Megan Feddern" w:date="2021-02-12T15:47:00Z">
          <w:pPr>
            <w:spacing w:line="360" w:lineRule="auto"/>
          </w:pPr>
        </w:pPrChange>
      </w:pPr>
      <w:r>
        <w:rPr>
          <w:rFonts w:ascii="Times New Roman" w:eastAsia="Times New Roman" w:hAnsi="Times New Roman" w:cs="Times New Roman"/>
        </w:rPr>
        <w:t>Smith B.D., McFarlane G.A., Saunders M.W. 1990. Variation in Pacific Hake (</w:t>
      </w:r>
      <w:proofErr w:type="spellStart"/>
      <w:r>
        <w:rPr>
          <w:rFonts w:ascii="Times New Roman" w:eastAsia="Times New Roman" w:hAnsi="Times New Roman" w:cs="Times New Roman"/>
          <w:i/>
        </w:rPr>
        <w:t>Merluccius</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r>
      <w:proofErr w:type="spellStart"/>
      <w:r>
        <w:rPr>
          <w:rFonts w:ascii="Times New Roman" w:eastAsia="Times New Roman" w:hAnsi="Times New Roman" w:cs="Times New Roman"/>
          <w:i/>
        </w:rPr>
        <w:t>productus</w:t>
      </w:r>
      <w:proofErr w:type="spellEnd"/>
      <w:r>
        <w:rPr>
          <w:rFonts w:ascii="Times New Roman" w:eastAsia="Times New Roman" w:hAnsi="Times New Roman" w:cs="Times New Roman"/>
        </w:rPr>
        <w:t xml:space="preserve">) summer length-at-age near southern Vancouver Island and its relationship to </w:t>
      </w:r>
      <w:r>
        <w:rPr>
          <w:rFonts w:ascii="Times New Roman" w:eastAsia="Times New Roman" w:hAnsi="Times New Roman" w:cs="Times New Roman"/>
        </w:rPr>
        <w:tab/>
        <w:t xml:space="preserve">fishing and oceanography. </w:t>
      </w:r>
      <w:r>
        <w:rPr>
          <w:rFonts w:ascii="Times New Roman" w:eastAsia="Times New Roman" w:hAnsi="Times New Roman" w:cs="Times New Roman"/>
          <w:i/>
        </w:rPr>
        <w:t>Canadian Journal of Fisheries and Aquatic Sciences</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xml:space="preserve">, </w:t>
      </w:r>
      <w:r>
        <w:rPr>
          <w:rFonts w:ascii="Times New Roman" w:eastAsia="Times New Roman" w:hAnsi="Times New Roman" w:cs="Times New Roman"/>
        </w:rPr>
        <w:tab/>
        <w:t>2195-2211.</w:t>
      </w:r>
    </w:p>
    <w:p w14:paraId="6CCB2758" w14:textId="77777777" w:rsidR="008C63D1" w:rsidRPr="00304583" w:rsidRDefault="008C63D1">
      <w:pPr>
        <w:spacing w:line="480" w:lineRule="auto"/>
        <w:rPr>
          <w:rFonts w:ascii="Times New Roman" w:eastAsia="Times New Roman" w:hAnsi="Times New Roman" w:cs="Times New Roman"/>
        </w:rPr>
        <w:pPrChange w:id="436" w:author="Megan Feddern" w:date="2021-02-12T15:47:00Z">
          <w:pPr>
            <w:spacing w:line="360" w:lineRule="auto"/>
          </w:pPr>
        </w:pPrChange>
      </w:pPr>
      <w:r>
        <w:rPr>
          <w:rFonts w:ascii="Times New Roman" w:eastAsia="Times New Roman" w:hAnsi="Times New Roman" w:cs="Times New Roman"/>
        </w:rPr>
        <w:t xml:space="preserve">Smith R.S., Weldon L.M., Hayward J.L., Henson S.M. 2017. Time lags associated with effects </w:t>
      </w:r>
      <w:r>
        <w:rPr>
          <w:rFonts w:ascii="Times New Roman" w:eastAsia="Times New Roman" w:hAnsi="Times New Roman" w:cs="Times New Roman"/>
        </w:rPr>
        <w:tab/>
        <w:t xml:space="preserve">of oceanic conditions on seabird breeding in the Salish Sea region of the northern </w:t>
      </w:r>
      <w:r>
        <w:rPr>
          <w:rFonts w:ascii="Times New Roman" w:eastAsia="Times New Roman" w:hAnsi="Times New Roman" w:cs="Times New Roman"/>
        </w:rPr>
        <w:tab/>
        <w:t xml:space="preserve">California Current system. </w:t>
      </w:r>
      <w:r>
        <w:rPr>
          <w:rFonts w:ascii="Times New Roman" w:eastAsia="Times New Roman" w:hAnsi="Times New Roman" w:cs="Times New Roman"/>
          <w:i/>
        </w:rPr>
        <w:t>Marine Ornithology</w:t>
      </w:r>
      <w:r>
        <w:rPr>
          <w:rFonts w:ascii="Times New Roman" w:eastAsia="Times New Roman" w:hAnsi="Times New Roman" w:cs="Times New Roman"/>
        </w:rPr>
        <w:t xml:space="preserve"> </w:t>
      </w:r>
      <w:r>
        <w:rPr>
          <w:rFonts w:ascii="Times New Roman" w:eastAsia="Times New Roman" w:hAnsi="Times New Roman" w:cs="Times New Roman"/>
          <w:b/>
        </w:rPr>
        <w:t>45</w:t>
      </w:r>
      <w:r>
        <w:rPr>
          <w:rFonts w:ascii="Times New Roman" w:eastAsia="Times New Roman" w:hAnsi="Times New Roman" w:cs="Times New Roman"/>
        </w:rPr>
        <w:t>, 39-42.</w:t>
      </w:r>
    </w:p>
    <w:p w14:paraId="48B15F38" w14:textId="77777777" w:rsidR="008C63D1" w:rsidRPr="00304583" w:rsidRDefault="008C63D1">
      <w:pPr>
        <w:spacing w:line="480" w:lineRule="auto"/>
        <w:rPr>
          <w:rFonts w:ascii="Times New Roman" w:hAnsi="Times New Roman" w:cs="Times New Roman"/>
          <w:iCs/>
        </w:rPr>
        <w:pPrChange w:id="437" w:author="Megan Feddern" w:date="2021-02-12T15:47:00Z">
          <w:pPr>
            <w:spacing w:line="360" w:lineRule="auto"/>
          </w:pPr>
        </w:pPrChange>
      </w:pPr>
      <w:proofErr w:type="spellStart"/>
      <w:r>
        <w:rPr>
          <w:rFonts w:ascii="Times New Roman" w:hAnsi="Times New Roman" w:cs="Times New Roman"/>
          <w:iCs/>
        </w:rPr>
        <w:t>Steingass</w:t>
      </w:r>
      <w:proofErr w:type="spellEnd"/>
      <w:r>
        <w:rPr>
          <w:rFonts w:ascii="Times New Roman" w:hAnsi="Times New Roman" w:cs="Times New Roman"/>
          <w:iCs/>
        </w:rPr>
        <w:t xml:space="preserve"> S. 2017. Dietary composition of four stocks of Pacific harbor seal (</w:t>
      </w:r>
      <w:proofErr w:type="spellStart"/>
      <w:r>
        <w:rPr>
          <w:rFonts w:ascii="Times New Roman" w:hAnsi="Times New Roman" w:cs="Times New Roman"/>
          <w:i/>
          <w:iCs/>
        </w:rPr>
        <w:t>Phoca</w:t>
      </w:r>
      <w:proofErr w:type="spellEnd"/>
      <w:r>
        <w:rPr>
          <w:rFonts w:ascii="Times New Roman" w:hAnsi="Times New Roman" w:cs="Times New Roman"/>
          <w:i/>
          <w:iCs/>
        </w:rPr>
        <w:t xml:space="preserve"> </w:t>
      </w:r>
      <w:proofErr w:type="spellStart"/>
      <w:r>
        <w:rPr>
          <w:rFonts w:ascii="Times New Roman" w:hAnsi="Times New Roman" w:cs="Times New Roman"/>
          <w:i/>
          <w:iCs/>
        </w:rPr>
        <w:t>vitulina</w:t>
      </w:r>
      <w:proofErr w:type="spellEnd"/>
      <w:r>
        <w:rPr>
          <w:rFonts w:ascii="Times New Roman" w:hAnsi="Times New Roman" w:cs="Times New Roman"/>
          <w:i/>
          <w:iCs/>
        </w:rPr>
        <w:t xml:space="preserve"> </w:t>
      </w:r>
      <w:r>
        <w:rPr>
          <w:rFonts w:ascii="Times New Roman" w:hAnsi="Times New Roman" w:cs="Times New Roman"/>
          <w:i/>
          <w:iCs/>
        </w:rPr>
        <w:tab/>
      </w:r>
      <w:proofErr w:type="spellStart"/>
      <w:r>
        <w:rPr>
          <w:rFonts w:ascii="Times New Roman" w:hAnsi="Times New Roman" w:cs="Times New Roman"/>
          <w:i/>
          <w:iCs/>
        </w:rPr>
        <w:t>richardii</w:t>
      </w:r>
      <w:proofErr w:type="spellEnd"/>
      <w:r>
        <w:rPr>
          <w:rFonts w:ascii="Times New Roman" w:hAnsi="Times New Roman" w:cs="Times New Roman"/>
          <w:iCs/>
        </w:rPr>
        <w:t xml:space="preserve">) in the northern California Current Large Marine Ecosystem as synthesized </w:t>
      </w:r>
      <w:r>
        <w:rPr>
          <w:rFonts w:ascii="Times New Roman" w:hAnsi="Times New Roman" w:cs="Times New Roman"/>
          <w:iCs/>
        </w:rPr>
        <w:tab/>
      </w:r>
      <w:r>
        <w:rPr>
          <w:rFonts w:ascii="Times New Roman" w:hAnsi="Times New Roman" w:cs="Times New Roman"/>
          <w:iCs/>
        </w:rPr>
        <w:tab/>
        <w:t xml:space="preserve">from historical data, 1931-2013. </w:t>
      </w:r>
      <w:r>
        <w:rPr>
          <w:rFonts w:ascii="Times New Roman" w:hAnsi="Times New Roman" w:cs="Times New Roman"/>
          <w:i/>
          <w:iCs/>
        </w:rPr>
        <w:t xml:space="preserve">Northwestern Naturalist </w:t>
      </w:r>
      <w:r>
        <w:rPr>
          <w:rFonts w:ascii="Times New Roman" w:hAnsi="Times New Roman" w:cs="Times New Roman"/>
          <w:b/>
          <w:iCs/>
        </w:rPr>
        <w:t>98</w:t>
      </w:r>
      <w:r>
        <w:rPr>
          <w:rFonts w:ascii="Times New Roman" w:hAnsi="Times New Roman" w:cs="Times New Roman"/>
          <w:iCs/>
        </w:rPr>
        <w:t>, 8-23.</w:t>
      </w:r>
    </w:p>
    <w:p w14:paraId="579EB1BF" w14:textId="77777777" w:rsidR="008C63D1" w:rsidRDefault="008C63D1">
      <w:pPr>
        <w:spacing w:line="480" w:lineRule="auto"/>
        <w:rPr>
          <w:rFonts w:ascii="Times New Roman" w:hAnsi="Times New Roman" w:cs="Times New Roman"/>
        </w:rPr>
        <w:pPrChange w:id="438" w:author="Megan Feddern" w:date="2021-02-12T15:47:00Z">
          <w:pPr>
            <w:spacing w:line="360" w:lineRule="auto"/>
          </w:pPr>
        </w:pPrChange>
      </w:pPr>
      <w:proofErr w:type="spellStart"/>
      <w:r>
        <w:rPr>
          <w:rFonts w:ascii="Times New Roman" w:hAnsi="Times New Roman" w:cs="Times New Roman"/>
        </w:rPr>
        <w:t>Steneck</w:t>
      </w:r>
      <w:proofErr w:type="spellEnd"/>
      <w:r>
        <w:rPr>
          <w:rFonts w:ascii="Times New Roman" w:hAnsi="Times New Roman" w:cs="Times New Roman"/>
        </w:rPr>
        <w:t xml:space="preserve"> R.S. (2012). Apex predators and trophic cascades in large marine ecosystems: learning </w:t>
      </w:r>
      <w:r>
        <w:rPr>
          <w:rFonts w:ascii="Times New Roman" w:hAnsi="Times New Roman" w:cs="Times New Roman"/>
        </w:rPr>
        <w:tab/>
        <w:t xml:space="preserve">from serendipity. </w:t>
      </w:r>
      <w:r>
        <w:rPr>
          <w:rFonts w:ascii="Times New Roman" w:hAnsi="Times New Roman" w:cs="Times New Roman"/>
          <w:i/>
          <w:iCs/>
        </w:rPr>
        <w:t xml:space="preserve">PNAS </w:t>
      </w:r>
      <w:r>
        <w:rPr>
          <w:rFonts w:ascii="Times New Roman" w:hAnsi="Times New Roman" w:cs="Times New Roman"/>
          <w:b/>
          <w:bCs/>
        </w:rPr>
        <w:t>109</w:t>
      </w:r>
      <w:r>
        <w:rPr>
          <w:rFonts w:ascii="Times New Roman" w:hAnsi="Times New Roman" w:cs="Times New Roman"/>
        </w:rPr>
        <w:t>, 7953-7954.</w:t>
      </w:r>
    </w:p>
    <w:p w14:paraId="7E15D462" w14:textId="77777777" w:rsidR="008C63D1" w:rsidRPr="00304583" w:rsidRDefault="008C63D1">
      <w:pPr>
        <w:spacing w:line="480" w:lineRule="auto"/>
        <w:rPr>
          <w:rFonts w:ascii="Times New Roman" w:hAnsi="Times New Roman" w:cs="Times New Roman"/>
        </w:rPr>
        <w:pPrChange w:id="439" w:author="Megan Feddern" w:date="2021-02-12T15:47:00Z">
          <w:pPr>
            <w:spacing w:line="360" w:lineRule="auto"/>
          </w:pPr>
        </w:pPrChange>
      </w:pPr>
      <w:proofErr w:type="spellStart"/>
      <w:r>
        <w:rPr>
          <w:rFonts w:ascii="Times New Roman" w:hAnsi="Times New Roman" w:cs="Times New Roman"/>
        </w:rPr>
        <w:lastRenderedPageBreak/>
        <w:t>Surma</w:t>
      </w:r>
      <w:proofErr w:type="spellEnd"/>
      <w:r>
        <w:rPr>
          <w:rFonts w:ascii="Times New Roman" w:hAnsi="Times New Roman" w:cs="Times New Roman"/>
        </w:rPr>
        <w:t xml:space="preserve"> S., Pitcher T.J., Kumar R., </w:t>
      </w:r>
      <w:proofErr w:type="spellStart"/>
      <w:r>
        <w:rPr>
          <w:rFonts w:ascii="Times New Roman" w:hAnsi="Times New Roman" w:cs="Times New Roman"/>
        </w:rPr>
        <w:t>Varkey</w:t>
      </w:r>
      <w:proofErr w:type="spellEnd"/>
      <w:r>
        <w:rPr>
          <w:rFonts w:ascii="Times New Roman" w:hAnsi="Times New Roman" w:cs="Times New Roman"/>
        </w:rPr>
        <w:t xml:space="preserve"> D., </w:t>
      </w:r>
      <w:proofErr w:type="spellStart"/>
      <w:r>
        <w:rPr>
          <w:rFonts w:ascii="Times New Roman" w:hAnsi="Times New Roman" w:cs="Times New Roman"/>
        </w:rPr>
        <w:t>Pakhomov</w:t>
      </w:r>
      <w:proofErr w:type="spellEnd"/>
      <w:r>
        <w:rPr>
          <w:rFonts w:ascii="Times New Roman" w:hAnsi="Times New Roman" w:cs="Times New Roman"/>
        </w:rPr>
        <w:t xml:space="preserve"> E.A., Lam M.E. Herring supports </w:t>
      </w:r>
      <w:r>
        <w:rPr>
          <w:rFonts w:ascii="Times New Roman" w:hAnsi="Times New Roman" w:cs="Times New Roman"/>
        </w:rPr>
        <w:tab/>
        <w:t xml:space="preserve">northeast Pacific predators and fisheries: insights from ecosystem modelling and </w:t>
      </w:r>
      <w:r>
        <w:rPr>
          <w:rFonts w:ascii="Times New Roman" w:hAnsi="Times New Roman" w:cs="Times New Roman"/>
        </w:rPr>
        <w:tab/>
        <w:t xml:space="preserve">management strategy evaluation. 2018.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13</w:t>
      </w:r>
      <w:r>
        <w:rPr>
          <w:rFonts w:ascii="Times New Roman" w:hAnsi="Times New Roman" w:cs="Times New Roman"/>
        </w:rPr>
        <w:t>, e0196307.</w:t>
      </w:r>
    </w:p>
    <w:p w14:paraId="2681B84D" w14:textId="77777777" w:rsidR="008C63D1" w:rsidRDefault="008C63D1">
      <w:pPr>
        <w:spacing w:line="480" w:lineRule="auto"/>
        <w:rPr>
          <w:rFonts w:ascii="Times New Roman" w:hAnsi="Times New Roman" w:cs="Times New Roman"/>
        </w:rPr>
        <w:pPrChange w:id="440" w:author="Megan Feddern" w:date="2021-02-12T15:47:00Z">
          <w:pPr>
            <w:spacing w:line="360" w:lineRule="auto"/>
          </w:pPr>
        </w:pPrChange>
      </w:pPr>
      <w:r>
        <w:rPr>
          <w:rFonts w:ascii="Times New Roman" w:hAnsi="Times New Roman" w:cs="Times New Roman"/>
        </w:rPr>
        <w:t xml:space="preserve">Strom S.L., Brady Olson M., </w:t>
      </w:r>
      <w:proofErr w:type="spellStart"/>
      <w:r>
        <w:rPr>
          <w:rFonts w:ascii="Times New Roman" w:hAnsi="Times New Roman" w:cs="Times New Roman"/>
        </w:rPr>
        <w:t>Macri</w:t>
      </w:r>
      <w:proofErr w:type="spellEnd"/>
      <w:r>
        <w:rPr>
          <w:rFonts w:ascii="Times New Roman" w:hAnsi="Times New Roman" w:cs="Times New Roman"/>
        </w:rPr>
        <w:t xml:space="preserve"> E.L., </w:t>
      </w:r>
      <w:proofErr w:type="spellStart"/>
      <w:r>
        <w:rPr>
          <w:rFonts w:ascii="Times New Roman" w:hAnsi="Times New Roman" w:cs="Times New Roman"/>
        </w:rPr>
        <w:t>Mordy</w:t>
      </w:r>
      <w:proofErr w:type="spellEnd"/>
      <w:r>
        <w:rPr>
          <w:rFonts w:ascii="Times New Roman" w:hAnsi="Times New Roman" w:cs="Times New Roman"/>
        </w:rPr>
        <w:t xml:space="preserve"> C.W. (2006). Cross-shelf gradients in </w:t>
      </w:r>
      <w:r>
        <w:rPr>
          <w:rFonts w:ascii="Times New Roman" w:hAnsi="Times New Roman" w:cs="Times New Roman"/>
        </w:rPr>
        <w:tab/>
        <w:t xml:space="preserve">phytoplankton community structure, nutrient utilization, and growth rate in the coastal </w:t>
      </w:r>
      <w:r>
        <w:rPr>
          <w:rFonts w:ascii="Times New Roman" w:hAnsi="Times New Roman" w:cs="Times New Roman"/>
        </w:rPr>
        <w:tab/>
        <w:t xml:space="preserve">Gulf of Alaska. </w:t>
      </w:r>
      <w:r>
        <w:rPr>
          <w:rFonts w:ascii="Times New Roman" w:hAnsi="Times New Roman" w:cs="Times New Roman"/>
          <w:i/>
        </w:rPr>
        <w:t xml:space="preserve">Marine Ecology Progress Series </w:t>
      </w:r>
      <w:r>
        <w:rPr>
          <w:rFonts w:ascii="Times New Roman" w:hAnsi="Times New Roman" w:cs="Times New Roman"/>
          <w:b/>
        </w:rPr>
        <w:t>328</w:t>
      </w:r>
      <w:r>
        <w:rPr>
          <w:rFonts w:ascii="Times New Roman" w:hAnsi="Times New Roman" w:cs="Times New Roman"/>
        </w:rPr>
        <w:t>, 75-92.</w:t>
      </w:r>
    </w:p>
    <w:p w14:paraId="59882FD2" w14:textId="77777777" w:rsidR="008C63D1" w:rsidRDefault="008C63D1">
      <w:pPr>
        <w:spacing w:line="480" w:lineRule="auto"/>
        <w:rPr>
          <w:rFonts w:ascii="Times New Roman" w:hAnsi="Times New Roman" w:cs="Times New Roman"/>
        </w:rPr>
        <w:pPrChange w:id="441" w:author="Megan Feddern" w:date="2021-02-12T15:47:00Z">
          <w:pPr>
            <w:spacing w:line="360" w:lineRule="auto"/>
          </w:pPr>
        </w:pPrChange>
      </w:pPr>
      <w:r>
        <w:rPr>
          <w:rFonts w:ascii="Times New Roman" w:hAnsi="Times New Roman" w:cs="Times New Roman"/>
        </w:rPr>
        <w:t xml:space="preserve">Thomas A.C., Lance M.M., Jeffries S.J., Miner B.G., Acevedo-Gutiérrez A. (2011). Harbor seal </w:t>
      </w:r>
      <w:r>
        <w:rPr>
          <w:rFonts w:ascii="Times New Roman" w:hAnsi="Times New Roman" w:cs="Times New Roman"/>
        </w:rPr>
        <w:tab/>
        <w:t xml:space="preserve">foraging response to a seasonal resource pulse, spawning Pacific herring. </w:t>
      </w:r>
      <w:r>
        <w:rPr>
          <w:rFonts w:ascii="Times New Roman" w:hAnsi="Times New Roman" w:cs="Times New Roman"/>
          <w:i/>
          <w:iCs/>
        </w:rPr>
        <w:t xml:space="preserve">Marine Ecology </w:t>
      </w:r>
      <w:r>
        <w:rPr>
          <w:rFonts w:ascii="Times New Roman" w:hAnsi="Times New Roman" w:cs="Times New Roman"/>
          <w:i/>
          <w:iCs/>
        </w:rPr>
        <w:tab/>
        <w:t xml:space="preserve">Progress Series </w:t>
      </w:r>
      <w:r>
        <w:rPr>
          <w:rFonts w:ascii="Times New Roman" w:hAnsi="Times New Roman" w:cs="Times New Roman"/>
          <w:b/>
          <w:bCs/>
        </w:rPr>
        <w:t>441</w:t>
      </w:r>
      <w:r>
        <w:rPr>
          <w:rFonts w:ascii="Times New Roman" w:hAnsi="Times New Roman" w:cs="Times New Roman"/>
        </w:rPr>
        <w:t>, 225-239.</w:t>
      </w:r>
    </w:p>
    <w:p w14:paraId="589F80ED" w14:textId="77777777" w:rsidR="008C63D1" w:rsidRDefault="008C63D1">
      <w:pPr>
        <w:spacing w:line="480" w:lineRule="auto"/>
        <w:rPr>
          <w:rFonts w:ascii="Times New Roman" w:hAnsi="Times New Roman" w:cs="Times New Roman"/>
        </w:rPr>
        <w:pPrChange w:id="442" w:author="Megan Feddern" w:date="2021-02-12T15:47:00Z">
          <w:pPr>
            <w:spacing w:line="360" w:lineRule="auto"/>
          </w:pPr>
        </w:pPrChange>
      </w:pPr>
      <w:r>
        <w:rPr>
          <w:rFonts w:ascii="Times New Roman" w:hAnsi="Times New Roman" w:cs="Times New Roman"/>
        </w:rPr>
        <w:t xml:space="preserve">Thomas A.C., Nelson B.W., Lance M.M., </w:t>
      </w:r>
      <w:proofErr w:type="spellStart"/>
      <w:r>
        <w:rPr>
          <w:rFonts w:ascii="Times New Roman" w:hAnsi="Times New Roman" w:cs="Times New Roman"/>
        </w:rPr>
        <w:t>Deagle</w:t>
      </w:r>
      <w:proofErr w:type="spellEnd"/>
      <w:r>
        <w:rPr>
          <w:rFonts w:ascii="Times New Roman" w:hAnsi="Times New Roman" w:cs="Times New Roman"/>
        </w:rPr>
        <w:t xml:space="preserve"> B.E., </w:t>
      </w:r>
      <w:proofErr w:type="spellStart"/>
      <w:r>
        <w:rPr>
          <w:rFonts w:ascii="Times New Roman" w:hAnsi="Times New Roman" w:cs="Times New Roman"/>
        </w:rPr>
        <w:t>Trites</w:t>
      </w:r>
      <w:proofErr w:type="spellEnd"/>
      <w:r>
        <w:rPr>
          <w:rFonts w:ascii="Times New Roman" w:hAnsi="Times New Roman" w:cs="Times New Roman"/>
        </w:rPr>
        <w:t xml:space="preserve"> A.W. (2017). </w:t>
      </w:r>
      <w:proofErr w:type="spellStart"/>
      <w:r>
        <w:rPr>
          <w:rFonts w:ascii="Times New Roman" w:hAnsi="Times New Roman" w:cs="Times New Roman"/>
        </w:rPr>
        <w:t>Harbour</w:t>
      </w:r>
      <w:proofErr w:type="spellEnd"/>
      <w:r>
        <w:rPr>
          <w:rFonts w:ascii="Times New Roman" w:hAnsi="Times New Roman" w:cs="Times New Roman"/>
        </w:rPr>
        <w:t xml:space="preserve"> seals target </w:t>
      </w:r>
      <w:r>
        <w:rPr>
          <w:rFonts w:ascii="Times New Roman" w:hAnsi="Times New Roman" w:cs="Times New Roman"/>
        </w:rPr>
        <w:tab/>
        <w:t xml:space="preserve">juvenile salmon of conservation concern. </w:t>
      </w:r>
      <w:r>
        <w:rPr>
          <w:rFonts w:ascii="Times New Roman" w:hAnsi="Times New Roman" w:cs="Times New Roman"/>
          <w:i/>
          <w:iCs/>
        </w:rPr>
        <w:t xml:space="preserve">Canadian Journal of Fisheries and Aquatic </w:t>
      </w:r>
      <w:r>
        <w:rPr>
          <w:rFonts w:ascii="Times New Roman" w:hAnsi="Times New Roman" w:cs="Times New Roman"/>
          <w:i/>
          <w:iCs/>
        </w:rPr>
        <w:tab/>
        <w:t>Sciences</w:t>
      </w:r>
      <w:r>
        <w:rPr>
          <w:rFonts w:ascii="Times New Roman" w:hAnsi="Times New Roman" w:cs="Times New Roman"/>
        </w:rPr>
        <w:t xml:space="preserve"> </w:t>
      </w:r>
      <w:r>
        <w:rPr>
          <w:rFonts w:ascii="Times New Roman" w:hAnsi="Times New Roman" w:cs="Times New Roman"/>
          <w:b/>
          <w:bCs/>
        </w:rPr>
        <w:t>74</w:t>
      </w:r>
      <w:r>
        <w:rPr>
          <w:rFonts w:ascii="Times New Roman" w:hAnsi="Times New Roman" w:cs="Times New Roman"/>
        </w:rPr>
        <w:t>, 907-921.</w:t>
      </w:r>
    </w:p>
    <w:p w14:paraId="7A21E4AD" w14:textId="77777777" w:rsidR="008C63D1" w:rsidRDefault="008C63D1">
      <w:pPr>
        <w:spacing w:line="480" w:lineRule="auto"/>
        <w:rPr>
          <w:rFonts w:ascii="Times New Roman" w:hAnsi="Times New Roman" w:cs="Times New Roman"/>
        </w:rPr>
        <w:pPrChange w:id="443" w:author="Megan Feddern" w:date="2021-02-12T15:47:00Z">
          <w:pPr>
            <w:spacing w:line="360" w:lineRule="auto"/>
          </w:pPr>
        </w:pPrChange>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H.B., Arthur K.E., </w:t>
      </w:r>
      <w:proofErr w:type="spellStart"/>
      <w:r>
        <w:rPr>
          <w:rFonts w:ascii="Times New Roman" w:hAnsi="Times New Roman" w:cs="Times New Roman"/>
        </w:rPr>
        <w:t>Bolten</w:t>
      </w:r>
      <w:proofErr w:type="spellEnd"/>
      <w:r>
        <w:rPr>
          <w:rFonts w:ascii="Times New Roman" w:hAnsi="Times New Roman" w:cs="Times New Roman"/>
        </w:rPr>
        <w:t xml:space="preserve"> A.B., Popp B.N., </w:t>
      </w:r>
      <w:proofErr w:type="spellStart"/>
      <w:r>
        <w:rPr>
          <w:rFonts w:ascii="Times New Roman" w:hAnsi="Times New Roman" w:cs="Times New Roman"/>
        </w:rPr>
        <w:t>Lagueux</w:t>
      </w:r>
      <w:proofErr w:type="spellEnd"/>
      <w:r>
        <w:rPr>
          <w:rFonts w:ascii="Times New Roman" w:hAnsi="Times New Roman" w:cs="Times New Roman"/>
        </w:rPr>
        <w:t xml:space="preserve"> C.J., Harrison E., Campbell </w:t>
      </w:r>
      <w:r>
        <w:rPr>
          <w:rFonts w:ascii="Times New Roman" w:hAnsi="Times New Roman" w:cs="Times New Roman"/>
        </w:rPr>
        <w:tab/>
        <w:t xml:space="preserve">C.L., Bjorndal K.A. 2013. Trophic ecology of a green turtle breeding population. </w:t>
      </w:r>
      <w:r>
        <w:rPr>
          <w:rFonts w:ascii="Times New Roman" w:hAnsi="Times New Roman" w:cs="Times New Roman"/>
          <w:i/>
        </w:rPr>
        <w:t xml:space="preserve">Marine </w:t>
      </w:r>
      <w:r>
        <w:rPr>
          <w:rFonts w:ascii="Times New Roman" w:hAnsi="Times New Roman" w:cs="Times New Roman"/>
          <w:i/>
        </w:rPr>
        <w:tab/>
        <w:t xml:space="preserve">Ecology Progress Series </w:t>
      </w:r>
      <w:r>
        <w:rPr>
          <w:rFonts w:ascii="Times New Roman" w:hAnsi="Times New Roman" w:cs="Times New Roman"/>
          <w:b/>
        </w:rPr>
        <w:t>476</w:t>
      </w:r>
      <w:r>
        <w:rPr>
          <w:rFonts w:ascii="Times New Roman" w:hAnsi="Times New Roman" w:cs="Times New Roman"/>
        </w:rPr>
        <w:t>, 237-249.</w:t>
      </w:r>
    </w:p>
    <w:p w14:paraId="014EC639" w14:textId="77777777" w:rsidR="008C63D1" w:rsidRDefault="008C63D1">
      <w:pPr>
        <w:spacing w:line="480" w:lineRule="auto"/>
        <w:rPr>
          <w:rFonts w:ascii="Times New Roman" w:hAnsi="Times New Roman" w:cs="Times New Roman"/>
        </w:rPr>
        <w:pPrChange w:id="444" w:author="Megan Feddern" w:date="2021-02-12T15:47:00Z">
          <w:pPr>
            <w:spacing w:line="360" w:lineRule="auto"/>
          </w:pPr>
        </w:pPrChange>
      </w:pPr>
      <w:r w:rsidRPr="00A61531">
        <w:rPr>
          <w:rFonts w:ascii="Times New Roman" w:hAnsi="Times New Roman" w:cs="Times New Roman"/>
        </w:rPr>
        <w:t>Ware</w:t>
      </w:r>
      <w:r>
        <w:rPr>
          <w:rFonts w:ascii="Times New Roman" w:hAnsi="Times New Roman" w:cs="Times New Roman"/>
        </w:rPr>
        <w:t xml:space="preserve"> D.M.</w:t>
      </w:r>
      <w:r w:rsidRPr="00A61531">
        <w:rPr>
          <w:rFonts w:ascii="Times New Roman" w:hAnsi="Times New Roman" w:cs="Times New Roman"/>
        </w:rPr>
        <w:t>, Thomson</w:t>
      </w:r>
      <w:r>
        <w:rPr>
          <w:rFonts w:ascii="Times New Roman" w:hAnsi="Times New Roman" w:cs="Times New Roman"/>
        </w:rPr>
        <w:t xml:space="preserve"> R.E. (2005).</w:t>
      </w:r>
      <w:r w:rsidRPr="00A61531">
        <w:rPr>
          <w:rFonts w:ascii="Times New Roman" w:hAnsi="Times New Roman" w:cs="Times New Roman"/>
        </w:rPr>
        <w:t xml:space="preserve"> Bottom-up ecosystem trophic dynamics determine fish </w:t>
      </w:r>
      <w:r>
        <w:rPr>
          <w:rFonts w:ascii="Times New Roman" w:hAnsi="Times New Roman" w:cs="Times New Roman"/>
        </w:rPr>
        <w:tab/>
      </w:r>
      <w:r w:rsidRPr="00A61531">
        <w:rPr>
          <w:rFonts w:ascii="Times New Roman" w:hAnsi="Times New Roman" w:cs="Times New Roman"/>
        </w:rPr>
        <w:t xml:space="preserve">production in the Northeast Pacific. </w:t>
      </w:r>
      <w:r w:rsidRPr="00A61531">
        <w:rPr>
          <w:rFonts w:ascii="Times New Roman" w:hAnsi="Times New Roman" w:cs="Times New Roman"/>
          <w:i/>
        </w:rPr>
        <w:t>Science</w:t>
      </w:r>
      <w:r w:rsidRPr="00A61531">
        <w:rPr>
          <w:rFonts w:ascii="Times New Roman" w:hAnsi="Times New Roman" w:cs="Times New Roman"/>
        </w:rPr>
        <w:t xml:space="preserve"> </w:t>
      </w:r>
      <w:r w:rsidRPr="00A61531">
        <w:rPr>
          <w:rFonts w:ascii="Times New Roman" w:hAnsi="Times New Roman" w:cs="Times New Roman"/>
          <w:b/>
        </w:rPr>
        <w:t>308</w:t>
      </w:r>
      <w:r w:rsidRPr="00A61531">
        <w:rPr>
          <w:rFonts w:ascii="Times New Roman" w:hAnsi="Times New Roman" w:cs="Times New Roman"/>
        </w:rPr>
        <w:t>, 1280-1284.</w:t>
      </w:r>
    </w:p>
    <w:p w14:paraId="46173879" w14:textId="77777777" w:rsidR="008C63D1" w:rsidRDefault="008C63D1">
      <w:pPr>
        <w:spacing w:line="480" w:lineRule="auto"/>
        <w:rPr>
          <w:rFonts w:ascii="Times New Roman" w:hAnsi="Times New Roman" w:cs="Times New Roman"/>
        </w:rPr>
        <w:pPrChange w:id="445" w:author="Megan Feddern" w:date="2021-02-12T15:47:00Z">
          <w:pPr>
            <w:spacing w:line="360" w:lineRule="auto"/>
          </w:pPr>
        </w:pPrChange>
      </w:pPr>
      <w:r w:rsidRPr="00DA4715">
        <w:rPr>
          <w:rFonts w:ascii="Times New Roman" w:hAnsi="Times New Roman" w:cs="Times New Roman"/>
        </w:rPr>
        <w:t xml:space="preserve">Washington Department of Fish &amp; Wildlife and Puget Sound Indian Tribes and. 2017. </w:t>
      </w:r>
      <w:r>
        <w:rPr>
          <w:rFonts w:ascii="Times New Roman" w:hAnsi="Times New Roman" w:cs="Times New Roman"/>
        </w:rPr>
        <w:tab/>
      </w:r>
      <w:r w:rsidRPr="00DA4715">
        <w:rPr>
          <w:rFonts w:ascii="Times New Roman" w:hAnsi="Times New Roman" w:cs="Times New Roman"/>
        </w:rPr>
        <w:t xml:space="preserve">Comprehensive Management Plan for Puget Sound Chinook: Harvest Management </w:t>
      </w:r>
      <w:r>
        <w:rPr>
          <w:rFonts w:ascii="Times New Roman" w:hAnsi="Times New Roman" w:cs="Times New Roman"/>
        </w:rPr>
        <w:tab/>
      </w:r>
      <w:r w:rsidRPr="00DA4715">
        <w:rPr>
          <w:rFonts w:ascii="Times New Roman" w:hAnsi="Times New Roman" w:cs="Times New Roman"/>
        </w:rPr>
        <w:t>Component. Northwest Indian Fisheries Commission, Olympia, WA. 247 pages.</w:t>
      </w:r>
    </w:p>
    <w:p w14:paraId="03DE438B" w14:textId="77777777" w:rsidR="008C63D1" w:rsidDel="0091671B" w:rsidRDefault="008C63D1">
      <w:pPr>
        <w:spacing w:line="480" w:lineRule="auto"/>
        <w:rPr>
          <w:del w:id="446" w:author="Megan Feddern" w:date="2021-02-12T15:11:00Z"/>
          <w:rFonts w:ascii="Times New Roman" w:hAnsi="Times New Roman" w:cs="Times New Roman"/>
        </w:rPr>
        <w:pPrChange w:id="447" w:author="Megan Feddern" w:date="2021-02-12T15:47:00Z">
          <w:pPr>
            <w:spacing w:line="360" w:lineRule="auto"/>
          </w:pPr>
        </w:pPrChange>
      </w:pPr>
      <w:r>
        <w:rPr>
          <w:rFonts w:ascii="Times New Roman" w:hAnsi="Times New Roman" w:cs="Times New Roman"/>
        </w:rPr>
        <w:t xml:space="preserve">Wilson K., Lance M., Jeffries S., Acevedo-Gutiérrez A. 2014. Fine-scale variability in harbor </w:t>
      </w:r>
      <w:r>
        <w:rPr>
          <w:rFonts w:ascii="Times New Roman" w:hAnsi="Times New Roman" w:cs="Times New Roman"/>
        </w:rPr>
        <w:tab/>
        <w:t xml:space="preserve">seal foraging behavior.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9</w:t>
      </w:r>
      <w:r>
        <w:rPr>
          <w:rFonts w:ascii="Times New Roman" w:hAnsi="Times New Roman" w:cs="Times New Roman"/>
        </w:rPr>
        <w:t>, e92838.</w:t>
      </w:r>
    </w:p>
    <w:p w14:paraId="00D1D250" w14:textId="77777777" w:rsidR="008C63D1" w:rsidRDefault="008C63D1">
      <w:pPr>
        <w:spacing w:line="480" w:lineRule="auto"/>
        <w:rPr>
          <w:rFonts w:ascii="Times New Roman" w:hAnsi="Times New Roman" w:cs="Times New Roman"/>
        </w:rPr>
        <w:pPrChange w:id="448" w:author="Megan Feddern" w:date="2021-02-12T15:47:00Z">
          <w:pPr>
            <w:spacing w:line="360" w:lineRule="auto"/>
          </w:pPr>
        </w:pPrChange>
      </w:pPr>
    </w:p>
    <w:p w14:paraId="0C7DFDFD" w14:textId="77777777" w:rsidR="008C63D1" w:rsidRDefault="008C63D1">
      <w:pPr>
        <w:spacing w:line="480" w:lineRule="auto"/>
        <w:rPr>
          <w:rFonts w:ascii="Times New Roman" w:hAnsi="Times New Roman" w:cs="Times New Roman"/>
        </w:rPr>
        <w:pPrChange w:id="449" w:author="Megan Feddern" w:date="2021-02-12T15:47:00Z">
          <w:pPr>
            <w:spacing w:line="360" w:lineRule="auto"/>
          </w:pPr>
        </w:pPrChange>
      </w:pPr>
      <w:r>
        <w:rPr>
          <w:rFonts w:ascii="Times New Roman" w:hAnsi="Times New Roman" w:cs="Times New Roman"/>
        </w:rPr>
        <w:lastRenderedPageBreak/>
        <w:t xml:space="preserve">Wright B.E., Riemer S.D., Brown R.F., </w:t>
      </w:r>
      <w:proofErr w:type="spellStart"/>
      <w:r>
        <w:rPr>
          <w:rFonts w:ascii="Times New Roman" w:hAnsi="Times New Roman" w:cs="Times New Roman"/>
        </w:rPr>
        <w:t>Ougzin</w:t>
      </w:r>
      <w:proofErr w:type="spellEnd"/>
      <w:r>
        <w:rPr>
          <w:rFonts w:ascii="Times New Roman" w:hAnsi="Times New Roman" w:cs="Times New Roman"/>
        </w:rPr>
        <w:t xml:space="preserve"> A.M., Bucklin K.A. 2007. Assessment of harbor </w:t>
      </w:r>
      <w:r>
        <w:rPr>
          <w:rFonts w:ascii="Times New Roman" w:hAnsi="Times New Roman" w:cs="Times New Roman"/>
        </w:rPr>
        <w:tab/>
        <w:t xml:space="preserve">seal predation on adult salmonids in a Pacific Northwest estuary. </w:t>
      </w:r>
      <w:r>
        <w:rPr>
          <w:rFonts w:ascii="Times New Roman" w:hAnsi="Times New Roman" w:cs="Times New Roman"/>
          <w:i/>
        </w:rPr>
        <w:t>Ecological Application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17</w:t>
      </w:r>
      <w:r>
        <w:rPr>
          <w:rFonts w:ascii="Times New Roman" w:hAnsi="Times New Roman" w:cs="Times New Roman"/>
        </w:rPr>
        <w:t>, 338-351.</w:t>
      </w:r>
    </w:p>
    <w:p w14:paraId="58858BDB" w14:textId="77777777" w:rsidR="008C63D1" w:rsidRDefault="008C63D1">
      <w:pPr>
        <w:spacing w:line="480" w:lineRule="auto"/>
        <w:rPr>
          <w:rFonts w:ascii="Times New Roman" w:hAnsi="Times New Roman" w:cs="Times New Roman"/>
          <w:b/>
        </w:rPr>
        <w:pPrChange w:id="450" w:author="Megan Feddern" w:date="2021-02-12T15:47:00Z">
          <w:pPr>
            <w:spacing w:line="360" w:lineRule="auto"/>
          </w:pPr>
        </w:pPrChange>
      </w:pPr>
      <w:r>
        <w:rPr>
          <w:rFonts w:ascii="Times New Roman" w:hAnsi="Times New Roman" w:cs="Times New Roman"/>
        </w:rPr>
        <w:t xml:space="preserve">Xu J., Fan X., Zhang X., Xu D., </w:t>
      </w:r>
      <w:proofErr w:type="spellStart"/>
      <w:r>
        <w:rPr>
          <w:rFonts w:ascii="Times New Roman" w:hAnsi="Times New Roman" w:cs="Times New Roman"/>
        </w:rPr>
        <w:t>Mou</w:t>
      </w:r>
      <w:proofErr w:type="spellEnd"/>
      <w:r>
        <w:rPr>
          <w:rFonts w:ascii="Times New Roman" w:hAnsi="Times New Roman" w:cs="Times New Roman"/>
        </w:rPr>
        <w:t xml:space="preserve"> S., Cao S., Zheng Z., Miao J., Ye N. 2012. Evidence of </w:t>
      </w:r>
      <w:r>
        <w:rPr>
          <w:rFonts w:ascii="Times New Roman" w:hAnsi="Times New Roman" w:cs="Times New Roman"/>
        </w:rPr>
        <w:tab/>
        <w:t>coexistence of C</w:t>
      </w:r>
      <w:r>
        <w:rPr>
          <w:rFonts w:ascii="Times New Roman" w:hAnsi="Times New Roman" w:cs="Times New Roman"/>
          <w:vertAlign w:val="subscript"/>
        </w:rPr>
        <w:t>3</w:t>
      </w:r>
      <w:r>
        <w:rPr>
          <w:rFonts w:ascii="Times New Roman" w:hAnsi="Times New Roman" w:cs="Times New Roman"/>
        </w:rPr>
        <w:t xml:space="preserve"> and C</w:t>
      </w:r>
      <w:r>
        <w:rPr>
          <w:rFonts w:ascii="Times New Roman" w:hAnsi="Times New Roman" w:cs="Times New Roman"/>
          <w:vertAlign w:val="subscript"/>
        </w:rPr>
        <w:t>4</w:t>
      </w:r>
      <w:r>
        <w:rPr>
          <w:rFonts w:ascii="Times New Roman" w:hAnsi="Times New Roman" w:cs="Times New Roman"/>
        </w:rPr>
        <w:t xml:space="preserve"> photosynthetic pathways in a green-tide-forming alga, </w:t>
      </w:r>
      <w:r>
        <w:rPr>
          <w:rFonts w:ascii="Times New Roman" w:hAnsi="Times New Roman" w:cs="Times New Roman"/>
          <w:i/>
        </w:rPr>
        <w:t xml:space="preserve">Ulva </w:t>
      </w:r>
      <w:r>
        <w:rPr>
          <w:rFonts w:ascii="Times New Roman" w:hAnsi="Times New Roman" w:cs="Times New Roman"/>
          <w:i/>
        </w:rPr>
        <w:tab/>
      </w:r>
      <w:proofErr w:type="spellStart"/>
      <w:r>
        <w:rPr>
          <w:rFonts w:ascii="Times New Roman" w:hAnsi="Times New Roman" w:cs="Times New Roman"/>
          <w:i/>
        </w:rPr>
        <w:t>prolifera</w:t>
      </w:r>
      <w:proofErr w:type="spellEnd"/>
      <w:r>
        <w:rPr>
          <w:rFonts w:ascii="Times New Roman" w:hAnsi="Times New Roman" w:cs="Times New Roman"/>
        </w:rPr>
        <w:t xml:space="preserve">. </w:t>
      </w:r>
      <w:proofErr w:type="spellStart"/>
      <w:r>
        <w:rPr>
          <w:rFonts w:ascii="Times New Roman" w:hAnsi="Times New Roman" w:cs="Times New Roman"/>
          <w:i/>
        </w:rPr>
        <w:t>Plos</w:t>
      </w:r>
      <w:proofErr w:type="spellEnd"/>
      <w:r>
        <w:rPr>
          <w:rFonts w:ascii="Times New Roman" w:hAnsi="Times New Roman" w:cs="Times New Roman"/>
          <w:i/>
        </w:rPr>
        <w:t xml:space="preserve"> ONE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e37438.</w:t>
      </w:r>
      <w:r>
        <w:rPr>
          <w:rFonts w:ascii="Times New Roman" w:hAnsi="Times New Roman" w:cs="Times New Roman"/>
          <w:b/>
        </w:rPr>
        <w:t xml:space="preserve"> </w:t>
      </w:r>
    </w:p>
    <w:p w14:paraId="165337B3" w14:textId="77777777" w:rsidR="008C63D1" w:rsidRPr="00421BB2" w:rsidDel="0091671B" w:rsidRDefault="008C63D1">
      <w:pPr>
        <w:spacing w:line="480" w:lineRule="auto"/>
        <w:rPr>
          <w:del w:id="451" w:author="Megan Feddern" w:date="2021-02-12T15:08:00Z"/>
          <w:rFonts w:ascii="Times New Roman" w:hAnsi="Times New Roman" w:cs="Times New Roman"/>
        </w:rPr>
        <w:pPrChange w:id="452" w:author="Megan Feddern" w:date="2021-02-12T15:47:00Z">
          <w:pPr>
            <w:spacing w:line="360" w:lineRule="auto"/>
          </w:pPr>
        </w:pPrChange>
      </w:pPr>
      <w:r>
        <w:rPr>
          <w:rFonts w:ascii="Times New Roman" w:hAnsi="Times New Roman" w:cs="Times New Roman"/>
        </w:rPr>
        <w:t xml:space="preserve">Zhao L., </w:t>
      </w:r>
      <w:proofErr w:type="spellStart"/>
      <w:r>
        <w:rPr>
          <w:rFonts w:ascii="Times New Roman" w:hAnsi="Times New Roman" w:cs="Times New Roman"/>
        </w:rPr>
        <w:t>Castellini</w:t>
      </w:r>
      <w:proofErr w:type="spellEnd"/>
      <w:r>
        <w:rPr>
          <w:rFonts w:ascii="Times New Roman" w:hAnsi="Times New Roman" w:cs="Times New Roman"/>
        </w:rPr>
        <w:t xml:space="preserve"> M.A., Mau T.L., </w:t>
      </w:r>
      <w:proofErr w:type="spellStart"/>
      <w:r>
        <w:rPr>
          <w:rFonts w:ascii="Times New Roman" w:hAnsi="Times New Roman" w:cs="Times New Roman"/>
        </w:rPr>
        <w:t>Trumble</w:t>
      </w:r>
      <w:proofErr w:type="spellEnd"/>
      <w:r>
        <w:rPr>
          <w:rFonts w:ascii="Times New Roman" w:hAnsi="Times New Roman" w:cs="Times New Roman"/>
        </w:rPr>
        <w:t xml:space="preserve"> S.J. 2004. Trophic interactions of Antarctic seals as </w:t>
      </w:r>
      <w:r>
        <w:rPr>
          <w:rFonts w:ascii="Times New Roman" w:hAnsi="Times New Roman" w:cs="Times New Roman"/>
        </w:rPr>
        <w:tab/>
        <w:t xml:space="preserve">determined by stable isotope signatures. </w:t>
      </w:r>
      <w:r>
        <w:rPr>
          <w:rFonts w:ascii="Times New Roman" w:hAnsi="Times New Roman" w:cs="Times New Roman"/>
          <w:i/>
        </w:rPr>
        <w:t>Polar Biology</w:t>
      </w:r>
      <w:r>
        <w:rPr>
          <w:rFonts w:ascii="Times New Roman" w:hAnsi="Times New Roman" w:cs="Times New Roman"/>
        </w:rPr>
        <w:t xml:space="preserve"> </w:t>
      </w:r>
      <w:r>
        <w:rPr>
          <w:rFonts w:ascii="Times New Roman" w:hAnsi="Times New Roman" w:cs="Times New Roman"/>
          <w:b/>
        </w:rPr>
        <w:t>27</w:t>
      </w:r>
      <w:r>
        <w:rPr>
          <w:rFonts w:ascii="Times New Roman" w:hAnsi="Times New Roman" w:cs="Times New Roman"/>
        </w:rPr>
        <w:t>, 368-373.</w:t>
      </w:r>
    </w:p>
    <w:p w14:paraId="04BAAA17" w14:textId="77777777" w:rsidR="008C63D1" w:rsidRPr="008C63D1" w:rsidDel="0091671B" w:rsidRDefault="008C63D1">
      <w:pPr>
        <w:spacing w:line="480" w:lineRule="auto"/>
        <w:rPr>
          <w:del w:id="453" w:author="Megan Feddern" w:date="2021-02-12T15:08:00Z"/>
          <w:rFonts w:ascii="Times New Roman" w:hAnsi="Times New Roman" w:cs="Times New Roman"/>
          <w:b/>
        </w:rPr>
        <w:pPrChange w:id="454" w:author="Megan Feddern" w:date="2021-02-12T15:47:00Z">
          <w:pPr>
            <w:spacing w:line="360" w:lineRule="auto"/>
          </w:pPr>
        </w:pPrChange>
      </w:pPr>
    </w:p>
    <w:p w14:paraId="5AFF76DB" w14:textId="1B444519" w:rsidR="006C6FEE" w:rsidDel="0091671B" w:rsidRDefault="006C6FEE">
      <w:pPr>
        <w:spacing w:line="480" w:lineRule="auto"/>
        <w:rPr>
          <w:del w:id="455" w:author="Megan Feddern" w:date="2021-02-12T15:08:00Z"/>
          <w:rFonts w:ascii="Times New Roman" w:hAnsi="Times New Roman" w:cs="Times New Roman"/>
        </w:rPr>
        <w:pPrChange w:id="456" w:author="Megan Feddern" w:date="2021-02-12T15:47:00Z">
          <w:pPr>
            <w:spacing w:line="360" w:lineRule="auto"/>
          </w:pPr>
        </w:pPrChange>
      </w:pPr>
    </w:p>
    <w:p w14:paraId="03BDBD9A" w14:textId="77777777" w:rsidR="007B0E15" w:rsidRDefault="007B0E15">
      <w:pPr>
        <w:spacing w:line="480" w:lineRule="auto"/>
        <w:rPr>
          <w:rFonts w:ascii="Times New Roman" w:hAnsi="Times New Roman" w:cs="Times New Roman"/>
          <w:b/>
        </w:rPr>
        <w:pPrChange w:id="457" w:author="Megan Feddern" w:date="2021-02-12T15:47:00Z">
          <w:pPr>
            <w:spacing w:line="360" w:lineRule="auto"/>
          </w:pPr>
        </w:pPrChange>
      </w:pPr>
      <w:r>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597128">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597128">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597128">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TEF</w:t>
            </w:r>
            <w:r>
              <w:rPr>
                <w:rFonts w:ascii="Times New Roman" w:eastAsia="Times New Roman" w:hAnsi="Times New Roman" w:cs="Times New Roman"/>
                <w:vertAlign w:val="subscript"/>
              </w:rPr>
              <w:t>HS</w:t>
            </w:r>
          </w:p>
          <w:p w14:paraId="3D8754CF" w14:textId="77777777" w:rsidR="006C6FEE" w:rsidRPr="00A70A80" w:rsidRDefault="006C6FEE" w:rsidP="00597128">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597128">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597128">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78F2719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59712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597128">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597128">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02BA6C51" w14:textId="5EFD9409" w:rsidR="001D2A81" w:rsidRPr="006C6FEE" w:rsidRDefault="001D2A81" w:rsidP="0091671B">
      <w:pPr>
        <w:rPr>
          <w:rFonts w:ascii="Times New Roman" w:hAnsi="Times New Roman" w:cs="Times New Roman"/>
          <w:b/>
        </w:rPr>
      </w:pPr>
      <w:r>
        <w:rPr>
          <w:rFonts w:ascii="Times New Roman" w:hAnsi="Times New Roman" w:cs="Times New Roman"/>
          <w:b/>
        </w:rPr>
        <w:t>Table 2:</w:t>
      </w:r>
      <w:r>
        <w:rPr>
          <w:rFonts w:ascii="Times New Roman" w:hAnsi="Times New Roman" w:cs="Times New Roman"/>
        </w:rPr>
        <w:t xml:space="preserve"> Covariates used to test bottom-up drivers of harbor seal trophic position. Dataset details are included in </w:t>
      </w:r>
      <w:r w:rsidRPr="001D2A81">
        <w:rPr>
          <w:rFonts w:ascii="Times New Roman" w:eastAsia="Times New Roman" w:hAnsi="Times New Roman" w:cs="Times New Roman"/>
          <w:i/>
        </w:rPr>
        <w:t>SI Tables S2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597128">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597128">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Oncorhynchus tshawytscha</w:t>
            </w:r>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597128">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597128">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597128">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2F921B1B" w:rsidR="006C6FEE" w:rsidRDefault="006C6FEE" w:rsidP="0091671B">
      <w:pPr>
        <w:rPr>
          <w:ins w:id="458" w:author="Megan Feddern" w:date="2021-02-12T15:48:00Z"/>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1326951B" w14:textId="77777777" w:rsidR="0091671B" w:rsidRDefault="0091671B">
      <w:pPr>
        <w:rPr>
          <w:rFonts w:ascii="Times New Roman" w:hAnsi="Times New Roman" w:cs="Times New Roman"/>
        </w:rPr>
        <w:pPrChange w:id="459" w:author="Megan Feddern" w:date="2021-02-12T15:48:00Z">
          <w:pPr>
            <w:spacing w:line="480" w:lineRule="auto"/>
          </w:pPr>
        </w:pPrChange>
      </w:pPr>
    </w:p>
    <w:p w14:paraId="5E6C1579" w14:textId="65B10620" w:rsidR="006C6FEE" w:rsidRDefault="006C6FEE" w:rsidP="0091671B">
      <w:pPr>
        <w:rPr>
          <w:ins w:id="460" w:author="Megan Feddern" w:date="2021-02-12T15:48:00Z"/>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 xml:space="preserve">Time series of harbor seal trophic position in a) coastal Washington and b) the Salish Sea for five different trophic amino acids (glutamic acid, alanine, aspartic acid, valine, and proline) calculated using the source amino acid phenylalanine. Color corresponds to trophic amino acid, </w:t>
      </w:r>
      <w:ins w:id="461" w:author="Gordon Holtgrieve" w:date="2021-02-08T12:50:00Z">
        <w:r w:rsidR="001F0786">
          <w:rPr>
            <w:rFonts w:ascii="Times New Roman" w:hAnsi="Times New Roman" w:cs="Times New Roman"/>
          </w:rPr>
          <w:t xml:space="preserve">while </w:t>
        </w:r>
      </w:ins>
      <w:r>
        <w:rPr>
          <w:rFonts w:ascii="Times New Roman" w:hAnsi="Times New Roman" w:cs="Times New Roman"/>
        </w:rPr>
        <w:t>line shows the fit of a generalized additive model with a smoothed term by year and a k of 6.</w:t>
      </w:r>
      <w:r w:rsidR="001D2A81">
        <w:rPr>
          <w:rFonts w:ascii="Times New Roman" w:hAnsi="Times New Roman" w:cs="Times New Roman"/>
        </w:rPr>
        <w:t xml:space="preserve"> * denotes a significant smoothed term.</w:t>
      </w:r>
    </w:p>
    <w:p w14:paraId="5344EBD1" w14:textId="77777777" w:rsidR="0091671B" w:rsidRDefault="0091671B">
      <w:pPr>
        <w:rPr>
          <w:rFonts w:ascii="Times New Roman" w:hAnsi="Times New Roman" w:cs="Times New Roman"/>
        </w:rPr>
        <w:pPrChange w:id="462" w:author="Megan Feddern" w:date="2021-02-12T15:48:00Z">
          <w:pPr>
            <w:spacing w:line="480" w:lineRule="auto"/>
          </w:pPr>
        </w:pPrChange>
      </w:pPr>
    </w:p>
    <w:p w14:paraId="74F64DE8" w14:textId="4BEC1AD2" w:rsidR="006C6FEE" w:rsidRDefault="006C6FEE" w:rsidP="0091671B">
      <w:pPr>
        <w:rPr>
          <w:ins w:id="463" w:author="Megan Feddern" w:date="2021-02-12T16:03:00Z"/>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3BCDCCAC" w14:textId="77777777" w:rsidR="0091671B" w:rsidRDefault="0091671B">
      <w:pPr>
        <w:rPr>
          <w:rFonts w:ascii="Times New Roman" w:hAnsi="Times New Roman" w:cs="Times New Roman"/>
        </w:rPr>
        <w:pPrChange w:id="464" w:author="Megan Feddern" w:date="2021-02-12T15:48:00Z">
          <w:pPr>
            <w:spacing w:line="480" w:lineRule="auto"/>
          </w:pPr>
        </w:pPrChange>
      </w:pPr>
    </w:p>
    <w:p w14:paraId="005BFE63" w14:textId="26679D78" w:rsidR="001D2A81" w:rsidRDefault="00757B87" w:rsidP="0091671B">
      <w:pPr>
        <w:rPr>
          <w:ins w:id="465" w:author="Megan Feddern" w:date="2021-02-12T15:48:00Z"/>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w:t>
      </w:r>
      <w:r w:rsidR="001D2A81">
        <w:rPr>
          <w:rFonts w:ascii="Times New Roman" w:hAnsi="Times New Roman" w:cs="Times New Roman"/>
        </w:rPr>
        <w:t>. The line shows the fit of a generalized additive model with a smoothed term by year and a k of 6 and * denotes a significant smoothed term.</w:t>
      </w:r>
    </w:p>
    <w:p w14:paraId="7010BDC3" w14:textId="77777777" w:rsidR="0091671B" w:rsidRDefault="0091671B">
      <w:pPr>
        <w:rPr>
          <w:rFonts w:ascii="Times New Roman" w:hAnsi="Times New Roman" w:cs="Times New Roman"/>
        </w:rPr>
        <w:pPrChange w:id="466" w:author="Megan Feddern" w:date="2021-02-12T15:48:00Z">
          <w:pPr>
            <w:spacing w:line="480" w:lineRule="auto"/>
          </w:pPr>
        </w:pPrChange>
      </w:pPr>
    </w:p>
    <w:p w14:paraId="3DFBEAFA" w14:textId="501E4541" w:rsidR="001D2A81" w:rsidRDefault="001D2A81" w:rsidP="0091671B">
      <w:pPr>
        <w:rPr>
          <w:ins w:id="467" w:author="Megan Feddern" w:date="2021-02-12T15:48:00Z"/>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3BD5C" w14:textId="77777777" w:rsidR="0091671B" w:rsidRDefault="0091671B">
      <w:pPr>
        <w:rPr>
          <w:rFonts w:ascii="Times New Roman" w:hAnsi="Times New Roman" w:cs="Times New Roman"/>
        </w:rPr>
        <w:pPrChange w:id="468" w:author="Megan Feddern" w:date="2021-02-12T15:48:00Z">
          <w:pPr>
            <w:spacing w:line="480" w:lineRule="auto"/>
          </w:pPr>
        </w:pPrChange>
      </w:pPr>
    </w:p>
    <w:p w14:paraId="345C4325" w14:textId="73EC73A8" w:rsidR="001D2A81" w:rsidRDefault="001D2A81" w:rsidP="0091671B">
      <w:pPr>
        <w:rPr>
          <w:ins w:id="469" w:author="Megan Feddern" w:date="2021-02-12T15:48:00Z"/>
          <w:rFonts w:ascii="Times New Roman" w:hAnsi="Times New Roman" w:cs="Times New Roman"/>
        </w:rPr>
      </w:pPr>
      <w:r>
        <w:rPr>
          <w:rFonts w:ascii="Times New Roman" w:hAnsi="Times New Roman" w:cs="Times New Roman"/>
          <w:b/>
        </w:rPr>
        <w:t>Figure 6</w:t>
      </w:r>
      <w:r>
        <w:rPr>
          <w:rFonts w:ascii="Times New Roman" w:hAnsi="Times New Roman" w:cs="Times New Roman"/>
        </w:rPr>
        <w:t>: The covariates of the best food web hierarchical models using 1-, 2-, and 3-year lags. Y axis denotes the coefficient for each covariate, black points are fixed effects and colored points are random effects. Models with a 1-year lag account for tissue turnover time of collagen and 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511DF85B" w14:textId="77777777" w:rsidR="0091671B" w:rsidRPr="001D2A81" w:rsidRDefault="0091671B">
      <w:pPr>
        <w:rPr>
          <w:rFonts w:ascii="Times New Roman" w:hAnsi="Times New Roman" w:cs="Times New Roman"/>
        </w:rPr>
        <w:pPrChange w:id="470" w:author="Megan Feddern" w:date="2021-02-12T15:48:00Z">
          <w:pPr>
            <w:spacing w:line="480" w:lineRule="auto"/>
          </w:pPr>
        </w:pPrChange>
      </w:pPr>
    </w:p>
    <w:p w14:paraId="796A9631" w14:textId="5BFCD88B" w:rsidR="008C63D1" w:rsidRDefault="001D2A81">
      <w:pPr>
        <w:rPr>
          <w:rFonts w:ascii="Times New Roman" w:eastAsia="Times New Roman" w:hAnsi="Times New Roman" w:cs="Times New Roman"/>
        </w:rPr>
        <w:pPrChange w:id="471" w:author="Megan Feddern" w:date="2021-02-12T15:48:00Z">
          <w:pPr>
            <w:spacing w:line="480" w:lineRule="auto"/>
          </w:pPr>
        </w:pPrChange>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21E5F288" w14:textId="16991865"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2</w:t>
      </w:r>
    </w:p>
    <w:p w14:paraId="0A49AB2B" w14:textId="27E25E84"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50C09A" wp14:editId="618AA71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Seri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eastAsia="Times New Roman" w:hAnsi="Times New Roman" w:cs="Times New Roman"/>
          <w:b/>
        </w:rPr>
        <w:br w:type="page"/>
      </w:r>
    </w:p>
    <w:p w14:paraId="216764F7" w14:textId="5680B374"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3</w:t>
      </w:r>
    </w:p>
    <w:p w14:paraId="6D6B372D" w14:textId="37DC2748"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3DBCC00" wp14:editId="3A7BD0B6">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opesbySexandLoc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Pr>
          <w:rFonts w:ascii="Times New Roman" w:eastAsia="Times New Roman" w:hAnsi="Times New Roman" w:cs="Times New Roman"/>
          <w:b/>
        </w:rPr>
        <w:br w:type="page"/>
      </w:r>
    </w:p>
    <w:p w14:paraId="4FE8F8ED" w14:textId="0D697A5F" w:rsidR="008C63D1" w:rsidRDefault="008C63D1" w:rsidP="00DF4ECE">
      <w:pPr>
        <w:spacing w:line="480" w:lineRule="auto"/>
        <w:rPr>
          <w:rFonts w:ascii="Times New Roman" w:eastAsia="Times New Roman" w:hAnsi="Times New Roman" w:cs="Times New Roman"/>
          <w:b/>
        </w:rPr>
      </w:pPr>
      <w:commentRangeStart w:id="472"/>
      <w:r>
        <w:rPr>
          <w:rFonts w:ascii="Times New Roman" w:eastAsia="Times New Roman" w:hAnsi="Times New Roman" w:cs="Times New Roman"/>
          <w:b/>
        </w:rPr>
        <w:lastRenderedPageBreak/>
        <w:t>Figure 4</w:t>
      </w:r>
      <w:commentRangeEnd w:id="472"/>
      <w:r w:rsidR="005F0292">
        <w:rPr>
          <w:rStyle w:val="CommentReference"/>
        </w:rPr>
        <w:commentReference w:id="472"/>
      </w:r>
    </w:p>
    <w:p w14:paraId="06CC15C5" w14:textId="77777777" w:rsidR="008C63D1" w:rsidRDefault="008C63D1" w:rsidP="008C63D1">
      <w:pPr>
        <w:rPr>
          <w:rFonts w:ascii="Times New Roman" w:eastAsia="Times New Roman" w:hAnsi="Times New Roman" w:cs="Times New Roman"/>
          <w:b/>
        </w:rPr>
        <w:sectPr w:rsidR="008C63D1" w:rsidSect="0091671B">
          <w:footerReference w:type="even" r:id="rId13"/>
          <w:footerReference w:type="default" r:id="rId14"/>
          <w:pgSz w:w="12240" w:h="15840"/>
          <w:pgMar w:top="1440" w:right="1440" w:bottom="1440" w:left="1440" w:header="720" w:footer="720" w:gutter="0"/>
          <w:lnNumType w:countBy="1" w:restart="continuous"/>
          <w:cols w:space="720"/>
          <w:titlePg/>
          <w:docGrid w:linePitch="360"/>
          <w:sectPrChange w:id="489" w:author="Megan Feddern" w:date="2021-02-12T15:50:00Z">
            <w:sectPr w:rsidR="008C63D1" w:rsidSect="0091671B">
              <w:pgMar w:top="1440" w:right="1440" w:bottom="1440" w:left="1440" w:header="720" w:footer="720" w:gutter="0"/>
              <w:titlePg w:val="0"/>
            </w:sectPr>
          </w:sectPrChange>
        </w:sectPr>
      </w:pPr>
      <w:r>
        <w:rPr>
          <w:rFonts w:ascii="Times New Roman" w:eastAsia="Times New Roman" w:hAnsi="Times New Roman" w:cs="Times New Roman"/>
          <w:b/>
          <w:noProof/>
        </w:rPr>
        <w:drawing>
          <wp:inline distT="0" distB="0" distL="0" distR="0" wp14:anchorId="4D015EF6" wp14:editId="48A4DCD5">
            <wp:extent cx="36576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gthplot.pdf"/>
                    <pic:cNvPicPr/>
                  </pic:nvPicPr>
                  <pic:blipFill>
                    <a:blip r:embed="rId15">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6">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C63D1">
          <w:pgSz w:w="15840" w:h="12240" w:orient="landscape"/>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7">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commentRangeStart w:id="490"/>
      <w:r>
        <w:rPr>
          <w:rFonts w:ascii="Times New Roman" w:eastAsia="Times New Roman" w:hAnsi="Times New Roman" w:cs="Times New Roman"/>
          <w:b/>
        </w:rPr>
        <w:lastRenderedPageBreak/>
        <w:t>Figure 7</w:t>
      </w:r>
      <w:commentRangeEnd w:id="490"/>
      <w:r w:rsidR="001F0786">
        <w:rPr>
          <w:rStyle w:val="CommentReference"/>
        </w:rPr>
        <w:commentReference w:id="490"/>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0CB837A" w14:textId="11349429" w:rsidR="00C15426" w:rsidRPr="008251B2" w:rsidRDefault="00C15426">
      <w:pPr>
        <w:rPr>
          <w:rFonts w:ascii="Times New Roman" w:eastAsia="Times New Roman" w:hAnsi="Times New Roman" w:cs="Times New Roman"/>
        </w:rPr>
        <w:pPrChange w:id="491" w:author="Gordon Holtgrieve" w:date="2021-02-08T13:13:00Z">
          <w:pPr>
            <w:spacing w:line="480" w:lineRule="auto"/>
          </w:pPr>
        </w:pPrChange>
      </w:pPr>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Gordon Holtgrieve" w:date="2021-02-08T09:59:00Z" w:initials="GWH">
    <w:p w14:paraId="5F8396EE" w14:textId="77777777" w:rsidR="00B22D8A" w:rsidRDefault="00B22D8A" w:rsidP="00871990">
      <w:pPr>
        <w:pStyle w:val="CommentText"/>
      </w:pPr>
      <w:r>
        <w:rPr>
          <w:rStyle w:val="CommentReference"/>
        </w:rPr>
        <w:annotationRef/>
      </w:r>
      <w:r>
        <w:t xml:space="preserve">I would make this your opening statement and follow by mentioning how big environmental changes (climate, humans) are disrupting both bottom up and top down forces.  </w:t>
      </w:r>
    </w:p>
  </w:comment>
  <w:comment w:id="21" w:author="Gordon Holtgrieve" w:date="2021-02-08T10:05:00Z" w:initials="GWH">
    <w:p w14:paraId="43E23B04" w14:textId="77777777" w:rsidR="00B22D8A" w:rsidRDefault="00B22D8A" w:rsidP="00AB2D80">
      <w:pPr>
        <w:pStyle w:val="CommentText"/>
      </w:pPr>
      <w:r>
        <w:rPr>
          <w:rStyle w:val="CommentReference"/>
        </w:rPr>
        <w:annotationRef/>
      </w:r>
      <w:r>
        <w:t>Is it ‘oceanographic’??  Maybe that’s redundant?</w:t>
      </w:r>
    </w:p>
  </w:comment>
  <w:comment w:id="22" w:author="Gordon Holtgrieve" w:date="2021-02-08T10:04:00Z" w:initials="GWH">
    <w:p w14:paraId="34D7675E" w14:textId="77777777" w:rsidR="00B22D8A" w:rsidRDefault="00B22D8A" w:rsidP="00EC6DD3">
      <w:pPr>
        <w:pStyle w:val="CommentText"/>
      </w:pPr>
      <w:r>
        <w:rPr>
          <w:rStyle w:val="CommentReference"/>
        </w:rPr>
        <w:annotationRef/>
      </w:r>
      <w:r>
        <w:t>great list!</w:t>
      </w:r>
    </w:p>
  </w:comment>
  <w:comment w:id="24" w:author="Gordon Holtgrieve" w:date="2021-02-08T09:56:00Z" w:initials="GWH">
    <w:p w14:paraId="236262B9" w14:textId="77777777" w:rsidR="00B22D8A" w:rsidRDefault="00B22D8A" w:rsidP="00871990">
      <w:pPr>
        <w:pStyle w:val="CommentText"/>
      </w:pPr>
      <w:r>
        <w:rPr>
          <w:rStyle w:val="CommentReference"/>
        </w:rPr>
        <w:annotationRef/>
      </w:r>
      <w:r>
        <w:t>I would go a little broader here.  Changing ecosystems impacts a lot more than EBM.  Drill down to EBM in your next point of discussion.</w:t>
      </w:r>
    </w:p>
  </w:comment>
  <w:comment w:id="25" w:author="Gordon Holtgrieve" w:date="2021-02-08T10:01:00Z" w:initials="GWH">
    <w:p w14:paraId="10720C88" w14:textId="77777777" w:rsidR="00B22D8A" w:rsidRDefault="00B22D8A" w:rsidP="00871990">
      <w:pPr>
        <w:pStyle w:val="CommentText"/>
      </w:pPr>
      <w:r>
        <w:rPr>
          <w:rStyle w:val="CommentReference"/>
        </w:rPr>
        <w:annotationRef/>
      </w:r>
      <w:r>
        <w:t xml:space="preserve">Split into two sentences.  1) bottom up, 2) top down.  The two get muddled as written.    </w:t>
      </w:r>
    </w:p>
  </w:comment>
  <w:comment w:id="26" w:author="Gordon Holtgrieve" w:date="2021-02-08T10:06:00Z" w:initials="GWH">
    <w:p w14:paraId="6C57E973" w14:textId="77777777" w:rsidR="00B22D8A" w:rsidRDefault="00B22D8A" w:rsidP="00EC6DD3">
      <w:pPr>
        <w:pStyle w:val="CommentText"/>
      </w:pPr>
      <w:r>
        <w:rPr>
          <w:rStyle w:val="CommentReference"/>
        </w:rPr>
        <w:annotationRef/>
      </w:r>
      <w:r>
        <w:t>I’m not sure that all the policies are specified in legislation.  I think the legislation is broader and allows for management actions.</w:t>
      </w:r>
    </w:p>
  </w:comment>
  <w:comment w:id="29" w:author="Gordon Holtgrieve" w:date="2021-02-08T10:07:00Z" w:initials="GWH">
    <w:p w14:paraId="03A3CCC1" w14:textId="77777777" w:rsidR="00B22D8A" w:rsidRDefault="00B22D8A" w:rsidP="00EC6DD3">
      <w:pPr>
        <w:pStyle w:val="CommentText"/>
      </w:pPr>
      <w:r>
        <w:rPr>
          <w:rStyle w:val="CommentReference"/>
        </w:rPr>
        <w:annotationRef/>
      </w:r>
      <w:r>
        <w:t>This is a great paragraph!!</w:t>
      </w:r>
    </w:p>
  </w:comment>
  <w:comment w:id="31" w:author="Gordon Holtgrieve" w:date="2021-02-08T10:37:00Z" w:initials="GWH">
    <w:p w14:paraId="26163E57" w14:textId="26ADA3A5" w:rsidR="00B22D8A" w:rsidRDefault="00B22D8A">
      <w:pPr>
        <w:pStyle w:val="CommentText"/>
      </w:pPr>
      <w:r>
        <w:rPr>
          <w:rStyle w:val="CommentReference"/>
        </w:rPr>
        <w:annotationRef/>
      </w:r>
      <w:r>
        <w:t xml:space="preserve">Make this general by talking about top predators and prey rather than seals, salmon and herring.  You need to argue that this approach is informative in any food web, not just this food web or even ocean food webs.  This will be key for getting into Ecology.  </w:t>
      </w:r>
    </w:p>
  </w:comment>
  <w:comment w:id="40" w:author="Gordon Holtgrieve" w:date="2021-02-08T11:07:00Z" w:initials="GWH">
    <w:p w14:paraId="3CB64E48" w14:textId="3A3A3A56" w:rsidR="00B22D8A" w:rsidRDefault="00B22D8A">
      <w:pPr>
        <w:pStyle w:val="CommentText"/>
      </w:pPr>
      <w:r>
        <w:rPr>
          <w:rStyle w:val="CommentReference"/>
        </w:rPr>
        <w:annotationRef/>
      </w:r>
      <w:r>
        <w:t xml:space="preserve">I think this paragraph needs to be before to dive into WA state and the specifics of the system.  Not sure here is the exact right spot however.  You may need to reorganize a little. </w:t>
      </w:r>
    </w:p>
  </w:comment>
  <w:comment w:id="56" w:author="Gordon Holtgrieve" w:date="2021-02-08T11:20:00Z" w:initials="GWH">
    <w:p w14:paraId="2889340E" w14:textId="0152C301" w:rsidR="00B22D8A" w:rsidRDefault="00B22D8A">
      <w:pPr>
        <w:pStyle w:val="CommentText"/>
      </w:pPr>
      <w:r>
        <w:rPr>
          <w:rStyle w:val="CommentReference"/>
        </w:rPr>
        <w:annotationRef/>
      </w:r>
      <w:r>
        <w:t>could go either way, right?</w:t>
      </w:r>
    </w:p>
  </w:comment>
  <w:comment w:id="130" w:author="Gordon Holtgrieve" w:date="2021-02-08T12:07:00Z" w:initials="GWH">
    <w:p w14:paraId="62BAA584" w14:textId="77777777" w:rsidR="00B22D8A" w:rsidRDefault="00B22D8A" w:rsidP="0091671B">
      <w:pPr>
        <w:pStyle w:val="CommentText"/>
      </w:pPr>
      <w:r>
        <w:rPr>
          <w:rStyle w:val="CommentReference"/>
        </w:rPr>
        <w:annotationRef/>
      </w:r>
      <w:r>
        <w:t>again, move down after the model itself.</w:t>
      </w:r>
    </w:p>
  </w:comment>
  <w:comment w:id="131" w:author="Gordon Holtgrieve" w:date="2021-02-08T12:04:00Z" w:initials="GWH">
    <w:p w14:paraId="66C73AF2" w14:textId="77777777" w:rsidR="00B22D8A" w:rsidRDefault="00B22D8A" w:rsidP="0091671B">
      <w:pPr>
        <w:pStyle w:val="CommentText"/>
      </w:pPr>
      <w:r>
        <w:rPr>
          <w:rStyle w:val="CommentReference"/>
        </w:rPr>
        <w:annotationRef/>
      </w:r>
      <w:r>
        <w:t>I think this should be down a bit, after you explain the form of the model itself.  Order should be: discus potential drivers as covariates, then describe model form, then model selection, then interpretation of coefficients from the best model.</w:t>
      </w:r>
    </w:p>
  </w:comment>
  <w:comment w:id="184" w:author="Gordon Holtgrieve" w:date="2021-02-08T12:42:00Z" w:initials="GWH">
    <w:p w14:paraId="07D49FAE" w14:textId="4E568AD6" w:rsidR="00B22D8A" w:rsidRDefault="00B22D8A">
      <w:pPr>
        <w:pStyle w:val="CommentText"/>
      </w:pPr>
      <w:r>
        <w:rPr>
          <w:rStyle w:val="CommentReference"/>
        </w:rPr>
        <w:annotationRef/>
      </w:r>
      <w:r>
        <w:t xml:space="preserve">Patterns </w:t>
      </w:r>
      <w:proofErr w:type="gramStart"/>
      <w:r>
        <w:t>is</w:t>
      </w:r>
      <w:proofErr w:type="gramEnd"/>
      <w:r>
        <w:t xml:space="preserve"> vague.  Can you be more specific while still being succinct?</w:t>
      </w:r>
    </w:p>
  </w:comment>
  <w:comment w:id="189" w:author="Gordon Holtgrieve" w:date="2021-02-08T11:47:00Z" w:initials="GWH">
    <w:p w14:paraId="6B99B2DB" w14:textId="77777777" w:rsidR="00B22D8A" w:rsidRDefault="00B22D8A" w:rsidP="0091671B">
      <w:pPr>
        <w:pStyle w:val="CommentText"/>
      </w:pPr>
      <w:r>
        <w:rPr>
          <w:rStyle w:val="CommentReference"/>
        </w:rPr>
        <w:annotationRef/>
      </w:r>
      <w:r>
        <w:t>Move to Results.</w:t>
      </w:r>
    </w:p>
  </w:comment>
  <w:comment w:id="257" w:author="Gordon Holtgrieve" w:date="2021-02-08T13:06:00Z" w:initials="GWH">
    <w:p w14:paraId="4C34C4A1" w14:textId="581DC4FC" w:rsidR="00B22D8A" w:rsidRDefault="00B22D8A">
      <w:pPr>
        <w:pStyle w:val="CommentText"/>
      </w:pPr>
      <w:r>
        <w:rPr>
          <w:rStyle w:val="CommentReference"/>
        </w:rPr>
        <w:annotationRef/>
      </w:r>
      <w:r>
        <w:t xml:space="preserve">OK.  Now I am really confused.  I thought there was always at least a 1-year lag to account for tissue turnover.  Is that now year 0?  You are going to need some sort of diagram to clarify. </w:t>
      </w:r>
    </w:p>
  </w:comment>
  <w:comment w:id="276" w:author="Gordon Holtgrieve" w:date="2021-02-08T13:25:00Z" w:initials="GWH">
    <w:p w14:paraId="35325A31" w14:textId="060033E0" w:rsidR="00B22D8A" w:rsidRDefault="00B22D8A">
      <w:pPr>
        <w:pStyle w:val="CommentText"/>
      </w:pPr>
      <w:r>
        <w:rPr>
          <w:rStyle w:val="CommentReference"/>
        </w:rPr>
        <w:annotationRef/>
      </w:r>
      <w:r>
        <w:t xml:space="preserve">Any way to fold the coefficients into the previous sentences to shorten things?  May add them in parentheses with a general statement that all were significant, albeit generally small.  </w:t>
      </w:r>
    </w:p>
  </w:comment>
  <w:comment w:id="278" w:author="Gordon Holtgrieve" w:date="2021-02-08T13:27:00Z" w:initials="GWH">
    <w:p w14:paraId="408D0DCA" w14:textId="3FC9CCE9" w:rsidR="00B22D8A" w:rsidRDefault="00B22D8A">
      <w:pPr>
        <w:pStyle w:val="CommentText"/>
      </w:pPr>
      <w:r>
        <w:rPr>
          <w:rStyle w:val="CommentReference"/>
        </w:rPr>
        <w:annotationRef/>
      </w:r>
      <w:r>
        <w:t xml:space="preserve">I’m assuming (hoping) this is true.  Change as needed. </w:t>
      </w:r>
    </w:p>
  </w:comment>
  <w:comment w:id="291" w:author="Gordon Holtgrieve" w:date="2021-02-08T13:32:00Z" w:initials="GWH">
    <w:p w14:paraId="0E715757" w14:textId="05F5FB48" w:rsidR="00B22D8A" w:rsidRDefault="00B22D8A">
      <w:pPr>
        <w:pStyle w:val="CommentText"/>
      </w:pPr>
      <w:r>
        <w:rPr>
          <w:rStyle w:val="CommentReference"/>
        </w:rPr>
        <w:annotationRef/>
      </w:r>
      <w:r>
        <w:t>don’t fear the Oxford comma…</w:t>
      </w:r>
    </w:p>
  </w:comment>
  <w:comment w:id="305" w:author="Gordon Holtgrieve" w:date="2021-02-08T13:40:00Z" w:initials="GWH">
    <w:p w14:paraId="76240BA0" w14:textId="0228DE34" w:rsidR="00B22D8A" w:rsidRDefault="00B22D8A">
      <w:pPr>
        <w:pStyle w:val="CommentText"/>
      </w:pPr>
      <w:r>
        <w:rPr>
          <w:rStyle w:val="CommentReference"/>
        </w:rPr>
        <w:annotationRef/>
      </w:r>
      <w:r>
        <w:t xml:space="preserve">I wouldn’t frame as density dependence.  That is usually in the context of a Type II </w:t>
      </w:r>
      <w:proofErr w:type="spellStart"/>
      <w:r>
        <w:t>Holling</w:t>
      </w:r>
      <w:proofErr w:type="spellEnd"/>
      <w:r>
        <w:t xml:space="preserve"> response.  See: </w:t>
      </w:r>
      <w:hyperlink r:id="rId1" w:history="1">
        <w:r w:rsidRPr="00E913C7">
          <w:rPr>
            <w:rStyle w:val="Hyperlink"/>
          </w:rPr>
          <w:t>https://en.wikipedia.org/wiki/Functional_response</w:t>
        </w:r>
      </w:hyperlink>
    </w:p>
    <w:p w14:paraId="1EB9BD71" w14:textId="77777777" w:rsidR="00B22D8A" w:rsidRDefault="00B22D8A">
      <w:pPr>
        <w:pStyle w:val="CommentText"/>
      </w:pPr>
    </w:p>
    <w:p w14:paraId="1C660974" w14:textId="2F6CED67" w:rsidR="00B22D8A" w:rsidRDefault="00B22D8A">
      <w:pPr>
        <w:pStyle w:val="CommentText"/>
      </w:pPr>
      <w:r>
        <w:t xml:space="preserve">Since you are only using linear models I don’t think you can distinguish a Type I from Type II or III.  </w:t>
      </w:r>
    </w:p>
  </w:comment>
  <w:comment w:id="312" w:author="Gordon Holtgrieve" w:date="2021-02-08T13:48:00Z" w:initials="GWH">
    <w:p w14:paraId="3C143ECB" w14:textId="2D2704F0" w:rsidR="00B22D8A" w:rsidRDefault="00B22D8A">
      <w:pPr>
        <w:pStyle w:val="CommentText"/>
      </w:pPr>
      <w:r>
        <w:rPr>
          <w:rStyle w:val="CommentReference"/>
        </w:rPr>
        <w:annotationRef/>
      </w:r>
      <w:r>
        <w:t xml:space="preserve">I’m confused by this.  Harbor seal abundance is not a significant predictor.  I think you need to clarify this statement and the following one.  Spell it out a bit.  </w:t>
      </w:r>
    </w:p>
  </w:comment>
  <w:comment w:id="322" w:author="Gordon Holtgrieve" w:date="2021-02-08T14:08:00Z" w:initials="GWH">
    <w:p w14:paraId="30991E66" w14:textId="4A9516AD" w:rsidR="00B22D8A" w:rsidRDefault="00B22D8A">
      <w:pPr>
        <w:pStyle w:val="CommentText"/>
      </w:pPr>
      <w:r>
        <w:rPr>
          <w:rStyle w:val="CommentReference"/>
        </w:rPr>
        <w:annotationRef/>
      </w:r>
      <w:r>
        <w:t xml:space="preserve">This isn’t great, but I think it is important to move the “delayed response” message forward in this paragraph.  Make it more front and center.  Right </w:t>
      </w:r>
      <w:proofErr w:type="gramStart"/>
      <w:r>
        <w:t>now</w:t>
      </w:r>
      <w:proofErr w:type="gramEnd"/>
      <w:r>
        <w:t xml:space="preserve"> it is buried at the end.  </w:t>
      </w:r>
    </w:p>
  </w:comment>
  <w:comment w:id="351" w:author="Gordon Holtgrieve" w:date="2021-02-08T14:10:00Z" w:initials="GWH">
    <w:p w14:paraId="5A8F6067" w14:textId="782AF919" w:rsidR="00B22D8A" w:rsidRDefault="00B22D8A">
      <w:pPr>
        <w:pStyle w:val="CommentText"/>
      </w:pPr>
      <w:r>
        <w:rPr>
          <w:rStyle w:val="CommentReference"/>
        </w:rPr>
        <w:annotationRef/>
      </w:r>
      <w:r>
        <w:t>Do you know there is a difference in TP between the two age classes?  Citation for this?</w:t>
      </w:r>
    </w:p>
  </w:comment>
  <w:comment w:id="352" w:author="Gordon Holtgrieve" w:date="2021-02-08T14:16:00Z" w:initials="GWH">
    <w:p w14:paraId="02F0D71B" w14:textId="7667BAE5" w:rsidR="00B22D8A" w:rsidRDefault="00B22D8A">
      <w:pPr>
        <w:pStyle w:val="CommentText"/>
      </w:pPr>
      <w:r>
        <w:rPr>
          <w:rStyle w:val="CommentReference"/>
        </w:rPr>
        <w:annotationRef/>
      </w:r>
      <w:r>
        <w:t>I’m not sure this is needed.</w:t>
      </w:r>
    </w:p>
  </w:comment>
  <w:comment w:id="361" w:author="Gordon Holtgrieve" w:date="2021-02-08T12:46:00Z" w:initials="GWH">
    <w:p w14:paraId="0A251009" w14:textId="01201621" w:rsidR="00B22D8A" w:rsidRDefault="00B22D8A">
      <w:pPr>
        <w:pStyle w:val="CommentText"/>
      </w:pPr>
      <w:r>
        <w:rPr>
          <w:rStyle w:val="CommentReference"/>
        </w:rPr>
        <w:annotationRef/>
      </w:r>
      <w:r>
        <w:t xml:space="preserve">Is this the </w:t>
      </w:r>
      <w:proofErr w:type="spellStart"/>
      <w:r>
        <w:t>SeaGrant</w:t>
      </w:r>
      <w:proofErr w:type="spellEnd"/>
      <w:r>
        <w:t xml:space="preserve"> # or JISAO?</w:t>
      </w:r>
    </w:p>
  </w:comment>
  <w:comment w:id="472" w:author="Gordon Holtgrieve" w:date="2021-02-08T13:09:00Z" w:initials="GWH">
    <w:p w14:paraId="611E02CC" w14:textId="77777777" w:rsidR="00B22D8A" w:rsidRDefault="00B22D8A">
      <w:pPr>
        <w:pStyle w:val="CommentText"/>
      </w:pPr>
      <w:r>
        <w:rPr>
          <w:rStyle w:val="CommentReference"/>
        </w:rPr>
        <w:annotationRef/>
      </w:r>
      <w:r>
        <w:t>None of these are significant, right?  If so, then you need to drop the line and the CI.  Both are meaningless if not statistically different from the simple mean across the data.</w:t>
      </w:r>
    </w:p>
    <w:p w14:paraId="721F342F" w14:textId="77777777" w:rsidR="00B22D8A" w:rsidRDefault="00B22D8A">
      <w:pPr>
        <w:pStyle w:val="CommentText"/>
      </w:pPr>
    </w:p>
    <w:p w14:paraId="3B40363C" w14:textId="33597A3C" w:rsidR="00B22D8A" w:rsidRDefault="00B22D8A">
      <w:pPr>
        <w:pStyle w:val="CommentText"/>
      </w:pPr>
      <w:r>
        <w:t xml:space="preserve">Also, maybe put in supplemental given the results? You have a lot of figures for a Report in Ecology (you want to go for a report, article </w:t>
      </w:r>
      <w:proofErr w:type="gramStart"/>
      <w:r>
        <w:t>are</w:t>
      </w:r>
      <w:proofErr w:type="gramEnd"/>
      <w:r>
        <w:t xml:space="preserve"> few and far between).</w:t>
      </w:r>
    </w:p>
  </w:comment>
  <w:comment w:id="490" w:author="Gordon Holtgrieve" w:date="2021-02-08T12:51:00Z" w:initials="GWH">
    <w:p w14:paraId="72C0F0CD" w14:textId="0243310C" w:rsidR="00B22D8A" w:rsidRDefault="00B22D8A">
      <w:pPr>
        <w:pStyle w:val="CommentText"/>
      </w:pPr>
      <w:r>
        <w:rPr>
          <w:rStyle w:val="CommentReference"/>
        </w:rPr>
        <w:annotationRef/>
      </w:r>
      <w:r>
        <w:t xml:space="preserve">I think rearranging this as per some of the suggestions at lab meeting will be helpful.  In particular, you want to distinguish in the figure itself the attempt to account for tissue turnover vs. the effects of food web dynamics.  The former is just due diligence w.r.t to the tracer, and not interesting ecologically.  The latter is key to your ecological story.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8396EE" w15:done="0"/>
  <w15:commentEx w15:paraId="43E23B04" w15:done="0"/>
  <w15:commentEx w15:paraId="34D7675E" w15:done="0"/>
  <w15:commentEx w15:paraId="236262B9" w15:done="0"/>
  <w15:commentEx w15:paraId="10720C88" w15:done="0"/>
  <w15:commentEx w15:paraId="6C57E973" w15:done="0"/>
  <w15:commentEx w15:paraId="03A3CCC1" w15:done="0"/>
  <w15:commentEx w15:paraId="26163E57" w15:done="0"/>
  <w15:commentEx w15:paraId="3CB64E48" w15:done="0"/>
  <w15:commentEx w15:paraId="2889340E" w15:done="0"/>
  <w15:commentEx w15:paraId="62BAA584" w15:done="0"/>
  <w15:commentEx w15:paraId="66C73AF2" w15:done="0"/>
  <w15:commentEx w15:paraId="07D49FAE" w15:done="0"/>
  <w15:commentEx w15:paraId="6B99B2DB" w15:done="0"/>
  <w15:commentEx w15:paraId="4C34C4A1" w15:done="0"/>
  <w15:commentEx w15:paraId="35325A31" w15:done="0"/>
  <w15:commentEx w15:paraId="408D0DCA" w15:done="0"/>
  <w15:commentEx w15:paraId="0E715757" w15:done="0"/>
  <w15:commentEx w15:paraId="1C660974" w15:done="0"/>
  <w15:commentEx w15:paraId="3C143ECB" w15:done="0"/>
  <w15:commentEx w15:paraId="30991E66" w15:done="0"/>
  <w15:commentEx w15:paraId="5A8F6067" w15:done="0"/>
  <w15:commentEx w15:paraId="02F0D71B" w15:done="0"/>
  <w15:commentEx w15:paraId="0A251009" w15:done="0"/>
  <w15:commentEx w15:paraId="3B40363C" w15:done="0"/>
  <w15:commentEx w15:paraId="72C0F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894D" w16cex:dateUtc="2021-02-08T17:56:00Z"/>
  <w16cex:commentExtensible w16cex:durableId="23CB8A0A" w16cex:dateUtc="2021-02-08T17:59:00Z"/>
  <w16cex:commentExtensible w16cex:durableId="23CB8A71" w16cex:dateUtc="2021-02-08T18:01:00Z"/>
  <w16cex:commentExtensible w16cex:durableId="23CB8B39" w16cex:dateUtc="2021-02-08T18:04:00Z"/>
  <w16cex:commentExtensible w16cex:durableId="23CB92DF" w16cex:dateUtc="2021-02-08T18:37:00Z"/>
  <w16cex:commentExtensible w16cex:durableId="23CB8B54" w16cex:dateUtc="2021-02-08T18:05:00Z"/>
  <w16cex:commentExtensible w16cex:durableId="23CB8BA0" w16cex:dateUtc="2021-02-08T18:06:00Z"/>
  <w16cex:commentExtensible w16cex:durableId="23CB8BE3" w16cex:dateUtc="2021-02-08T18:07:00Z"/>
  <w16cex:commentExtensible w16cex:durableId="23CB9A0D" w16cex:dateUtc="2021-02-08T19:07:00Z"/>
  <w16cex:commentExtensible w16cex:durableId="23CB9072" w16cex:dateUtc="2021-02-08T18:26:00Z"/>
  <w16cex:commentExtensible w16cex:durableId="23CB918B" w16cex:dateUtc="2021-02-08T18:31:00Z"/>
  <w16cex:commentExtensible w16cex:durableId="23CB9218" w16cex:dateUtc="2021-02-08T18:34:00Z"/>
  <w16cex:commentExtensible w16cex:durableId="23CB986B" w16cex:dateUtc="2021-02-08T19:00:00Z"/>
  <w16cex:commentExtensible w16cex:durableId="23CB9A8A" w16cex:dateUtc="2021-02-08T19:10:00Z"/>
  <w16cex:commentExtensible w16cex:durableId="23CB9CE7" w16cex:dateUtc="2021-02-08T19:20:00Z"/>
  <w16cex:commentExtensible w16cex:durableId="23CB9D78" w16cex:dateUtc="2021-02-08T19:22:00Z"/>
  <w16cex:commentExtensible w16cex:durableId="23CB9F6C" w16cex:dateUtc="2021-02-08T19:30:00Z"/>
  <w16cex:commentExtensible w16cex:durableId="23CBA081" w16cex:dateUtc="2021-02-08T19:35:00Z"/>
  <w16cex:commentExtensible w16cex:durableId="23CBA338" w16cex:dateUtc="2021-02-08T19:47:00Z"/>
  <w16cex:commentExtensible w16cex:durableId="23CBA4E7" w16cex:dateUtc="2021-02-08T19:54:00Z"/>
  <w16cex:commentExtensible w16cex:durableId="23CBA6EE" w16cex:dateUtc="2021-02-08T20:02:00Z"/>
  <w16cex:commentExtensible w16cex:durableId="23CBA74E" w16cex:dateUtc="2021-02-08T20:04:00Z"/>
  <w16cex:commentExtensible w16cex:durableId="23CBA7FF" w16cex:dateUtc="2021-02-08T20:07:00Z"/>
  <w16cex:commentExtensible w16cex:durableId="23CBA896" w16cex:dateUtc="2021-02-08T20:09:00Z"/>
  <w16cex:commentExtensible w16cex:durableId="23CBB047" w16cex:dateUtc="2021-02-08T20:42:00Z"/>
  <w16cex:commentExtensible w16cex:durableId="23CBB5ED" w16cex:dateUtc="2021-02-08T21:06:00Z"/>
  <w16cex:commentExtensible w16cex:durableId="23CBBA5D" w16cex:dateUtc="2021-02-08T21:25:00Z"/>
  <w16cex:commentExtensible w16cex:durableId="23CBBADC" w16cex:dateUtc="2021-02-08T21:27:00Z"/>
  <w16cex:commentExtensible w16cex:durableId="23CBBBD2" w16cex:dateUtc="2021-02-08T21:32:00Z"/>
  <w16cex:commentExtensible w16cex:durableId="23CBBDCA" w16cex:dateUtc="2021-02-08T21:40:00Z"/>
  <w16cex:commentExtensible w16cex:durableId="23CBBF95" w16cex:dateUtc="2021-02-08T21:48:00Z"/>
  <w16cex:commentExtensible w16cex:durableId="23CBC467" w16cex:dateUtc="2021-02-08T22:08:00Z"/>
  <w16cex:commentExtensible w16cex:durableId="23CBC4C8" w16cex:dateUtc="2021-02-08T22:10:00Z"/>
  <w16cex:commentExtensible w16cex:durableId="23CBC620" w16cex:dateUtc="2021-02-08T22:16:00Z"/>
  <w16cex:commentExtensible w16cex:durableId="23CBB143" w16cex:dateUtc="2021-02-08T20:46:00Z"/>
  <w16cex:commentExtensible w16cex:durableId="23CBB6A7" w16cex:dateUtc="2021-02-08T21:09:00Z"/>
  <w16cex:commentExtensible w16cex:durableId="23CBB260" w16cex:dateUtc="2021-02-0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8396EE" w16cid:durableId="23CB8A0A"/>
  <w16cid:commentId w16cid:paraId="43E23B04" w16cid:durableId="23CB8B54"/>
  <w16cid:commentId w16cid:paraId="34D7675E" w16cid:durableId="23CB8B39"/>
  <w16cid:commentId w16cid:paraId="236262B9" w16cid:durableId="23CB894D"/>
  <w16cid:commentId w16cid:paraId="6C57E973" w16cid:durableId="23CB8BA0"/>
  <w16cid:commentId w16cid:paraId="03A3CCC1" w16cid:durableId="23CB8BE3"/>
  <w16cid:commentId w16cid:paraId="26163E57" w16cid:durableId="23CB92DF"/>
  <w16cid:commentId w16cid:paraId="3CB64E48" w16cid:durableId="23CB9A0D"/>
  <w16cid:commentId w16cid:paraId="2889340E" w16cid:durableId="23CB9CE7"/>
  <w16cid:commentId w16cid:paraId="62BAA584" w16cid:durableId="23D12B48"/>
  <w16cid:commentId w16cid:paraId="66C73AF2" w16cid:durableId="23D12B5F"/>
  <w16cid:commentId w16cid:paraId="07D49FAE" w16cid:durableId="23CBB047"/>
  <w16cid:commentId w16cid:paraId="6B99B2DB" w16cid:durableId="23D0EFD4"/>
  <w16cid:commentId w16cid:paraId="4C34C4A1" w16cid:durableId="23CBB5ED"/>
  <w16cid:commentId w16cid:paraId="35325A31" w16cid:durableId="23CBBA5D"/>
  <w16cid:commentId w16cid:paraId="408D0DCA" w16cid:durableId="23CBBADC"/>
  <w16cid:commentId w16cid:paraId="0E715757" w16cid:durableId="23CBBBD2"/>
  <w16cid:commentId w16cid:paraId="1C660974" w16cid:durableId="23CBBDCA"/>
  <w16cid:commentId w16cid:paraId="3C143ECB" w16cid:durableId="23CBBF95"/>
  <w16cid:commentId w16cid:paraId="30991E66" w16cid:durableId="23CBC467"/>
  <w16cid:commentId w16cid:paraId="5A8F6067" w16cid:durableId="23CBC4C8"/>
  <w16cid:commentId w16cid:paraId="02F0D71B" w16cid:durableId="23CBC620"/>
  <w16cid:commentId w16cid:paraId="0A251009" w16cid:durableId="23CBB143"/>
  <w16cid:commentId w16cid:paraId="3B40363C" w16cid:durableId="23CBB6A7"/>
  <w16cid:commentId w16cid:paraId="72C0F0CD" w16cid:durableId="23CBB2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83910" w14:textId="77777777" w:rsidR="00634F58" w:rsidRDefault="00634F58" w:rsidP="00A6171D">
      <w:r>
        <w:separator/>
      </w:r>
    </w:p>
  </w:endnote>
  <w:endnote w:type="continuationSeparator" w:id="0">
    <w:p w14:paraId="472CEB19" w14:textId="77777777" w:rsidR="00634F58" w:rsidRDefault="00634F58"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473" w:author="Megan Feddern" w:date="2021-02-12T15:50:00Z"/>
  <w:sdt>
    <w:sdtPr>
      <w:rPr>
        <w:rStyle w:val="PageNumber"/>
      </w:rPr>
      <w:id w:val="-673028797"/>
      <w:docPartObj>
        <w:docPartGallery w:val="Page Numbers (Bottom of Page)"/>
        <w:docPartUnique/>
      </w:docPartObj>
    </w:sdtPr>
    <w:sdtContent>
      <w:customXmlInsRangeEnd w:id="473"/>
      <w:p w14:paraId="7F132F0D" w14:textId="2858A654" w:rsidR="00B22D8A" w:rsidRDefault="00B22D8A" w:rsidP="00B22D8A">
        <w:pPr>
          <w:pStyle w:val="Footer"/>
          <w:framePr w:wrap="none" w:vAnchor="text" w:hAnchor="margin" w:xAlign="right" w:y="1"/>
          <w:rPr>
            <w:ins w:id="474" w:author="Megan Feddern" w:date="2021-02-12T15:50:00Z"/>
            <w:rStyle w:val="PageNumber"/>
          </w:rPr>
        </w:pPr>
        <w:ins w:id="475" w:author="Megan Feddern" w:date="2021-02-12T15:50:00Z">
          <w:r>
            <w:rPr>
              <w:rStyle w:val="PageNumber"/>
            </w:rPr>
            <w:fldChar w:fldCharType="begin"/>
          </w:r>
          <w:r>
            <w:rPr>
              <w:rStyle w:val="PageNumber"/>
            </w:rPr>
            <w:instrText xml:space="preserve"> PAGE </w:instrText>
          </w:r>
          <w:r>
            <w:rPr>
              <w:rStyle w:val="PageNumber"/>
            </w:rPr>
            <w:fldChar w:fldCharType="end"/>
          </w:r>
        </w:ins>
      </w:p>
      <w:customXmlInsRangeStart w:id="476" w:author="Megan Feddern" w:date="2021-02-12T15:50:00Z"/>
    </w:sdtContent>
  </w:sdt>
  <w:customXmlInsRangeEnd w:id="476"/>
  <w:customXmlInsRangeStart w:id="477" w:author="Megan Feddern" w:date="2021-02-12T15:06:00Z"/>
  <w:sdt>
    <w:sdtPr>
      <w:rPr>
        <w:rStyle w:val="PageNumber"/>
      </w:rPr>
      <w:id w:val="1292552897"/>
      <w:docPartObj>
        <w:docPartGallery w:val="Page Numbers (Bottom of Page)"/>
        <w:docPartUnique/>
      </w:docPartObj>
    </w:sdtPr>
    <w:sdtContent>
      <w:customXmlInsRangeEnd w:id="477"/>
      <w:p w14:paraId="142B3345" w14:textId="256ECB98" w:rsidR="00B22D8A" w:rsidRDefault="00B22D8A">
        <w:pPr>
          <w:pStyle w:val="Footer"/>
          <w:framePr w:wrap="none" w:vAnchor="text" w:hAnchor="margin" w:xAlign="right" w:y="1"/>
          <w:ind w:right="360"/>
          <w:rPr>
            <w:ins w:id="478" w:author="Megan Feddern" w:date="2021-02-12T15:06:00Z"/>
            <w:rStyle w:val="PageNumber"/>
          </w:rPr>
          <w:pPrChange w:id="479" w:author="Megan Feddern" w:date="2021-02-12T15:50:00Z">
            <w:pPr>
              <w:pStyle w:val="Footer"/>
              <w:framePr w:wrap="none" w:vAnchor="text" w:hAnchor="margin" w:xAlign="right" w:y="1"/>
            </w:pPr>
          </w:pPrChange>
        </w:pPr>
        <w:ins w:id="480" w:author="Megan Feddern" w:date="2021-02-12T15:06:00Z">
          <w:r>
            <w:rPr>
              <w:rStyle w:val="PageNumber"/>
            </w:rPr>
            <w:fldChar w:fldCharType="begin"/>
          </w:r>
          <w:r>
            <w:rPr>
              <w:rStyle w:val="PageNumber"/>
            </w:rPr>
            <w:instrText xml:space="preserve"> PAGE </w:instrText>
          </w:r>
          <w:r>
            <w:rPr>
              <w:rStyle w:val="PageNumber"/>
            </w:rPr>
            <w:fldChar w:fldCharType="end"/>
          </w:r>
        </w:ins>
      </w:p>
      <w:customXmlInsRangeStart w:id="481" w:author="Megan Feddern" w:date="2021-02-12T15:06:00Z"/>
    </w:sdtContent>
  </w:sdt>
  <w:customXmlInsRangeEnd w:id="481"/>
  <w:p w14:paraId="0319E9CE" w14:textId="77777777" w:rsidR="00B22D8A" w:rsidRDefault="00B22D8A">
    <w:pPr>
      <w:pStyle w:val="Footer"/>
      <w:ind w:right="360"/>
      <w:pPrChange w:id="482" w:author="Megan Feddern" w:date="2021-02-12T15: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483" w:author="Megan Feddern" w:date="2021-02-12T15:50:00Z"/>
  <w:sdt>
    <w:sdtPr>
      <w:rPr>
        <w:rStyle w:val="PageNumber"/>
      </w:rPr>
      <w:id w:val="1844592240"/>
      <w:docPartObj>
        <w:docPartGallery w:val="Page Numbers (Bottom of Page)"/>
        <w:docPartUnique/>
      </w:docPartObj>
    </w:sdtPr>
    <w:sdtContent>
      <w:customXmlInsRangeEnd w:id="483"/>
      <w:p w14:paraId="127C2DF1" w14:textId="529718FF" w:rsidR="00B22D8A" w:rsidRDefault="00B22D8A" w:rsidP="00B22D8A">
        <w:pPr>
          <w:pStyle w:val="Footer"/>
          <w:framePr w:wrap="none" w:vAnchor="text" w:hAnchor="margin" w:xAlign="right" w:y="1"/>
          <w:rPr>
            <w:ins w:id="484" w:author="Megan Feddern" w:date="2021-02-12T15:50:00Z"/>
            <w:rStyle w:val="PageNumber"/>
          </w:rPr>
        </w:pPr>
        <w:ins w:id="485" w:author="Megan Feddern" w:date="2021-02-12T15:50: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486" w:author="Megan Feddern" w:date="2021-02-12T15:50:00Z">
          <w:r>
            <w:rPr>
              <w:rStyle w:val="PageNumber"/>
            </w:rPr>
            <w:fldChar w:fldCharType="end"/>
          </w:r>
        </w:ins>
      </w:p>
      <w:customXmlInsRangeStart w:id="487" w:author="Megan Feddern" w:date="2021-02-12T15:50:00Z"/>
    </w:sdtContent>
  </w:sdt>
  <w:customXmlInsRangeEnd w:id="487"/>
  <w:p w14:paraId="3A0E2D00" w14:textId="77777777" w:rsidR="00B22D8A" w:rsidRDefault="00B22D8A">
    <w:pPr>
      <w:pStyle w:val="Footer"/>
      <w:ind w:right="360"/>
      <w:pPrChange w:id="488" w:author="Megan Feddern" w:date="2021-02-12T15: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8991" w14:textId="77777777" w:rsidR="00634F58" w:rsidRDefault="00634F58" w:rsidP="00A6171D">
      <w:r>
        <w:separator/>
      </w:r>
    </w:p>
  </w:footnote>
  <w:footnote w:type="continuationSeparator" w:id="0">
    <w:p w14:paraId="31EBC301" w14:textId="77777777" w:rsidR="00634F58" w:rsidRDefault="00634F58"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716A8"/>
    <w:rsid w:val="00074D0E"/>
    <w:rsid w:val="000757A4"/>
    <w:rsid w:val="00083032"/>
    <w:rsid w:val="0009083C"/>
    <w:rsid w:val="000908A8"/>
    <w:rsid w:val="000A2B1C"/>
    <w:rsid w:val="000C4CCC"/>
    <w:rsid w:val="000D6CEB"/>
    <w:rsid w:val="000E15FE"/>
    <w:rsid w:val="000F5394"/>
    <w:rsid w:val="000F6CFE"/>
    <w:rsid w:val="001022DC"/>
    <w:rsid w:val="00111588"/>
    <w:rsid w:val="00112A78"/>
    <w:rsid w:val="00117393"/>
    <w:rsid w:val="00120130"/>
    <w:rsid w:val="00131585"/>
    <w:rsid w:val="00132B64"/>
    <w:rsid w:val="001337AC"/>
    <w:rsid w:val="00133D8E"/>
    <w:rsid w:val="00141B03"/>
    <w:rsid w:val="00151F13"/>
    <w:rsid w:val="00153A46"/>
    <w:rsid w:val="00167F2E"/>
    <w:rsid w:val="0017663F"/>
    <w:rsid w:val="00185AC2"/>
    <w:rsid w:val="00187AD5"/>
    <w:rsid w:val="001B6AE9"/>
    <w:rsid w:val="001D2A81"/>
    <w:rsid w:val="001D2BB5"/>
    <w:rsid w:val="001D7E98"/>
    <w:rsid w:val="001E69D2"/>
    <w:rsid w:val="001F0786"/>
    <w:rsid w:val="00202D6B"/>
    <w:rsid w:val="002262D1"/>
    <w:rsid w:val="002355E8"/>
    <w:rsid w:val="002427CE"/>
    <w:rsid w:val="00245537"/>
    <w:rsid w:val="00251498"/>
    <w:rsid w:val="0026256C"/>
    <w:rsid w:val="00275AD5"/>
    <w:rsid w:val="00284C63"/>
    <w:rsid w:val="00287AF4"/>
    <w:rsid w:val="0029561F"/>
    <w:rsid w:val="002A2342"/>
    <w:rsid w:val="002A34FD"/>
    <w:rsid w:val="002A4D02"/>
    <w:rsid w:val="002A6EA1"/>
    <w:rsid w:val="002C304D"/>
    <w:rsid w:val="002C4A2C"/>
    <w:rsid w:val="002D7392"/>
    <w:rsid w:val="002E08CC"/>
    <w:rsid w:val="003040E6"/>
    <w:rsid w:val="00307112"/>
    <w:rsid w:val="003205ED"/>
    <w:rsid w:val="00327CB3"/>
    <w:rsid w:val="00327FF0"/>
    <w:rsid w:val="003358E1"/>
    <w:rsid w:val="003419B3"/>
    <w:rsid w:val="0035378B"/>
    <w:rsid w:val="003546D6"/>
    <w:rsid w:val="00375CCD"/>
    <w:rsid w:val="00384249"/>
    <w:rsid w:val="00385424"/>
    <w:rsid w:val="0039484D"/>
    <w:rsid w:val="003B34D4"/>
    <w:rsid w:val="003C7F54"/>
    <w:rsid w:val="003D3733"/>
    <w:rsid w:val="003E7B7F"/>
    <w:rsid w:val="00401A4F"/>
    <w:rsid w:val="0043272A"/>
    <w:rsid w:val="004445D9"/>
    <w:rsid w:val="0047082A"/>
    <w:rsid w:val="00490CC2"/>
    <w:rsid w:val="00495CF3"/>
    <w:rsid w:val="004A08DA"/>
    <w:rsid w:val="004A4F2E"/>
    <w:rsid w:val="004B1310"/>
    <w:rsid w:val="004B312F"/>
    <w:rsid w:val="004D6C2F"/>
    <w:rsid w:val="004F1C07"/>
    <w:rsid w:val="00500DBC"/>
    <w:rsid w:val="00503155"/>
    <w:rsid w:val="00537AF0"/>
    <w:rsid w:val="00541BEA"/>
    <w:rsid w:val="005526D5"/>
    <w:rsid w:val="005701AC"/>
    <w:rsid w:val="0059338E"/>
    <w:rsid w:val="005938A8"/>
    <w:rsid w:val="00597128"/>
    <w:rsid w:val="005C4A22"/>
    <w:rsid w:val="005C632E"/>
    <w:rsid w:val="005D4653"/>
    <w:rsid w:val="005D6B0F"/>
    <w:rsid w:val="005F0292"/>
    <w:rsid w:val="0060379B"/>
    <w:rsid w:val="0061628C"/>
    <w:rsid w:val="00622D9E"/>
    <w:rsid w:val="00622FB4"/>
    <w:rsid w:val="0062488E"/>
    <w:rsid w:val="00626346"/>
    <w:rsid w:val="00634F58"/>
    <w:rsid w:val="00650021"/>
    <w:rsid w:val="006502C4"/>
    <w:rsid w:val="0065094E"/>
    <w:rsid w:val="00650AA0"/>
    <w:rsid w:val="00654E6C"/>
    <w:rsid w:val="00670D65"/>
    <w:rsid w:val="006811F5"/>
    <w:rsid w:val="006A00AE"/>
    <w:rsid w:val="006A3F61"/>
    <w:rsid w:val="006A76C3"/>
    <w:rsid w:val="006A7C74"/>
    <w:rsid w:val="006B4123"/>
    <w:rsid w:val="006C03B1"/>
    <w:rsid w:val="006C6FEE"/>
    <w:rsid w:val="006F10B1"/>
    <w:rsid w:val="007210C9"/>
    <w:rsid w:val="00740857"/>
    <w:rsid w:val="00757B87"/>
    <w:rsid w:val="00772230"/>
    <w:rsid w:val="0077712D"/>
    <w:rsid w:val="00786016"/>
    <w:rsid w:val="007B0E15"/>
    <w:rsid w:val="007E2129"/>
    <w:rsid w:val="007E21B1"/>
    <w:rsid w:val="007E7E0A"/>
    <w:rsid w:val="007F1438"/>
    <w:rsid w:val="00805CDD"/>
    <w:rsid w:val="008251B2"/>
    <w:rsid w:val="00827A90"/>
    <w:rsid w:val="00833257"/>
    <w:rsid w:val="008429EF"/>
    <w:rsid w:val="008507FD"/>
    <w:rsid w:val="00851128"/>
    <w:rsid w:val="00871990"/>
    <w:rsid w:val="00896F77"/>
    <w:rsid w:val="008A29F1"/>
    <w:rsid w:val="008C63D1"/>
    <w:rsid w:val="008D4856"/>
    <w:rsid w:val="0091671B"/>
    <w:rsid w:val="00926D06"/>
    <w:rsid w:val="00936B53"/>
    <w:rsid w:val="00951507"/>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F4B39"/>
    <w:rsid w:val="009F4B98"/>
    <w:rsid w:val="009F71D6"/>
    <w:rsid w:val="00A00DDC"/>
    <w:rsid w:val="00A075A2"/>
    <w:rsid w:val="00A076B4"/>
    <w:rsid w:val="00A11824"/>
    <w:rsid w:val="00A17131"/>
    <w:rsid w:val="00A26B44"/>
    <w:rsid w:val="00A42D7B"/>
    <w:rsid w:val="00A45298"/>
    <w:rsid w:val="00A601AF"/>
    <w:rsid w:val="00A6171D"/>
    <w:rsid w:val="00A62AD7"/>
    <w:rsid w:val="00A7002D"/>
    <w:rsid w:val="00A751C8"/>
    <w:rsid w:val="00A843B5"/>
    <w:rsid w:val="00A93A4C"/>
    <w:rsid w:val="00AB1541"/>
    <w:rsid w:val="00AB2D80"/>
    <w:rsid w:val="00AC7CA4"/>
    <w:rsid w:val="00AD1108"/>
    <w:rsid w:val="00AE74C9"/>
    <w:rsid w:val="00AF404A"/>
    <w:rsid w:val="00AF703E"/>
    <w:rsid w:val="00B129DD"/>
    <w:rsid w:val="00B134D7"/>
    <w:rsid w:val="00B1728F"/>
    <w:rsid w:val="00B22D8A"/>
    <w:rsid w:val="00B311B2"/>
    <w:rsid w:val="00B517C7"/>
    <w:rsid w:val="00B66161"/>
    <w:rsid w:val="00B73256"/>
    <w:rsid w:val="00B9014D"/>
    <w:rsid w:val="00BA35DB"/>
    <w:rsid w:val="00BA5325"/>
    <w:rsid w:val="00BB4082"/>
    <w:rsid w:val="00BB5F8A"/>
    <w:rsid w:val="00BC1B30"/>
    <w:rsid w:val="00BC7A00"/>
    <w:rsid w:val="00BD1B54"/>
    <w:rsid w:val="00BE337B"/>
    <w:rsid w:val="00BF5AC0"/>
    <w:rsid w:val="00C03970"/>
    <w:rsid w:val="00C0631F"/>
    <w:rsid w:val="00C15426"/>
    <w:rsid w:val="00C21D64"/>
    <w:rsid w:val="00C22E48"/>
    <w:rsid w:val="00C415BB"/>
    <w:rsid w:val="00C41C40"/>
    <w:rsid w:val="00C4764A"/>
    <w:rsid w:val="00C51479"/>
    <w:rsid w:val="00C521E6"/>
    <w:rsid w:val="00C606E0"/>
    <w:rsid w:val="00C6479C"/>
    <w:rsid w:val="00C7232E"/>
    <w:rsid w:val="00C959A8"/>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0641A"/>
    <w:rsid w:val="00D105F1"/>
    <w:rsid w:val="00D13FC2"/>
    <w:rsid w:val="00D162F7"/>
    <w:rsid w:val="00D20392"/>
    <w:rsid w:val="00D24602"/>
    <w:rsid w:val="00D24696"/>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C6C22"/>
    <w:rsid w:val="00DF4ECE"/>
    <w:rsid w:val="00DF6D61"/>
    <w:rsid w:val="00DF74D8"/>
    <w:rsid w:val="00E3231C"/>
    <w:rsid w:val="00E32C28"/>
    <w:rsid w:val="00E61E30"/>
    <w:rsid w:val="00E665E1"/>
    <w:rsid w:val="00E66CF8"/>
    <w:rsid w:val="00E74B55"/>
    <w:rsid w:val="00E82265"/>
    <w:rsid w:val="00E974F0"/>
    <w:rsid w:val="00EA2955"/>
    <w:rsid w:val="00EA4AF0"/>
    <w:rsid w:val="00EA4D9B"/>
    <w:rsid w:val="00EA6B53"/>
    <w:rsid w:val="00EB0585"/>
    <w:rsid w:val="00EC2D53"/>
    <w:rsid w:val="00EC518D"/>
    <w:rsid w:val="00EC6DD3"/>
    <w:rsid w:val="00ED5886"/>
    <w:rsid w:val="00EE0263"/>
    <w:rsid w:val="00EE1202"/>
    <w:rsid w:val="00EE6CEB"/>
    <w:rsid w:val="00EF0EB4"/>
    <w:rsid w:val="00EF357D"/>
    <w:rsid w:val="00EF5CEB"/>
    <w:rsid w:val="00EF7A5C"/>
    <w:rsid w:val="00F0575F"/>
    <w:rsid w:val="00F05DBE"/>
    <w:rsid w:val="00F232D0"/>
    <w:rsid w:val="00F3254F"/>
    <w:rsid w:val="00F376FD"/>
    <w:rsid w:val="00F55826"/>
    <w:rsid w:val="00F573F4"/>
    <w:rsid w:val="00F67581"/>
    <w:rsid w:val="00F702BF"/>
    <w:rsid w:val="00F71A1D"/>
    <w:rsid w:val="00F83DA0"/>
    <w:rsid w:val="00FE074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unctional_respons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55C94-46D3-A14F-9E34-1E376B463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37</Pages>
  <Words>8384</Words>
  <Characters>47795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4</cp:revision>
  <dcterms:created xsi:type="dcterms:W3CDTF">2021-02-16T23:18:00Z</dcterms:created>
  <dcterms:modified xsi:type="dcterms:W3CDTF">2021-03-20T19:28:00Z</dcterms:modified>
</cp:coreProperties>
</file>