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2DAB5" w14:textId="4CE134D0"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b/>
          <w:color w:val="222222"/>
          <w:shd w:val="clear" w:color="auto" w:fill="FFFFFF"/>
        </w:rPr>
        <w:t>1</w:t>
      </w:r>
      <w:r w:rsidR="00B86078">
        <w:rPr>
          <w:rStyle w:val="apple-converted-space"/>
          <w:rFonts w:ascii="Times New Roman" w:hAnsi="Times New Roman" w:cs="Times New Roman"/>
          <w:b/>
          <w:color w:val="222222"/>
          <w:shd w:val="clear" w:color="auto" w:fill="FFFFFF"/>
        </w:rPr>
        <w:t>05</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B86078">
        <w:rPr>
          <w:rStyle w:val="apple-converted-space"/>
          <w:rFonts w:ascii="Times New Roman" w:hAnsi="Times New Roman" w:cs="Times New Roman"/>
          <w:color w:val="222222"/>
          <w:shd w:val="clear" w:color="auto" w:fill="FFFFFF"/>
        </w:rPr>
        <w:t>Delayed trophic response of harbor seals</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718F3B75"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w:t>
      </w:r>
      <w:r w:rsidR="007D081D">
        <w:rPr>
          <w:rFonts w:ascii="Times New Roman" w:hAnsi="Times New Roman" w:cs="Times New Roman"/>
          <w:b/>
          <w:bCs/>
          <w:iCs/>
        </w:rPr>
        <w:t>3</w:t>
      </w:r>
      <w:r w:rsidR="00B86078">
        <w:rPr>
          <w:rFonts w:ascii="Times New Roman" w:hAnsi="Times New Roman" w:cs="Times New Roman"/>
          <w:b/>
          <w:bCs/>
          <w:iCs/>
        </w:rPr>
        <w:t>5</w:t>
      </w:r>
      <w:r w:rsidR="002A34FD">
        <w:rPr>
          <w:rFonts w:ascii="Times New Roman" w:hAnsi="Times New Roman" w:cs="Times New Roman"/>
          <w:b/>
          <w:bCs/>
          <w:iCs/>
        </w:rPr>
        <w:t xml:space="preserve"> letters)</w:t>
      </w:r>
      <w:r w:rsidRPr="00EE6CEB">
        <w:rPr>
          <w:rFonts w:ascii="Times New Roman" w:hAnsi="Times New Roman" w:cs="Times New Roman"/>
          <w:b/>
          <w:bCs/>
          <w:iCs/>
        </w:rPr>
        <w:t xml:space="preserve">: </w:t>
      </w:r>
      <w:r w:rsidR="007D081D" w:rsidRPr="007D081D">
        <w:rPr>
          <w:rFonts w:ascii="Times New Roman" w:hAnsi="Times New Roman" w:cs="Times New Roman"/>
          <w:bCs/>
          <w:iCs/>
        </w:rPr>
        <w:t>Delayed 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of harbor seals</w:t>
      </w:r>
    </w:p>
    <w:p w14:paraId="35622853" w14:textId="77777777"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 Feddern</w:t>
      </w:r>
      <w:r w:rsidRPr="00EE6CEB">
        <w:rPr>
          <w:rFonts w:ascii="Times New Roman" w:hAnsi="Times New Roman" w:cs="Times New Roman"/>
          <w:vertAlign w:val="superscript"/>
        </w:rPr>
        <w:t>1</w:t>
      </w:r>
      <w:r w:rsidRPr="00EE6CEB">
        <w:rPr>
          <w:rFonts w:ascii="Times New Roman" w:hAnsi="Times New Roman" w:cs="Times New Roman"/>
        </w:rPr>
        <w:t>, Gordon W. Holtgrieve</w:t>
      </w:r>
      <w:r w:rsidRPr="00EE6CEB">
        <w:rPr>
          <w:rFonts w:ascii="Times New Roman" w:hAnsi="Times New Roman" w:cs="Times New Roman"/>
          <w:vertAlign w:val="superscript"/>
        </w:rPr>
        <w:t>1</w:t>
      </w:r>
      <w:r w:rsidRPr="00EE6CEB">
        <w:rPr>
          <w:rFonts w:ascii="Times New Roman" w:hAnsi="Times New Roman" w:cs="Times New Roman"/>
        </w:rPr>
        <w:t>, Eric J. Ward</w:t>
      </w:r>
      <w:r w:rsidRPr="00EE6CEB">
        <w:rPr>
          <w:rFonts w:ascii="Times New Roman" w:hAnsi="Times New Roman" w:cs="Times New Roman"/>
          <w:vertAlign w:val="superscript"/>
        </w:rPr>
        <w:t>2</w:t>
      </w:r>
    </w:p>
    <w:p w14:paraId="11B1C3A5"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 University of Washington, School of Aquatic and Fishery Sciences, 1122 NE Boat Street, Seattle, WA 98105</w:t>
      </w:r>
    </w:p>
    <w:p w14:paraId="6BAB57BF"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 Conservation Biology Division, Northwest Fisheries Science Center, National Marine Fisheries Service, 2725 Montlake Boulevard East, Seattle, WA 98112</w:t>
      </w:r>
    </w:p>
    <w:p w14:paraId="27522D2E" w14:textId="77777777"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 Feddern, 603-651-6802, mfeddern@uw.edu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7912FE00" w14:textId="4D16A9C8" w:rsidR="00EE6CEB" w:rsidRPr="00B86078" w:rsidRDefault="008C63D1" w:rsidP="00EE6CEB">
      <w:pPr>
        <w:spacing w:line="480" w:lineRule="auto"/>
        <w:rPr>
          <w:i/>
          <w:color w:val="FF0000"/>
        </w:rPr>
      </w:pPr>
      <w:commentRangeStart w:id="0"/>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00E670DB">
        <w:rPr>
          <w:i/>
          <w:color w:val="FF0000"/>
        </w:rPr>
        <w:t>2</w:t>
      </w:r>
      <w:r w:rsidR="007372E0">
        <w:rPr>
          <w:i/>
          <w:color w:val="FF0000"/>
        </w:rPr>
        <w:t>5</w:t>
      </w:r>
      <w:r w:rsidRPr="008C63D1">
        <w:rPr>
          <w:i/>
          <w:color w:val="FF0000"/>
        </w:rPr>
        <w:t xml:space="preserve"> of </w:t>
      </w:r>
      <w:r w:rsidR="00B86078">
        <w:rPr>
          <w:i/>
          <w:color w:val="FF0000"/>
        </w:rPr>
        <w:t>20</w:t>
      </w:r>
      <w:commentRangeEnd w:id="0"/>
      <w:r w:rsidR="007372E0">
        <w:rPr>
          <w:rStyle w:val="CommentReference"/>
        </w:rPr>
        <w:commentReference w:id="0"/>
      </w:r>
      <w:r w:rsidR="00EE6CEB" w:rsidRPr="00167F2E">
        <w:rPr>
          <w:iCs/>
        </w:rPr>
        <w:br w:type="page"/>
      </w:r>
    </w:p>
    <w:p w14:paraId="177C0BE2" w14:textId="1A34623A" w:rsidR="002A34FD" w:rsidRDefault="002A34FD">
      <w:pPr>
        <w:rPr>
          <w:rFonts w:ascii="Times New Roman" w:hAnsi="Times New Roman" w:cs="Times New Roman"/>
          <w:b/>
          <w:bCs/>
        </w:rPr>
      </w:pPr>
      <w:r>
        <w:rPr>
          <w:rFonts w:ascii="Times New Roman" w:hAnsi="Times New Roman" w:cs="Times New Roman"/>
          <w:b/>
          <w:bCs/>
        </w:rPr>
        <w:lastRenderedPageBreak/>
        <w:t>Abstract (</w:t>
      </w:r>
      <w:r w:rsidR="007D081D">
        <w:rPr>
          <w:rFonts w:ascii="Times New Roman" w:hAnsi="Times New Roman" w:cs="Times New Roman"/>
          <w:b/>
          <w:bCs/>
        </w:rPr>
        <w:t>197 of 200</w:t>
      </w:r>
      <w:r>
        <w:rPr>
          <w:rFonts w:ascii="Times New Roman" w:hAnsi="Times New Roman" w:cs="Times New Roman"/>
          <w:b/>
          <w:bCs/>
        </w:rPr>
        <w:t xml:space="preserve"> words)</w:t>
      </w:r>
    </w:p>
    <w:p w14:paraId="4AD6F153" w14:textId="375B953A"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r>
      <w:commentRangeStart w:id="1"/>
      <w:del w:id="2" w:author="Gordon Holtgrieve" w:date="2021-04-20T13:25:00Z">
        <w:r w:rsidDel="00F645C3">
          <w:rPr>
            <w:rFonts w:ascii="Times New Roman" w:hAnsi="Times New Roman" w:cs="Times New Roman"/>
            <w:bCs/>
          </w:rPr>
          <w:delText xml:space="preserve">Marine predators often exhibit delayed responses to changes in their environment. </w:delText>
        </w:r>
      </w:del>
      <w:r>
        <w:rPr>
          <w:rFonts w:ascii="Times New Roman" w:hAnsi="Times New Roman" w:cs="Times New Roman"/>
          <w:bCs/>
        </w:rPr>
        <w:t xml:space="preserve">Understanding </w:t>
      </w:r>
      <w:del w:id="3" w:author="Gordon Holtgrieve" w:date="2021-04-20T13:27:00Z">
        <w:r w:rsidDel="00F645C3">
          <w:rPr>
            <w:rFonts w:ascii="Times New Roman" w:hAnsi="Times New Roman" w:cs="Times New Roman"/>
            <w:bCs/>
          </w:rPr>
          <w:delText>how predators</w:delText>
        </w:r>
      </w:del>
      <w:ins w:id="4" w:author="Gordon Holtgrieve" w:date="2021-04-20T13:27:00Z">
        <w:r w:rsidR="00F645C3">
          <w:rPr>
            <w:rFonts w:ascii="Times New Roman" w:hAnsi="Times New Roman" w:cs="Times New Roman"/>
            <w:bCs/>
          </w:rPr>
          <w:t>the ecological response of predators</w:t>
        </w:r>
      </w:ins>
      <w:del w:id="5" w:author="Gordon Holtgrieve" w:date="2021-04-20T13:27:00Z">
        <w:r w:rsidDel="00F645C3">
          <w:rPr>
            <w:rFonts w:ascii="Times New Roman" w:hAnsi="Times New Roman" w:cs="Times New Roman"/>
            <w:bCs/>
          </w:rPr>
          <w:delText xml:space="preserve"> respond to prey abundance and</w:delText>
        </w:r>
      </w:del>
      <w:ins w:id="6" w:author="Gordon Holtgrieve" w:date="2021-04-20T13:28:00Z">
        <w:r w:rsidR="00F645C3">
          <w:rPr>
            <w:rFonts w:ascii="Times New Roman" w:hAnsi="Times New Roman" w:cs="Times New Roman"/>
            <w:bCs/>
          </w:rPr>
          <w:t xml:space="preserve"> to </w:t>
        </w:r>
      </w:ins>
      <w:del w:id="7" w:author="Gordon Holtgrieve" w:date="2021-04-20T13:37:00Z">
        <w:r w:rsidDel="00DC7CE7">
          <w:rPr>
            <w:rFonts w:ascii="Times New Roman" w:hAnsi="Times New Roman" w:cs="Times New Roman"/>
            <w:bCs/>
          </w:rPr>
          <w:delText xml:space="preserve"> </w:delText>
        </w:r>
      </w:del>
      <w:r>
        <w:rPr>
          <w:rFonts w:ascii="Times New Roman" w:hAnsi="Times New Roman" w:cs="Times New Roman"/>
          <w:bCs/>
        </w:rPr>
        <w:t xml:space="preserve">environmental change </w:t>
      </w:r>
      <w:ins w:id="8" w:author="Gordon Holtgrieve" w:date="2021-04-20T13:37:00Z">
        <w:r w:rsidR="00DC7CE7">
          <w:rPr>
            <w:rFonts w:ascii="Times New Roman" w:hAnsi="Times New Roman" w:cs="Times New Roman"/>
            <w:bCs/>
          </w:rPr>
          <w:t>at multiple temporal scale</w:t>
        </w:r>
      </w:ins>
      <w:ins w:id="9" w:author="Gordon Holtgrieve" w:date="2021-04-20T13:39:00Z">
        <w:r w:rsidR="00B46513">
          <w:rPr>
            <w:rFonts w:ascii="Times New Roman" w:hAnsi="Times New Roman" w:cs="Times New Roman"/>
            <w:bCs/>
          </w:rPr>
          <w:t>s</w:t>
        </w:r>
      </w:ins>
      <w:ins w:id="10" w:author="Gordon Holtgrieve" w:date="2021-04-20T13:37:00Z">
        <w:r w:rsidR="00DC7CE7">
          <w:rPr>
            <w:rFonts w:ascii="Times New Roman" w:hAnsi="Times New Roman" w:cs="Times New Roman"/>
            <w:bCs/>
          </w:rPr>
          <w:t xml:space="preserve"> </w:t>
        </w:r>
      </w:ins>
      <w:ins w:id="11" w:author="Gordon Holtgrieve" w:date="2021-04-20T13:38:00Z">
        <w:r w:rsidR="00DC7CE7">
          <w:rPr>
            <w:rFonts w:ascii="Times New Roman" w:hAnsi="Times New Roman" w:cs="Times New Roman"/>
            <w:bCs/>
          </w:rPr>
          <w:t xml:space="preserve">can elucidate </w:t>
        </w:r>
      </w:ins>
      <w:ins w:id="12" w:author="Gordon Holtgrieve" w:date="2021-04-20T13:50:00Z">
        <w:r w:rsidR="00617103">
          <w:rPr>
            <w:rFonts w:ascii="Times New Roman" w:hAnsi="Times New Roman" w:cs="Times New Roman"/>
            <w:bCs/>
          </w:rPr>
          <w:t xml:space="preserve">critical </w:t>
        </w:r>
      </w:ins>
      <w:ins w:id="13" w:author="Gordon Holtgrieve" w:date="2021-04-20T13:49:00Z">
        <w:r w:rsidR="00617103">
          <w:rPr>
            <w:rFonts w:ascii="Times New Roman" w:hAnsi="Times New Roman" w:cs="Times New Roman"/>
            <w:bCs/>
          </w:rPr>
          <w:t>predator-prey dynamics</w:t>
        </w:r>
      </w:ins>
      <w:ins w:id="14" w:author="Gordon Holtgrieve" w:date="2021-04-20T13:50:00Z">
        <w:r w:rsidR="00617103">
          <w:rPr>
            <w:rFonts w:ascii="Times New Roman" w:hAnsi="Times New Roman" w:cs="Times New Roman"/>
            <w:bCs/>
          </w:rPr>
          <w:t xml:space="preserve"> and</w:t>
        </w:r>
      </w:ins>
      <w:ins w:id="15" w:author="Gordon Holtgrieve" w:date="2021-04-20T13:51:00Z">
        <w:r w:rsidR="001037E0">
          <w:rPr>
            <w:rFonts w:ascii="Times New Roman" w:hAnsi="Times New Roman" w:cs="Times New Roman"/>
            <w:bCs/>
          </w:rPr>
          <w:t xml:space="preserve"> trend</w:t>
        </w:r>
        <w:r w:rsidR="000F2D73">
          <w:rPr>
            <w:rFonts w:ascii="Times New Roman" w:hAnsi="Times New Roman" w:cs="Times New Roman"/>
            <w:bCs/>
          </w:rPr>
          <w:t>s</w:t>
        </w:r>
        <w:r w:rsidR="001037E0">
          <w:rPr>
            <w:rFonts w:ascii="Times New Roman" w:hAnsi="Times New Roman" w:cs="Times New Roman"/>
            <w:bCs/>
          </w:rPr>
          <w:t xml:space="preserve"> through time, </w:t>
        </w:r>
      </w:ins>
      <w:ins w:id="16" w:author="Gordon Holtgrieve" w:date="2021-04-20T13:49:00Z">
        <w:r w:rsidR="00617103">
          <w:rPr>
            <w:rFonts w:ascii="Times New Roman" w:hAnsi="Times New Roman" w:cs="Times New Roman"/>
            <w:bCs/>
          </w:rPr>
          <w:t>thereby</w:t>
        </w:r>
      </w:ins>
      <w:ins w:id="17" w:author="Gordon Holtgrieve" w:date="2021-04-20T13:39:00Z">
        <w:r w:rsidR="00B46513">
          <w:rPr>
            <w:rFonts w:ascii="Times New Roman" w:hAnsi="Times New Roman" w:cs="Times New Roman"/>
            <w:bCs/>
          </w:rPr>
          <w:t xml:space="preserve"> </w:t>
        </w:r>
      </w:ins>
      <w:ins w:id="18" w:author="Gordon Holtgrieve" w:date="2021-04-20T13:38:00Z">
        <w:r w:rsidR="00DC7CE7">
          <w:rPr>
            <w:rFonts w:ascii="Times New Roman" w:hAnsi="Times New Roman" w:cs="Times New Roman"/>
            <w:bCs/>
          </w:rPr>
          <w:t>facilitat</w:t>
        </w:r>
      </w:ins>
      <w:ins w:id="19" w:author="Gordon Holtgrieve" w:date="2021-04-20T13:49:00Z">
        <w:r w:rsidR="00617103">
          <w:rPr>
            <w:rFonts w:ascii="Times New Roman" w:hAnsi="Times New Roman" w:cs="Times New Roman"/>
            <w:bCs/>
          </w:rPr>
          <w:t>ing</w:t>
        </w:r>
      </w:ins>
      <w:ins w:id="20" w:author="Gordon Holtgrieve" w:date="2021-04-20T13:38:00Z">
        <w:r w:rsidR="00DC7CE7">
          <w:rPr>
            <w:rFonts w:ascii="Times New Roman" w:hAnsi="Times New Roman" w:cs="Times New Roman"/>
            <w:bCs/>
          </w:rPr>
          <w:t xml:space="preserve"> </w:t>
        </w:r>
      </w:ins>
      <w:del w:id="21" w:author="Gordon Holtgrieve" w:date="2021-04-20T13:38:00Z">
        <w:r w:rsidDel="00DC7CE7">
          <w:rPr>
            <w:rFonts w:ascii="Times New Roman" w:hAnsi="Times New Roman" w:cs="Times New Roman"/>
            <w:bCs/>
          </w:rPr>
          <w:delText xml:space="preserve">is important for </w:delText>
        </w:r>
      </w:del>
      <w:r>
        <w:rPr>
          <w:rFonts w:ascii="Times New Roman" w:hAnsi="Times New Roman" w:cs="Times New Roman"/>
          <w:bCs/>
        </w:rPr>
        <w:t xml:space="preserve">effective </w:t>
      </w:r>
      <w:ins w:id="22" w:author="Gordon Holtgrieve" w:date="2021-04-20T13:40:00Z">
        <w:r w:rsidR="00E37E17">
          <w:rPr>
            <w:rFonts w:ascii="Times New Roman" w:hAnsi="Times New Roman" w:cs="Times New Roman"/>
            <w:bCs/>
          </w:rPr>
          <w:t xml:space="preserve">ecosystem </w:t>
        </w:r>
      </w:ins>
      <w:r>
        <w:rPr>
          <w:rFonts w:ascii="Times New Roman" w:hAnsi="Times New Roman" w:cs="Times New Roman"/>
          <w:bCs/>
        </w:rPr>
        <w:t>management decisions</w:t>
      </w:r>
      <w:commentRangeEnd w:id="1"/>
      <w:r w:rsidR="00DC7CE7">
        <w:rPr>
          <w:rStyle w:val="CommentReference"/>
        </w:rPr>
        <w:commentReference w:id="1"/>
      </w:r>
      <w:r>
        <w:rPr>
          <w:rFonts w:ascii="Times New Roman" w:hAnsi="Times New Roman" w:cs="Times New Roman"/>
          <w:bCs/>
        </w:rPr>
        <w:t xml:space="preserve">. </w:t>
      </w:r>
      <w:del w:id="23" w:author="Gordon Holtgrieve" w:date="2021-04-20T13:19:00Z">
        <w:r w:rsidDel="00B40797">
          <w:rPr>
            <w:rFonts w:ascii="Times New Roman" w:hAnsi="Times New Roman" w:cs="Times New Roman"/>
            <w:bCs/>
          </w:rPr>
          <w:delText>Here, w</w:delText>
        </w:r>
      </w:del>
      <w:ins w:id="24" w:author="Gordon Holtgrieve" w:date="2021-04-20T13:19:00Z">
        <w:r w:rsidR="00B40797">
          <w:rPr>
            <w:rFonts w:ascii="Times New Roman" w:hAnsi="Times New Roman" w:cs="Times New Roman"/>
            <w:bCs/>
          </w:rPr>
          <w:t xml:space="preserve"> W</w:t>
        </w:r>
      </w:ins>
      <w:r>
        <w:rPr>
          <w:rFonts w:ascii="Times New Roman" w:hAnsi="Times New Roman" w:cs="Times New Roman"/>
          <w:bCs/>
        </w:rPr>
        <w:t xml:space="preserve">e </w:t>
      </w:r>
      <w:ins w:id="25" w:author="Gordon Holtgrieve" w:date="2021-04-20T13:52:00Z">
        <w:r w:rsidR="00850022">
          <w:rPr>
            <w:rFonts w:ascii="Times New Roman" w:hAnsi="Times New Roman" w:cs="Times New Roman"/>
            <w:bCs/>
          </w:rPr>
          <w:t>performed c</w:t>
        </w:r>
        <w:r w:rsidR="00910BC5">
          <w:rPr>
            <w:rFonts w:ascii="Times New Roman" w:hAnsi="Times New Roman" w:cs="Times New Roman"/>
            <w:bCs/>
          </w:rPr>
          <w:t xml:space="preserve">ompound-specific nitrogen isotope analyses </w:t>
        </w:r>
      </w:ins>
      <w:ins w:id="26" w:author="Gordon Holtgrieve" w:date="2021-04-20T13:53:00Z">
        <w:r w:rsidR="00910BC5">
          <w:rPr>
            <w:rFonts w:ascii="Times New Roman" w:hAnsi="Times New Roman" w:cs="Times New Roman"/>
            <w:bCs/>
          </w:rPr>
          <w:t>of amino acids on</w:t>
        </w:r>
      </w:ins>
      <w:ins w:id="27" w:author="Gordon Holtgrieve" w:date="2021-04-20T13:52:00Z">
        <w:r w:rsidR="00910BC5">
          <w:rPr>
            <w:rFonts w:ascii="Times New Roman" w:hAnsi="Times New Roman" w:cs="Times New Roman"/>
            <w:bCs/>
          </w:rPr>
          <w:t xml:space="preserve"> 150 </w:t>
        </w:r>
        <w:r w:rsidR="00910BC5">
          <w:rPr>
            <w:rFonts w:ascii="Times New Roman" w:hAnsi="Times New Roman" w:cs="Times New Roman"/>
            <w:bCs/>
          </w:rPr>
          <w:t>harbor seal</w:t>
        </w:r>
        <w:r w:rsidR="00910BC5" w:rsidDel="00910BC5">
          <w:rPr>
            <w:rFonts w:ascii="Times New Roman" w:hAnsi="Times New Roman" w:cs="Times New Roman"/>
            <w:bCs/>
          </w:rPr>
          <w:t xml:space="preserve"> </w:t>
        </w:r>
      </w:ins>
      <w:del w:id="28" w:author="Gordon Holtgrieve" w:date="2021-04-20T13:52:00Z">
        <w:r w:rsidDel="00910BC5">
          <w:rPr>
            <w:rFonts w:ascii="Times New Roman" w:hAnsi="Times New Roman" w:cs="Times New Roman"/>
            <w:bCs/>
          </w:rPr>
          <w:delText xml:space="preserve">utilize a century of stable isotope data derived from </w:delText>
        </w:r>
      </w:del>
      <w:r>
        <w:rPr>
          <w:rFonts w:ascii="Times New Roman" w:hAnsi="Times New Roman" w:cs="Times New Roman"/>
          <w:bCs/>
        </w:rPr>
        <w:t>museum skull specimens</w:t>
      </w:r>
      <w:ins w:id="29" w:author="Gordon Holtgrieve" w:date="2021-04-20T13:54:00Z">
        <w:r w:rsidR="00910BC5">
          <w:rPr>
            <w:rFonts w:ascii="Times New Roman" w:hAnsi="Times New Roman" w:cs="Times New Roman"/>
            <w:bCs/>
          </w:rPr>
          <w:t xml:space="preserve"> </w:t>
        </w:r>
      </w:ins>
      <w:del w:id="30" w:author="Gordon Holtgrieve" w:date="2021-04-20T13:54:00Z">
        <w:r w:rsidDel="00910BC5">
          <w:rPr>
            <w:rFonts w:ascii="Times New Roman" w:hAnsi="Times New Roman" w:cs="Times New Roman"/>
            <w:bCs/>
          </w:rPr>
          <w:delText xml:space="preserve"> of </w:delText>
        </w:r>
      </w:del>
      <w:del w:id="31" w:author="Gordon Holtgrieve" w:date="2021-04-20T13:52:00Z">
        <w:r w:rsidDel="00910BC5">
          <w:rPr>
            <w:rFonts w:ascii="Times New Roman" w:hAnsi="Times New Roman" w:cs="Times New Roman"/>
            <w:bCs/>
          </w:rPr>
          <w:delText xml:space="preserve">harbor seals </w:delText>
        </w:r>
      </w:del>
      <w:r>
        <w:rPr>
          <w:rFonts w:ascii="Times New Roman" w:hAnsi="Times New Roman" w:cs="Times New Roman"/>
          <w:bCs/>
        </w:rPr>
        <w:t xml:space="preserve">to determine how this marine predator has responded to </w:t>
      </w:r>
      <w:del w:id="32" w:author="Gordon Holtgrieve" w:date="2021-04-20T13:53:00Z">
        <w:r w:rsidDel="00910BC5">
          <w:rPr>
            <w:rFonts w:ascii="Times New Roman" w:hAnsi="Times New Roman" w:cs="Times New Roman"/>
            <w:bCs/>
          </w:rPr>
          <w:delText xml:space="preserve">ecological </w:delText>
        </w:r>
      </w:del>
      <w:ins w:id="33" w:author="Gordon Holtgrieve" w:date="2021-04-20T13:53:00Z">
        <w:r w:rsidR="00910BC5">
          <w:rPr>
            <w:rFonts w:ascii="Times New Roman" w:hAnsi="Times New Roman" w:cs="Times New Roman"/>
            <w:bCs/>
          </w:rPr>
          <w:t>ecosystem</w:t>
        </w:r>
        <w:r w:rsidR="00910BC5">
          <w:rPr>
            <w:rFonts w:ascii="Times New Roman" w:hAnsi="Times New Roman" w:cs="Times New Roman"/>
            <w:bCs/>
          </w:rPr>
          <w:t xml:space="preserve"> </w:t>
        </w:r>
      </w:ins>
      <w:r>
        <w:rPr>
          <w:rFonts w:ascii="Times New Roman" w:hAnsi="Times New Roman" w:cs="Times New Roman"/>
          <w:bCs/>
        </w:rPr>
        <w:t xml:space="preserve">change over the past century. </w:t>
      </w:r>
      <w:del w:id="34" w:author="Gordon Holtgrieve" w:date="2021-04-20T13:54:00Z">
        <w:r w:rsidDel="00910BC5">
          <w:rPr>
            <w:rFonts w:ascii="Times New Roman" w:hAnsi="Times New Roman" w:cs="Times New Roman"/>
            <w:bCs/>
          </w:rPr>
          <w:delText xml:space="preserve">We </w:delText>
        </w:r>
      </w:del>
      <w:del w:id="35" w:author="Gordon Holtgrieve" w:date="2021-04-20T13:51:00Z">
        <w:r w:rsidDel="00850022">
          <w:rPr>
            <w:rFonts w:ascii="Times New Roman" w:hAnsi="Times New Roman" w:cs="Times New Roman"/>
            <w:bCs/>
          </w:rPr>
          <w:delText xml:space="preserve">applied compound specific stable isotope analysis of individual amino acids to derive trophic position estimates of 150 harbor seal specimens. </w:delText>
        </w:r>
      </w:del>
      <w:r>
        <w:rPr>
          <w:rFonts w:ascii="Times New Roman" w:hAnsi="Times New Roman" w:cs="Times New Roman"/>
          <w:bCs/>
        </w:rPr>
        <w:t>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was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 xml:space="preserve">lags. We determined harbors seals exhibit a delayed response to both </w:t>
      </w:r>
      <w:ins w:id="36" w:author="Gordon Holtgrieve" w:date="2021-04-20T13:54:00Z">
        <w:r w:rsidR="00910BC5">
          <w:rPr>
            <w:rFonts w:ascii="Times New Roman" w:hAnsi="Times New Roman" w:cs="Times New Roman"/>
            <w:bCs/>
          </w:rPr>
          <w:t xml:space="preserve">physical </w:t>
        </w:r>
      </w:ins>
      <w:r>
        <w:rPr>
          <w:rFonts w:ascii="Times New Roman" w:hAnsi="Times New Roman" w:cs="Times New Roman"/>
          <w:bCs/>
        </w:rPr>
        <w:t xml:space="preserve">ocean conditions (upwelling, sea surface, </w:t>
      </w:r>
      <w:r w:rsidR="006103DF">
        <w:rPr>
          <w:rFonts w:ascii="Times New Roman" w:hAnsi="Times New Roman" w:cs="Times New Roman"/>
          <w:bCs/>
        </w:rPr>
        <w:t>ENSO</w:t>
      </w:r>
      <w:r>
        <w:rPr>
          <w:rFonts w:ascii="Times New Roman" w:hAnsi="Times New Roman" w:cs="Times New Roman"/>
          <w:bCs/>
        </w:rPr>
        <w:t xml:space="preserve">) and prey availability (Pacific hake, Pacific herring and Chinook salmon). However, the magnitude and direction of the trophic response to ecological changes depended on the temporal </w:t>
      </w:r>
      <w:r w:rsidR="006103DF">
        <w:rPr>
          <w:rFonts w:ascii="Times New Roman" w:hAnsi="Times New Roman" w:cs="Times New Roman"/>
          <w:bCs/>
        </w:rPr>
        <w:t>lag</w:t>
      </w:r>
      <w:r>
        <w:rPr>
          <w:rFonts w:ascii="Times New Roman" w:hAnsi="Times New Roman" w:cs="Times New Roman"/>
          <w:bCs/>
        </w:rPr>
        <w:t xml:space="preserve"> </w:t>
      </w:r>
      <w:commentRangeStart w:id="37"/>
      <w:r w:rsidR="00A31426">
        <w:rPr>
          <w:rFonts w:ascii="Times New Roman" w:hAnsi="Times New Roman" w:cs="Times New Roman"/>
          <w:bCs/>
        </w:rPr>
        <w:t>and</w:t>
      </w:r>
      <w:r>
        <w:rPr>
          <w:rFonts w:ascii="Times New Roman" w:hAnsi="Times New Roman" w:cs="Times New Roman"/>
          <w:bCs/>
        </w:rPr>
        <w:t xml:space="preserve"> harbor seal trophic position respond</w:t>
      </w:r>
      <w:r w:rsidR="00A31426">
        <w:rPr>
          <w:rFonts w:ascii="Times New Roman" w:hAnsi="Times New Roman" w:cs="Times New Roman"/>
          <w:bCs/>
        </w:rPr>
        <w:t>ed</w:t>
      </w:r>
      <w:r>
        <w:rPr>
          <w:rFonts w:ascii="Times New Roman" w:hAnsi="Times New Roman" w:cs="Times New Roman"/>
          <w:bCs/>
        </w:rPr>
        <w:t xml:space="preserve"> to </w:t>
      </w:r>
      <w:r w:rsidR="006103DF">
        <w:rPr>
          <w:rFonts w:ascii="Times New Roman" w:hAnsi="Times New Roman" w:cs="Times New Roman"/>
          <w:bCs/>
        </w:rPr>
        <w:t xml:space="preserve">ecological change </w:t>
      </w:r>
      <w:r>
        <w:rPr>
          <w:rFonts w:ascii="Times New Roman" w:hAnsi="Times New Roman" w:cs="Times New Roman"/>
          <w:bCs/>
        </w:rPr>
        <w:t>on multiple temporal scales</w:t>
      </w:r>
      <w:commentRangeEnd w:id="37"/>
      <w:r w:rsidR="00DC7CE7">
        <w:rPr>
          <w:rStyle w:val="CommentReference"/>
        </w:rPr>
        <w:commentReference w:id="37"/>
      </w:r>
      <w:r>
        <w:rPr>
          <w:rFonts w:ascii="Times New Roman" w:hAnsi="Times New Roman" w:cs="Times New Roman"/>
          <w:bCs/>
        </w:rPr>
        <w:t>. These results highlight the importance of considering dynamic responses of predators to their environment as multiple ecological factors are often changing simultaneously and predators respond on multiple temporal scales.</w:t>
      </w:r>
    </w:p>
    <w:p w14:paraId="0BCF0750" w14:textId="77777777" w:rsidR="006103DF" w:rsidRDefault="002A34FD" w:rsidP="006103DF">
      <w:pPr>
        <w:spacing w:line="480" w:lineRule="auto"/>
        <w:rPr>
          <w:rFonts w:ascii="Times New Roman" w:hAnsi="Times New Roman" w:cs="Times New Roman"/>
          <w:b/>
          <w:bCs/>
        </w:rPr>
      </w:pPr>
      <w:r>
        <w:rPr>
          <w:rFonts w:ascii="Times New Roman" w:hAnsi="Times New Roman" w:cs="Times New Roman"/>
          <w:b/>
          <w:bCs/>
        </w:rPr>
        <w:t>Keywords (6-12)</w:t>
      </w:r>
    </w:p>
    <w:p w14:paraId="090884EC" w14:textId="011C22FD"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2A34FD">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5AA1CB27" w:rsidR="00EC6DD3" w:rsidRDefault="00EC6DD3" w:rsidP="00EC6DD3">
      <w:pPr>
        <w:spacing w:line="480" w:lineRule="auto"/>
        <w:rPr>
          <w:ins w:id="38" w:author="Gordon Holtgrieve" w:date="2021-02-08T10:36:00Z"/>
          <w:rFonts w:ascii="Times New Roman" w:hAnsi="Times New Roman" w:cs="Times New Roman"/>
        </w:rPr>
      </w:pPr>
      <w:r>
        <w:rPr>
          <w:rFonts w:ascii="Times New Roman" w:hAnsi="Times New Roman" w:cs="Times New Roman"/>
        </w:rPr>
        <w:tab/>
      </w:r>
      <w:r w:rsidR="00871990">
        <w:rPr>
          <w:rFonts w:ascii="Times New Roman" w:hAnsi="Times New Roman" w:cs="Times New Roman"/>
        </w:rPr>
        <w:t>Food web structure is primarily regulated by availability of resources (bottom-up control) and the presence of top predators (top-down control)</w:t>
      </w:r>
      <w:r w:rsidR="006103DF">
        <w:rPr>
          <w:rFonts w:ascii="Times New Roman" w:hAnsi="Times New Roman" w:cs="Times New Roman"/>
        </w:rPr>
        <w:t>.</w:t>
      </w:r>
      <w:ins w:id="39" w:author="Gordon Holtgrieve" w:date="2021-02-08T09:59:00Z">
        <w:r w:rsidR="00871990" w:rsidRPr="00F67581">
          <w:rPr>
            <w:rFonts w:ascii="Times New Roman" w:hAnsi="Times New Roman" w:cs="Times New Roman"/>
          </w:rPr>
          <w:t xml:space="preserve"> </w:t>
        </w:r>
      </w:ins>
      <w:r w:rsidR="006103DF">
        <w:rPr>
          <w:rFonts w:ascii="Times New Roman" w:hAnsi="Times New Roman" w:cs="Times New Roman"/>
        </w:rPr>
        <w:t>Understanding the relative importance of these forms of food web regulation has long been a focal point in studying aquatic systems (</w:t>
      </w:r>
      <w:commentRangeStart w:id="40"/>
      <w:r w:rsidR="006103DF">
        <w:rPr>
          <w:rFonts w:ascii="Times New Roman" w:hAnsi="Times New Roman" w:cs="Times New Roman"/>
        </w:rPr>
        <w:t>Carpenter et al. 1985, Hunter and Price 1992, Estes et al. 1998</w:t>
      </w:r>
      <w:commentRangeEnd w:id="40"/>
      <w:r w:rsidR="006103DF">
        <w:rPr>
          <w:rStyle w:val="CommentReference"/>
        </w:rPr>
        <w:commentReference w:id="40"/>
      </w:r>
      <w:r w:rsidR="006103DF">
        <w:rPr>
          <w:rFonts w:ascii="Times New Roman" w:hAnsi="Times New Roman" w:cs="Times New Roman"/>
        </w:rPr>
        <w:t xml:space="preserve">). </w:t>
      </w:r>
      <w:r w:rsidR="00AB2D80">
        <w:rPr>
          <w:rFonts w:ascii="Times New Roman" w:hAnsi="Times New Roman" w:cs="Times New Roman"/>
        </w:rPr>
        <w:t>Physical ocean conditions alter nutrient distribution, light penetration, and community composition at the base of the food web, which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abundance at higher trophic levels (</w:t>
      </w:r>
      <w:commentRangeStart w:id="41"/>
      <w:commentRangeStart w:id="42"/>
      <w:r w:rsidR="00AB2D80">
        <w:rPr>
          <w:rFonts w:ascii="Times New Roman" w:hAnsi="Times New Roman" w:cs="Times New Roman"/>
        </w:rPr>
        <w:t xml:space="preserve">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 2010, </w:t>
      </w:r>
      <w:r w:rsidR="00AB2D80" w:rsidRPr="00F71A1D">
        <w:rPr>
          <w:rFonts w:ascii="Times New Roman" w:hAnsi="Times New Roman" w:cs="Times New Roman"/>
        </w:rPr>
        <w:t>Moore et al. 2018</w:t>
      </w:r>
      <w:commentRangeEnd w:id="41"/>
      <w:r w:rsidR="006103DF">
        <w:rPr>
          <w:rStyle w:val="CommentReference"/>
        </w:rPr>
        <w:commentReference w:id="41"/>
      </w:r>
      <w:commentRangeEnd w:id="42"/>
      <w:r w:rsidR="00B40797">
        <w:rPr>
          <w:rStyle w:val="CommentReference"/>
        </w:rPr>
        <w:commentReference w:id="42"/>
      </w:r>
      <w:r w:rsidR="00AB2D80">
        <w:rPr>
          <w:rFonts w:ascii="Times New Roman" w:hAnsi="Times New Roman" w:cs="Times New Roman"/>
        </w:rPr>
        <w:t>). Similarly, the removal of top predators from an ecosystem as a result of human activities such as fishing can decrease predation pressure and increase abundance at adjacent trophic levels, an effect that can cascade through the food web and impact abundance at non-adjacent trophic levels (</w:t>
      </w:r>
      <w:proofErr w:type="spellStart"/>
      <w:r w:rsidR="00AB2D80">
        <w:rPr>
          <w:rFonts w:ascii="Times New Roman" w:hAnsi="Times New Roman" w:cs="Times New Roman"/>
        </w:rPr>
        <w:t>Heithaus</w:t>
      </w:r>
      <w:proofErr w:type="spellEnd"/>
      <w:r w:rsidR="00AB2D80">
        <w:rPr>
          <w:rFonts w:ascii="Times New Roman" w:hAnsi="Times New Roman" w:cs="Times New Roman"/>
        </w:rPr>
        <w:t xml:space="preserve"> et al. 2008, </w:t>
      </w:r>
      <w:proofErr w:type="spellStart"/>
      <w:r w:rsidR="00AB2D80">
        <w:rPr>
          <w:rFonts w:ascii="Times New Roman" w:hAnsi="Times New Roman" w:cs="Times New Roman"/>
        </w:rPr>
        <w:t>Steneck</w:t>
      </w:r>
      <w:proofErr w:type="spellEnd"/>
      <w:r w:rsidR="00AB2D80">
        <w:rPr>
          <w:rFonts w:ascii="Times New Roman" w:hAnsi="Times New Roman" w:cs="Times New Roman"/>
        </w:rPr>
        <w:t xml:space="preserve"> 2012). </w:t>
      </w:r>
      <w:r>
        <w:rPr>
          <w:rFonts w:ascii="Times New Roman" w:hAnsi="Times New Roman" w:cs="Times New Roman"/>
        </w:rPr>
        <w:t>Thus</w:t>
      </w:r>
      <w:r w:rsidR="00A31426">
        <w:rPr>
          <w:rFonts w:ascii="Times New Roman" w:hAnsi="Times New Roman" w:cs="Times New Roman"/>
        </w:rPr>
        <w:t>,</w:t>
      </w:r>
      <w:r>
        <w:rPr>
          <w:rFonts w:ascii="Times New Roman" w:hAnsi="Times New Roman" w:cs="Times New Roman"/>
        </w:rPr>
        <w:t xml:space="preserve"> predator abundance can reshape the </w:t>
      </w:r>
      <w:r w:rsidRPr="00BC1B30">
        <w:rPr>
          <w:rFonts w:ascii="Times New Roman" w:hAnsi="Times New Roman" w:cs="Times New Roman"/>
        </w:rPr>
        <w:t>structure and composition of marine ecosystems</w:t>
      </w:r>
      <w:r>
        <w:rPr>
          <w:rFonts w:ascii="Times New Roman" w:hAnsi="Times New Roman" w:cs="Times New Roman"/>
        </w:rPr>
        <w:t xml:space="preserve"> by changing</w:t>
      </w:r>
      <w:r w:rsidRPr="00BC1B30">
        <w:rPr>
          <w:rFonts w:ascii="Times New Roman" w:hAnsi="Times New Roman" w:cs="Times New Roman"/>
        </w:rPr>
        <w:t xml:space="preserve"> predation </w:t>
      </w:r>
      <w:r>
        <w:rPr>
          <w:rFonts w:ascii="Times New Roman" w:hAnsi="Times New Roman" w:cs="Times New Roman"/>
        </w:rPr>
        <w:t xml:space="preserve">pressure, </w:t>
      </w:r>
      <w:r w:rsidRPr="00BC1B30">
        <w:rPr>
          <w:rFonts w:ascii="Times New Roman" w:hAnsi="Times New Roman" w:cs="Times New Roman"/>
        </w:rPr>
        <w:t xml:space="preserve">competition </w:t>
      </w:r>
      <w:r>
        <w:rPr>
          <w:rFonts w:ascii="Times New Roman" w:hAnsi="Times New Roman" w:cs="Times New Roman"/>
        </w:rPr>
        <w:t xml:space="preserve">for resources, and interaction strength </w:t>
      </w:r>
      <w:r w:rsidRPr="00BC1B30">
        <w:rPr>
          <w:rFonts w:ascii="Times New Roman" w:hAnsi="Times New Roman" w:cs="Times New Roman"/>
        </w:rPr>
        <w:t>(</w:t>
      </w:r>
      <w:proofErr w:type="spellStart"/>
      <w:r>
        <w:rPr>
          <w:rFonts w:ascii="Times New Roman" w:hAnsi="Times New Roman" w:cs="Times New Roman"/>
        </w:rPr>
        <w:t>Goñi</w:t>
      </w:r>
      <w:proofErr w:type="spellEnd"/>
      <w:r>
        <w:rPr>
          <w:rFonts w:ascii="Times New Roman" w:hAnsi="Times New Roman" w:cs="Times New Roman"/>
        </w:rPr>
        <w:t xml:space="preserve"> 1998, </w:t>
      </w:r>
      <w:proofErr w:type="spellStart"/>
      <w:r w:rsidRPr="00BC1B30">
        <w:rPr>
          <w:rFonts w:ascii="Times New Roman" w:hAnsi="Times New Roman" w:cs="Times New Roman"/>
        </w:rPr>
        <w:t>Kordas</w:t>
      </w:r>
      <w:proofErr w:type="spellEnd"/>
      <w:r w:rsidRPr="00BC1B30">
        <w:rPr>
          <w:rFonts w:ascii="Times New Roman" w:hAnsi="Times New Roman" w:cs="Times New Roman"/>
        </w:rPr>
        <w:t xml:space="preserve"> et al. 2011). </w:t>
      </w:r>
    </w:p>
    <w:p w14:paraId="55CAD330" w14:textId="3360BC59" w:rsidR="00A31426" w:rsidRDefault="00A31426" w:rsidP="00A31426">
      <w:pPr>
        <w:spacing w:line="480" w:lineRule="auto"/>
        <w:ind w:firstLine="720"/>
        <w:rPr>
          <w:rFonts w:ascii="Times New Roman" w:hAnsi="Times New Roman" w:cs="Times New Roman"/>
        </w:rPr>
      </w:pPr>
      <w:commentRangeStart w:id="43"/>
      <w:del w:id="44" w:author="Gordon Holtgrieve" w:date="2021-04-23T11:19:00Z">
        <w:r w:rsidDel="00477D13">
          <w:rPr>
            <w:rFonts w:ascii="Times New Roman" w:hAnsi="Times New Roman" w:cs="Times New Roman"/>
          </w:rPr>
          <w:delText>Measuring t</w:delText>
        </w:r>
      </w:del>
      <w:ins w:id="45" w:author="Gordon Holtgrieve" w:date="2021-04-23T11:19:00Z">
        <w:r w:rsidR="00477D13">
          <w:rPr>
            <w:rFonts w:ascii="Times New Roman" w:hAnsi="Times New Roman" w:cs="Times New Roman"/>
          </w:rPr>
          <w:t>Species t</w:t>
        </w:r>
      </w:ins>
      <w:r>
        <w:rPr>
          <w:rFonts w:ascii="Times New Roman" w:hAnsi="Times New Roman" w:cs="Times New Roman"/>
        </w:rPr>
        <w:t>rophic position can be a useful proxy for major changes in foraging strategies and ecological interactions.</w:t>
      </w:r>
      <w:commentRangeEnd w:id="43"/>
      <w:r w:rsidR="00477D13">
        <w:rPr>
          <w:rStyle w:val="CommentReference"/>
        </w:rPr>
        <w:commentReference w:id="43"/>
      </w:r>
      <w:r>
        <w:rPr>
          <w:rFonts w:ascii="Times New Roman" w:hAnsi="Times New Roman" w:cs="Times New Roman"/>
        </w:rPr>
        <w:t xml:space="preserve"> </w:t>
      </w:r>
      <w:r w:rsidR="00EC6DD3">
        <w:rPr>
          <w:rFonts w:ascii="Times New Roman" w:hAnsi="Times New Roman" w:cs="Times New Roman"/>
        </w:rPr>
        <w:t>Top-down and bottom-up control are often studied as independent mechanisms</w:t>
      </w:r>
      <w:r>
        <w:rPr>
          <w:rFonts w:ascii="Times New Roman" w:hAnsi="Times New Roman" w:cs="Times New Roman"/>
        </w:rPr>
        <w:t>.</w:t>
      </w:r>
      <w:r w:rsidR="00EC6DD3">
        <w:rPr>
          <w:rFonts w:ascii="Times New Roman" w:hAnsi="Times New Roman" w:cs="Times New Roman"/>
        </w:rPr>
        <w:t xml:space="preserve"> </w:t>
      </w:r>
      <w:r>
        <w:rPr>
          <w:rFonts w:ascii="Times New Roman" w:hAnsi="Times New Roman" w:cs="Times New Roman"/>
        </w:rPr>
        <w:t>H</w:t>
      </w:r>
      <w:r w:rsidR="00EC6DD3">
        <w:rPr>
          <w:rFonts w:ascii="Times New Roman" w:hAnsi="Times New Roman" w:cs="Times New Roman"/>
        </w:rPr>
        <w:t>owever</w:t>
      </w:r>
      <w:r>
        <w:rPr>
          <w:rFonts w:ascii="Times New Roman" w:hAnsi="Times New Roman" w:cs="Times New Roman"/>
        </w:rPr>
        <w:t>,</w:t>
      </w:r>
      <w:r w:rsidR="00EC6DD3">
        <w:rPr>
          <w:rFonts w:ascii="Times New Roman" w:hAnsi="Times New Roman" w:cs="Times New Roman"/>
        </w:rPr>
        <w:t xml:space="preserve"> large-scale changes in nutrient availability (</w:t>
      </w:r>
      <w:proofErr w:type="spellStart"/>
      <w:r w:rsidR="00EC6DD3" w:rsidRPr="008D4856">
        <w:rPr>
          <w:rFonts w:ascii="Times New Roman" w:hAnsi="Times New Roman" w:cs="Times New Roman"/>
        </w:rPr>
        <w:t>Rykaczewski</w:t>
      </w:r>
      <w:proofErr w:type="spellEnd"/>
      <w:r w:rsidR="00EC6DD3" w:rsidRPr="008D4856">
        <w:rPr>
          <w:rFonts w:ascii="Times New Roman" w:hAnsi="Times New Roman" w:cs="Times New Roman"/>
        </w:rPr>
        <w:t xml:space="preserve"> and Dunne 2010</w:t>
      </w:r>
      <w:r w:rsidR="00EC6DD3">
        <w:rPr>
          <w:rFonts w:ascii="Times New Roman" w:hAnsi="Times New Roman" w:cs="Times New Roman"/>
        </w:rPr>
        <w:t>), primary productivity (</w:t>
      </w:r>
      <w:proofErr w:type="spellStart"/>
      <w:r>
        <w:rPr>
          <w:rFonts w:ascii="Times New Roman" w:hAnsi="Times New Roman" w:cs="Times New Roman"/>
        </w:rPr>
        <w:t>Chassot</w:t>
      </w:r>
      <w:proofErr w:type="spellEnd"/>
      <w:r>
        <w:rPr>
          <w:rFonts w:ascii="Times New Roman" w:hAnsi="Times New Roman" w:cs="Times New Roman"/>
        </w:rPr>
        <w:t xml:space="preserve"> et al. 2010</w:t>
      </w:r>
      <w:r w:rsidR="00EC6DD3">
        <w:rPr>
          <w:rFonts w:ascii="Times New Roman" w:hAnsi="Times New Roman" w:cs="Times New Roman"/>
        </w:rPr>
        <w:t>), and top predator abundance over the past century (</w:t>
      </w:r>
      <w:proofErr w:type="spellStart"/>
      <w:r w:rsidR="00EC6DD3">
        <w:rPr>
          <w:rFonts w:ascii="Times New Roman" w:hAnsi="Times New Roman" w:cs="Times New Roman"/>
        </w:rPr>
        <w:t>Magera</w:t>
      </w:r>
      <w:proofErr w:type="spellEnd"/>
      <w:r w:rsidR="00EC6DD3">
        <w:rPr>
          <w:rFonts w:ascii="Times New Roman" w:hAnsi="Times New Roman" w:cs="Times New Roman"/>
        </w:rPr>
        <w:t xml:space="preserve"> et al. 2013) means many food webs are experiencing shifts in both mechanisms of regulation in tandem, making it challenging to identify dominant drivers structuring </w:t>
      </w:r>
      <w:r>
        <w:rPr>
          <w:rFonts w:ascii="Times New Roman" w:hAnsi="Times New Roman" w:cs="Times New Roman"/>
        </w:rPr>
        <w:t>ecosystems</w:t>
      </w:r>
      <w:commentRangeStart w:id="46"/>
      <w:r w:rsidR="00EC6DD3">
        <w:rPr>
          <w:rFonts w:ascii="Times New Roman" w:hAnsi="Times New Roman" w:cs="Times New Roman"/>
        </w:rPr>
        <w:t xml:space="preserve">.  </w:t>
      </w:r>
      <w:commentRangeEnd w:id="46"/>
      <w:r w:rsidR="00EC6DD3">
        <w:rPr>
          <w:rStyle w:val="CommentReference"/>
        </w:rPr>
        <w:commentReference w:id="46"/>
      </w:r>
      <w:r w:rsidR="00670D65">
        <w:rPr>
          <w:rFonts w:ascii="Times New Roman" w:hAnsi="Times New Roman" w:cs="Times New Roman"/>
        </w:rPr>
        <w:t>For a generalist predator</w:t>
      </w:r>
      <w:ins w:id="47" w:author="Gordon Holtgrieve" w:date="2021-02-08T10:36:00Z">
        <w:r w:rsidR="00670D65">
          <w:rPr>
            <w:rFonts w:ascii="Times New Roman" w:hAnsi="Times New Roman" w:cs="Times New Roman"/>
          </w:rPr>
          <w:t>,</w:t>
        </w:r>
      </w:ins>
      <w:r w:rsidR="00670D65">
        <w:rPr>
          <w:rFonts w:ascii="Times New Roman" w:hAnsi="Times New Roman" w:cs="Times New Roman"/>
        </w:rPr>
        <w:t xml:space="preserve"> trophic position represents a weighted average of consumed and assimilated prey sources (</w:t>
      </w:r>
      <w:r w:rsidR="00670D65" w:rsidRPr="00FF77CC">
        <w:rPr>
          <w:rFonts w:ascii="Times New Roman" w:eastAsia="Times New Roman" w:hAnsi="Times New Roman" w:cs="Times New Roman"/>
          <w:color w:val="000000"/>
        </w:rPr>
        <w:t>Martínez del Rio et al. 2009</w:t>
      </w:r>
      <w:r w:rsidR="00670D65">
        <w:rPr>
          <w:rFonts w:ascii="Times New Roman" w:hAnsi="Times New Roman" w:cs="Times New Roman"/>
        </w:rPr>
        <w:t xml:space="preserve">). Major changes in foraging strategies should be reflected in predator trophic position if they represent prey switching between distinct trophic levels. </w:t>
      </w:r>
      <w:commentRangeStart w:id="48"/>
      <w:r w:rsidR="00670D65">
        <w:rPr>
          <w:rFonts w:ascii="Times New Roman" w:hAnsi="Times New Roman" w:cs="Times New Roman"/>
        </w:rPr>
        <w:t xml:space="preserve">For example, prey switching between </w:t>
      </w:r>
      <w:r w:rsidR="00622FB4">
        <w:rPr>
          <w:rFonts w:ascii="Times New Roman" w:hAnsi="Times New Roman" w:cs="Times New Roman"/>
        </w:rPr>
        <w:t xml:space="preserve">adult and juvenile life </w:t>
      </w:r>
      <w:r w:rsidR="00622FB4">
        <w:rPr>
          <w:rFonts w:ascii="Times New Roman" w:hAnsi="Times New Roman" w:cs="Times New Roman"/>
        </w:rPr>
        <w:lastRenderedPageBreak/>
        <w:t xml:space="preserve">stages of a </w:t>
      </w:r>
      <w:r w:rsidR="006103DF">
        <w:rPr>
          <w:rFonts w:ascii="Times New Roman" w:hAnsi="Times New Roman" w:cs="Times New Roman"/>
        </w:rPr>
        <w:t>prey</w:t>
      </w:r>
      <w:r w:rsidR="00622FB4">
        <w:rPr>
          <w:rFonts w:ascii="Times New Roman" w:hAnsi="Times New Roman" w:cs="Times New Roman"/>
        </w:rPr>
        <w:t xml:space="preserve">, or a consuming a greater proportion of a low trophic level </w:t>
      </w:r>
      <w:r w:rsidR="006103DF">
        <w:rPr>
          <w:rFonts w:ascii="Times New Roman" w:hAnsi="Times New Roman" w:cs="Times New Roman"/>
        </w:rPr>
        <w:t>prey</w:t>
      </w:r>
      <w:r w:rsidR="00622FB4">
        <w:rPr>
          <w:rFonts w:ascii="Times New Roman" w:hAnsi="Times New Roman" w:cs="Times New Roman"/>
        </w:rPr>
        <w:t>,</w:t>
      </w:r>
      <w:r w:rsidR="00670D65">
        <w:rPr>
          <w:rFonts w:ascii="Times New Roman" w:hAnsi="Times New Roman" w:cs="Times New Roman"/>
        </w:rPr>
        <w:t xml:space="preserve"> would be represented in </w:t>
      </w:r>
      <w:r w:rsidR="00622FB4">
        <w:rPr>
          <w:rFonts w:ascii="Times New Roman" w:hAnsi="Times New Roman" w:cs="Times New Roman"/>
        </w:rPr>
        <w:t>predator</w:t>
      </w:r>
      <w:r w:rsidR="00670D65">
        <w:rPr>
          <w:rFonts w:ascii="Times New Roman" w:hAnsi="Times New Roman" w:cs="Times New Roman"/>
        </w:rPr>
        <w:t xml:space="preserve"> trophic position. </w:t>
      </w:r>
      <w:commentRangeEnd w:id="48"/>
      <w:r w:rsidR="00670D65">
        <w:rPr>
          <w:rStyle w:val="CommentReference"/>
        </w:rPr>
        <w:commentReference w:id="48"/>
      </w:r>
      <w:ins w:id="49" w:author="Gordon Holtgrieve" w:date="2021-04-23T11:22:00Z">
        <w:r w:rsidR="00A56AE8">
          <w:rPr>
            <w:rFonts w:ascii="Times New Roman" w:hAnsi="Times New Roman" w:cs="Times New Roman"/>
          </w:rPr>
          <w:t xml:space="preserve"> </w:t>
        </w:r>
        <w:commentRangeStart w:id="50"/>
        <w:r w:rsidR="00A56AE8">
          <w:rPr>
            <w:rFonts w:ascii="Times New Roman" w:hAnsi="Times New Roman" w:cs="Times New Roman"/>
          </w:rPr>
          <w:t>T</w:t>
        </w:r>
      </w:ins>
      <w:del w:id="51" w:author="Gordon Holtgrieve" w:date="2021-04-23T11:22:00Z">
        <w:r w:rsidR="001E69D2" w:rsidRPr="001E69D2" w:rsidDel="00A56AE8">
          <w:rPr>
            <w:rFonts w:ascii="Times New Roman" w:hAnsi="Times New Roman" w:cs="Times New Roman"/>
          </w:rPr>
          <w:delText xml:space="preserve"> </w:delText>
        </w:r>
        <w:r w:rsidDel="00A56AE8">
          <w:rPr>
            <w:rFonts w:ascii="Times New Roman" w:hAnsi="Times New Roman" w:cs="Times New Roman"/>
          </w:rPr>
          <w:delText>Long t</w:delText>
        </w:r>
      </w:del>
      <w:r>
        <w:rPr>
          <w:rFonts w:ascii="Times New Roman" w:hAnsi="Times New Roman" w:cs="Times New Roman"/>
        </w:rPr>
        <w:t>ime</w:t>
      </w:r>
      <w:del w:id="52" w:author="Gordon Holtgrieve" w:date="2021-04-23T11:21:00Z">
        <w:r w:rsidDel="00A56AE8">
          <w:rPr>
            <w:rFonts w:ascii="Times New Roman" w:hAnsi="Times New Roman" w:cs="Times New Roman"/>
          </w:rPr>
          <w:delText>s</w:delText>
        </w:r>
      </w:del>
      <w:r>
        <w:rPr>
          <w:rFonts w:ascii="Times New Roman" w:hAnsi="Times New Roman" w:cs="Times New Roman"/>
        </w:rPr>
        <w:t xml:space="preserve"> series </w:t>
      </w:r>
      <w:ins w:id="53" w:author="Gordon Holtgrieve" w:date="2021-04-23T11:22:00Z">
        <w:r w:rsidR="00A56AE8">
          <w:rPr>
            <w:rFonts w:ascii="Times New Roman" w:hAnsi="Times New Roman" w:cs="Times New Roman"/>
          </w:rPr>
          <w:t xml:space="preserve">data </w:t>
        </w:r>
      </w:ins>
      <w:r>
        <w:rPr>
          <w:rFonts w:ascii="Times New Roman" w:hAnsi="Times New Roman" w:cs="Times New Roman"/>
        </w:rPr>
        <w:t xml:space="preserve">of predator trophic position can be combined with indices of prey abundances and environmental conditions to characterize how </w:t>
      </w:r>
      <w:ins w:id="54" w:author="Gordon Holtgrieve" w:date="2021-02-08T10:51:00Z">
        <w:r>
          <w:rPr>
            <w:rFonts w:ascii="Times New Roman" w:hAnsi="Times New Roman" w:cs="Times New Roman"/>
          </w:rPr>
          <w:t>top-down</w:t>
        </w:r>
      </w:ins>
      <w:r>
        <w:rPr>
          <w:rFonts w:ascii="Times New Roman" w:hAnsi="Times New Roman" w:cs="Times New Roman"/>
        </w:rPr>
        <w:t xml:space="preserve"> pressure (predator trophic ecology) changes in response to </w:t>
      </w:r>
      <w:ins w:id="55" w:author="Gordon Holtgrieve" w:date="2021-02-08T10:51:00Z">
        <w:r>
          <w:rPr>
            <w:rFonts w:ascii="Times New Roman" w:hAnsi="Times New Roman" w:cs="Times New Roman"/>
          </w:rPr>
          <w:t>bottom-up</w:t>
        </w:r>
      </w:ins>
      <w:r>
        <w:rPr>
          <w:rFonts w:ascii="Times New Roman" w:hAnsi="Times New Roman" w:cs="Times New Roman"/>
        </w:rPr>
        <w:t xml:space="preserve"> forces (environmental condition and prey availability).</w:t>
      </w:r>
      <w:commentRangeEnd w:id="50"/>
      <w:r w:rsidR="00A56AE8">
        <w:rPr>
          <w:rStyle w:val="CommentReference"/>
        </w:rPr>
        <w:commentReference w:id="50"/>
      </w:r>
    </w:p>
    <w:p w14:paraId="0ED4C72C" w14:textId="00389F8E" w:rsidR="009F4B39" w:rsidRDefault="001E69D2" w:rsidP="006103DF">
      <w:pPr>
        <w:spacing w:line="480" w:lineRule="auto"/>
        <w:ind w:firstLine="720"/>
        <w:rPr>
          <w:rFonts w:ascii="Times New Roman" w:hAnsi="Times New Roman" w:cs="Times New Roman"/>
        </w:rPr>
      </w:pPr>
      <w:r w:rsidRPr="00BC1B30">
        <w:rPr>
          <w:rFonts w:ascii="Times New Roman" w:hAnsi="Times New Roman" w:cs="Times New Roman"/>
        </w:rPr>
        <w:t xml:space="preserve">Understanding ecosystem </w:t>
      </w:r>
      <w:r w:rsidR="00654E6C">
        <w:rPr>
          <w:rFonts w:ascii="Times New Roman" w:hAnsi="Times New Roman" w:cs="Times New Roman"/>
        </w:rPr>
        <w:t>response to top-down and bottom-up forces</w:t>
      </w:r>
      <w:r w:rsidRPr="00BC1B30">
        <w:rPr>
          <w:rFonts w:ascii="Times New Roman" w:hAnsi="Times New Roman" w:cs="Times New Roman"/>
        </w:rPr>
        <w:t xml:space="preserve"> </w:t>
      </w:r>
      <w:r>
        <w:rPr>
          <w:rFonts w:ascii="Times New Roman" w:hAnsi="Times New Roman" w:cs="Times New Roman"/>
        </w:rPr>
        <w:t>requires datasets that span multiple environmental, ecological, and anthropogenic contexts.</w:t>
      </w:r>
      <w:r w:rsidRPr="00BC1B30">
        <w:t xml:space="preserve"> </w:t>
      </w:r>
      <w:r w:rsidRPr="00BC1B30">
        <w:rPr>
          <w:rFonts w:ascii="Times New Roman" w:hAnsi="Times New Roman" w:cs="Times New Roman"/>
        </w:rPr>
        <w:t xml:space="preserve">Historic </w:t>
      </w:r>
      <w:r>
        <w:rPr>
          <w:rFonts w:ascii="Times New Roman" w:hAnsi="Times New Roman" w:cs="Times New Roman"/>
        </w:rPr>
        <w:t xml:space="preserve">datasets </w:t>
      </w:r>
      <w:r w:rsidR="00654E6C">
        <w:rPr>
          <w:rFonts w:ascii="Times New Roman" w:hAnsi="Times New Roman" w:cs="Times New Roman"/>
        </w:rPr>
        <w:t xml:space="preserve">can serve this purpose and </w:t>
      </w:r>
      <w:r>
        <w:rPr>
          <w:rFonts w:ascii="Times New Roman" w:hAnsi="Times New Roman" w:cs="Times New Roman"/>
        </w:rPr>
        <w:t xml:space="preserve">are particularly useful </w:t>
      </w:r>
      <w:r w:rsidRPr="00BC1B30">
        <w:rPr>
          <w:rFonts w:ascii="Times New Roman" w:hAnsi="Times New Roman" w:cs="Times New Roman"/>
        </w:rPr>
        <w:t xml:space="preserve">for understanding ecosystem dynamics in the </w:t>
      </w:r>
      <w:del w:id="56" w:author="Gordon Holtgrieve" w:date="2021-04-23T11:29:00Z">
        <w:r w:rsidRPr="00BC1B30" w:rsidDel="00B20593">
          <w:rPr>
            <w:rFonts w:ascii="Times New Roman" w:hAnsi="Times New Roman" w:cs="Times New Roman"/>
          </w:rPr>
          <w:delText xml:space="preserve">absence </w:delText>
        </w:r>
      </w:del>
      <w:ins w:id="57" w:author="Gordon Holtgrieve" w:date="2021-04-23T11:29:00Z">
        <w:r w:rsidR="00B20593">
          <w:rPr>
            <w:rFonts w:ascii="Times New Roman" w:hAnsi="Times New Roman" w:cs="Times New Roman"/>
          </w:rPr>
          <w:t xml:space="preserve">under </w:t>
        </w:r>
        <w:commentRangeStart w:id="58"/>
        <w:r w:rsidR="00B20593">
          <w:rPr>
            <w:rFonts w:ascii="Times New Roman" w:hAnsi="Times New Roman" w:cs="Times New Roman"/>
          </w:rPr>
          <w:t xml:space="preserve">vary levels </w:t>
        </w:r>
      </w:ins>
      <w:r w:rsidRPr="00BC1B30">
        <w:rPr>
          <w:rFonts w:ascii="Times New Roman" w:hAnsi="Times New Roman" w:cs="Times New Roman"/>
        </w:rPr>
        <w:t xml:space="preserve">of anthropogenic pressure </w:t>
      </w:r>
      <w:commentRangeEnd w:id="58"/>
      <w:r w:rsidR="00B20593">
        <w:rPr>
          <w:rStyle w:val="CommentReference"/>
        </w:rPr>
        <w:commentReference w:id="58"/>
      </w:r>
      <w:r w:rsidRPr="00BC1B30">
        <w:rPr>
          <w:rFonts w:ascii="Times New Roman" w:hAnsi="Times New Roman" w:cs="Times New Roman"/>
        </w:rPr>
        <w:t xml:space="preserve">and ecological responses to climatic shifts. </w:t>
      </w:r>
      <w:ins w:id="59" w:author="Gordon Holtgrieve" w:date="2021-02-08T11:07:00Z">
        <w:r w:rsidR="009F4B39">
          <w:rPr>
            <w:rFonts w:ascii="Times New Roman" w:hAnsi="Times New Roman" w:cs="Times New Roman"/>
          </w:rPr>
          <w:t xml:space="preserve">Reconstructing time series of trophic position requires archival specimens and controlling for changes in the isotopic signature of primary producers caused by nitrogen cycling (McMahon </w:t>
        </w:r>
      </w:ins>
      <w:r w:rsidR="00A31426">
        <w:rPr>
          <w:rFonts w:ascii="Times New Roman" w:hAnsi="Times New Roman" w:cs="Times New Roman"/>
        </w:rPr>
        <w:t xml:space="preserve">and </w:t>
      </w:r>
      <w:ins w:id="60" w:author="Gordon Holtgrieve" w:date="2021-02-08T11:07:00Z">
        <w:r w:rsidR="00A31426">
          <w:rPr>
            <w:rFonts w:ascii="Times New Roman" w:hAnsi="Times New Roman" w:cs="Times New Roman"/>
          </w:rPr>
          <w:t xml:space="preserve">McCarthy </w:t>
        </w:r>
        <w:r w:rsidR="009F4B39">
          <w:rPr>
            <w:rFonts w:ascii="Times New Roman" w:hAnsi="Times New Roman" w:cs="Times New Roman"/>
          </w:rPr>
          <w:t>2016). Compound specific stable isotope analysis of individual amino acids provides the necessary means of control for reconstructing historical ecological data. Source amino acids (i.e., phenylalanine, lysine, methionine) exhibit minimal trophic discrimination and thus are a proxy for the isotopic signature of primary producers at the base of the food web, in contrast to trophic amino acids (i.e., alanine, glutamic acid, valine, proline) which demonstrate trophic enrichment (</w:t>
        </w:r>
        <w:r w:rsidR="00A31426">
          <w:rPr>
            <w:rFonts w:ascii="Times New Roman" w:hAnsi="Times New Roman" w:cs="Times New Roman"/>
          </w:rPr>
          <w:t xml:space="preserve">McMahon </w:t>
        </w:r>
      </w:ins>
      <w:r w:rsidR="00A31426">
        <w:rPr>
          <w:rFonts w:ascii="Times New Roman" w:hAnsi="Times New Roman" w:cs="Times New Roman"/>
        </w:rPr>
        <w:t xml:space="preserve">and </w:t>
      </w:r>
      <w:ins w:id="61" w:author="Gordon Holtgrieve" w:date="2021-02-08T11:07:00Z">
        <w:r w:rsidR="00A31426">
          <w:rPr>
            <w:rFonts w:ascii="Times New Roman" w:hAnsi="Times New Roman" w:cs="Times New Roman"/>
          </w:rPr>
          <w:t>McCarthy 2016</w:t>
        </w:r>
        <w:r w:rsidR="009F4B39">
          <w:rPr>
            <w:rFonts w:ascii="Times New Roman" w:hAnsi="Times New Roman" w:cs="Times New Roman"/>
          </w:rPr>
          <w:t>). When combined, this approach allows for reconstruction of historical trophic dynamics whe</w:t>
        </w:r>
      </w:ins>
      <w:r w:rsidR="002C304D">
        <w:rPr>
          <w:rFonts w:ascii="Times New Roman" w:hAnsi="Times New Roman" w:cs="Times New Roman"/>
        </w:rPr>
        <w:t>n</w:t>
      </w:r>
      <w:ins w:id="62" w:author="Gordon Holtgrieve" w:date="2021-02-08T11:07:00Z">
        <w:r w:rsidR="009F4B39">
          <w:rPr>
            <w:rFonts w:ascii="Times New Roman" w:hAnsi="Times New Roman" w:cs="Times New Roman"/>
          </w:rPr>
          <w:t xml:space="preserve"> characterizing the isotopic baseline of past ecosystems may not be possible (</w:t>
        </w:r>
        <w:commentRangeStart w:id="63"/>
        <w:r w:rsidR="009F4B39">
          <w:rPr>
            <w:rFonts w:ascii="Times New Roman" w:hAnsi="Times New Roman" w:cs="Times New Roman"/>
          </w:rPr>
          <w:t>McMahon et al. 2019).</w:t>
        </w:r>
        <w:commentRangeEnd w:id="63"/>
        <w:r w:rsidR="009F4B39">
          <w:rPr>
            <w:rStyle w:val="CommentReference"/>
          </w:rPr>
          <w:commentReference w:id="63"/>
        </w:r>
      </w:ins>
    </w:p>
    <w:p w14:paraId="5AF11672" w14:textId="4B24C7CF" w:rsidR="00C15426" w:rsidRDefault="00BC1B30" w:rsidP="006103DF">
      <w:pPr>
        <w:spacing w:line="480" w:lineRule="auto"/>
        <w:ind w:firstLine="720"/>
        <w:rPr>
          <w:rFonts w:ascii="Times New Roman" w:hAnsi="Times New Roman" w:cs="Times New Roman"/>
        </w:rPr>
      </w:pPr>
      <w:commentRangeStart w:id="64"/>
      <w:r>
        <w:rPr>
          <w:rFonts w:ascii="Times New Roman" w:hAnsi="Times New Roman" w:cs="Times New Roman"/>
        </w:rPr>
        <w:t>Ecosystems</w:t>
      </w:r>
      <w:commentRangeEnd w:id="64"/>
      <w:r w:rsidR="00B20593">
        <w:rPr>
          <w:rStyle w:val="CommentReference"/>
        </w:rPr>
        <w:commentReference w:id="64"/>
      </w:r>
      <w:r>
        <w:rPr>
          <w:rFonts w:ascii="Times New Roman" w:hAnsi="Times New Roman" w:cs="Times New Roman"/>
        </w:rPr>
        <w:t xml:space="preserve"> in coastal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 xml:space="preserve">Jeffries et al.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 2019</w:t>
      </w:r>
      <w:r w:rsidR="00A42D7B">
        <w:rPr>
          <w:rFonts w:ascii="Times New Roman" w:hAnsi="Times New Roman" w:cs="Times New Roman"/>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 xml:space="preserve">an </w:t>
      </w:r>
      <w:r w:rsidR="00FF6244">
        <w:rPr>
          <w:rFonts w:ascii="Times New Roman" w:hAnsi="Times New Roman" w:cs="Times New Roman"/>
        </w:rPr>
        <w:lastRenderedPageBreak/>
        <w:t>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ins w:id="65" w:author="Gordon Holtgrieve" w:date="2021-02-08T10:22:00Z">
        <w:r w:rsidR="00FF6244">
          <w:rPr>
            <w:rFonts w:ascii="Times New Roman" w:hAnsi="Times New Roman" w:cs="Times New Roman"/>
          </w:rPr>
          <w:t xml:space="preserve">individuals </w:t>
        </w:r>
      </w:ins>
      <w:r w:rsidR="00A42D7B">
        <w:rPr>
          <w:rFonts w:ascii="Times New Roman" w:hAnsi="Times New Roman" w:cs="Times New Roman"/>
        </w:rPr>
        <w:t>(</w:t>
      </w:r>
      <w:r w:rsidR="00F83DA0">
        <w:rPr>
          <w:rFonts w:ascii="Times New Roman" w:hAnsi="Times New Roman" w:cs="Times New Roman"/>
        </w:rPr>
        <w:t>Jeffries et al. 2003</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 2003</w:t>
      </w:r>
      <w:r w:rsidR="00A42D7B">
        <w:rPr>
          <w:rFonts w:ascii="Times New Roman" w:hAnsi="Times New Roman" w:cs="Times New Roman"/>
        </w:rPr>
        <w:t xml:space="preserve">). </w:t>
      </w:r>
      <w:ins w:id="66" w:author="Gordon Holtgrieve" w:date="2021-02-08T10:24:00Z">
        <w:r w:rsidR="00FF6244">
          <w:rPr>
            <w:rFonts w:ascii="Times New Roman" w:hAnsi="Times New Roman" w:cs="Times New Roman"/>
          </w:rPr>
          <w:t xml:space="preserve">The </w:t>
        </w:r>
      </w:ins>
      <w:ins w:id="67" w:author="Gordon Holtgrieve" w:date="2021-02-08T10:26:00Z">
        <w:r w:rsidR="00FF6244">
          <w:rPr>
            <w:rFonts w:ascii="Times New Roman" w:hAnsi="Times New Roman" w:cs="Times New Roman"/>
          </w:rPr>
          <w:t xml:space="preserve">dramatically </w:t>
        </w:r>
      </w:ins>
      <w:ins w:id="68" w:author="Gordon Holtgrieve" w:date="2021-02-08T10:24:00Z">
        <w:r w:rsidR="00FF6244">
          <w:rPr>
            <w:rFonts w:ascii="Times New Roman" w:hAnsi="Times New Roman" w:cs="Times New Roman"/>
          </w:rPr>
          <w:t>increased abundance of this top predator</w:t>
        </w:r>
      </w:ins>
      <w:ins w:id="69" w:author="Gordon Holtgrieve" w:date="2021-02-08T10:25:00Z">
        <w:r w:rsidR="00FF6244">
          <w:rPr>
            <w:rFonts w:ascii="Times New Roman" w:hAnsi="Times New Roman" w:cs="Times New Roman"/>
          </w:rPr>
          <w:t xml:space="preserve"> has been implicated in the</w:t>
        </w:r>
      </w:ins>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 2017, Nelson et al.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Oncorhynchus tshawytscha</w:t>
      </w:r>
      <w:r w:rsidR="00A751C8">
        <w:rPr>
          <w:rFonts w:ascii="Times New Roman" w:hAnsi="Times New Roman" w:cs="Times New Roman"/>
        </w:rPr>
        <w:t>)</w:t>
      </w:r>
      <w:ins w:id="70" w:author="Gordon Holtgrieve" w:date="2021-02-08T10:25:00Z">
        <w:r w:rsidR="00FF6244">
          <w:rPr>
            <w:rFonts w:ascii="Times New Roman" w:hAnsi="Times New Roman" w:cs="Times New Roman"/>
          </w:rPr>
          <w:t>,</w:t>
        </w:r>
      </w:ins>
      <w:r w:rsidR="00A751C8">
        <w:rPr>
          <w:rFonts w:ascii="Times New Roman" w:hAnsi="Times New Roman" w:cs="Times New Roman"/>
        </w:rPr>
        <w:t xml:space="preserve"> </w:t>
      </w:r>
      <w:r w:rsidR="0065094E">
        <w:rPr>
          <w:rFonts w:ascii="Times New Roman" w:hAnsi="Times New Roman" w:cs="Times New Roman"/>
        </w:rPr>
        <w:t xml:space="preserve">which </w:t>
      </w:r>
      <w:ins w:id="71" w:author="Gordon Holtgrieve" w:date="2021-02-08T10:26:00Z">
        <w:r w:rsidR="00FF6244">
          <w:rPr>
            <w:rFonts w:ascii="Times New Roman" w:hAnsi="Times New Roman" w:cs="Times New Roman"/>
          </w:rPr>
          <w:t>are</w:t>
        </w:r>
      </w:ins>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ins w:id="72" w:author="Gordon Holtgrieve" w:date="2021-04-23T13:32:00Z">
        <w:r w:rsidR="001855D2">
          <w:rPr>
            <w:rFonts w:ascii="Times New Roman" w:hAnsi="Times New Roman" w:cs="Times New Roman"/>
          </w:rPr>
          <w:t xml:space="preserve"> and an important prey spe</w:t>
        </w:r>
      </w:ins>
      <w:ins w:id="73" w:author="Gordon Holtgrieve" w:date="2021-04-23T13:33:00Z">
        <w:r w:rsidR="001855D2">
          <w:rPr>
            <w:rFonts w:ascii="Times New Roman" w:hAnsi="Times New Roman" w:cs="Times New Roman"/>
          </w:rPr>
          <w:t>cies for endangered southern resident Orca (; Marshall)</w:t>
        </w:r>
      </w:ins>
      <w:r w:rsidR="0065094E" w:rsidRPr="00FF77CC">
        <w:rPr>
          <w:rFonts w:ascii="Times New Roman" w:hAnsi="Times New Roman" w:cs="Times New Roman"/>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del w:id="74" w:author="Gordon Holtgrieve" w:date="2021-04-23T11:33:00Z">
        <w:r w:rsidR="00936B53" w:rsidDel="00B20593">
          <w:rPr>
            <w:rFonts w:ascii="Times New Roman" w:hAnsi="Times New Roman" w:cs="Times New Roman"/>
          </w:rPr>
          <w:delText xml:space="preserve"> dissolved oxygen</w:delText>
        </w:r>
        <w:r w:rsidR="00FE0741" w:rsidDel="00B20593">
          <w:rPr>
            <w:rFonts w:ascii="Times New Roman" w:hAnsi="Times New Roman" w:cs="Times New Roman"/>
          </w:rPr>
          <w:delText xml:space="preserve"> and nitrogen inputs</w:delText>
        </w:r>
      </w:del>
      <w:ins w:id="75" w:author="Gordon Holtgrieve" w:date="2021-04-23T11:33:00Z">
        <w:r w:rsidR="00B20593">
          <w:rPr>
            <w:rFonts w:ascii="Times New Roman" w:hAnsi="Times New Roman" w:cs="Times New Roman"/>
          </w:rPr>
          <w:t xml:space="preserve"> nutrients</w:t>
        </w:r>
      </w:ins>
      <w:r w:rsidR="00936B53">
        <w:rPr>
          <w:rFonts w:ascii="Times New Roman" w:hAnsi="Times New Roman" w:cs="Times New Roman"/>
        </w:rPr>
        <w:t xml:space="preserve"> (</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 2011</w:t>
      </w:r>
      <w:r w:rsidR="00936B53">
        <w:rPr>
          <w:rFonts w:ascii="Times New Roman" w:hAnsi="Times New Roman" w:cs="Times New Roman"/>
        </w:rPr>
        <w:t>), climate regimes (</w:t>
      </w:r>
      <w:r w:rsidR="00936B53" w:rsidRPr="00951507">
        <w:rPr>
          <w:rFonts w:ascii="Times New Roman" w:hAnsi="Times New Roman" w:cs="Times New Roman"/>
        </w:rPr>
        <w:t>Mantua and Hare 2002</w:t>
      </w:r>
      <w:r w:rsidR="00936B53">
        <w:rPr>
          <w:rFonts w:ascii="Times New Roman" w:hAnsi="Times New Roman" w:cs="Times New Roman"/>
        </w:rPr>
        <w:t xml:space="preserve">, </w:t>
      </w:r>
      <w:proofErr w:type="spellStart"/>
      <w:r w:rsidR="00936B53" w:rsidRPr="00951507">
        <w:rPr>
          <w:rFonts w:ascii="Times New Roman" w:hAnsi="Times New Roman" w:cs="Times New Roman"/>
        </w:rPr>
        <w:t>Corwith</w:t>
      </w:r>
      <w:proofErr w:type="spellEnd"/>
      <w:r w:rsidR="00936B53" w:rsidRPr="00951507">
        <w:rPr>
          <w:rFonts w:ascii="Times New Roman" w:hAnsi="Times New Roman" w:cs="Times New Roman"/>
        </w:rPr>
        <w:t xml:space="preserve"> and Wheeler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r w:rsidR="004A4F2E">
        <w:rPr>
          <w:rFonts w:ascii="Times New Roman" w:hAnsi="Times New Roman" w:cs="Times New Roman"/>
          <w:i/>
          <w:iCs/>
        </w:rPr>
        <w:t xml:space="preserve">Clupea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 xml:space="preserve">). </w:t>
      </w:r>
      <w:ins w:id="76" w:author="Gordon Holtgrieve" w:date="2021-02-08T10:35:00Z">
        <w:r w:rsidR="00670D65">
          <w:rPr>
            <w:rFonts w:ascii="Times New Roman" w:hAnsi="Times New Roman" w:cs="Times New Roman"/>
          </w:rPr>
          <w:t>I</w:t>
        </w:r>
      </w:ins>
      <w:r w:rsidR="00EC2D53">
        <w:rPr>
          <w:rFonts w:ascii="Times New Roman" w:hAnsi="Times New Roman" w:cs="Times New Roman"/>
        </w:rPr>
        <w:t xml:space="preserve">t is </w:t>
      </w:r>
      <w:ins w:id="77" w:author="Gordon Holtgrieve" w:date="2021-02-08T10:35:00Z">
        <w:r w:rsidR="00670D65">
          <w:rPr>
            <w:rFonts w:ascii="Times New Roman" w:hAnsi="Times New Roman" w:cs="Times New Roman"/>
          </w:rPr>
          <w:t xml:space="preserve">therefore </w:t>
        </w:r>
      </w:ins>
      <w:r w:rsidR="00EC2D53">
        <w:rPr>
          <w:rFonts w:ascii="Times New Roman" w:hAnsi="Times New Roman" w:cs="Times New Roman"/>
        </w:rPr>
        <w:t>important to understand</w:t>
      </w:r>
      <w:r w:rsidR="005C4A22">
        <w:rPr>
          <w:rFonts w:ascii="Times New Roman" w:hAnsi="Times New Roman" w:cs="Times New Roman"/>
        </w:rPr>
        <w:t xml:space="preserve"> how </w:t>
      </w:r>
      <w:commentRangeStart w:id="78"/>
      <w:r w:rsidR="005C4A22">
        <w:rPr>
          <w:rFonts w:ascii="Times New Roman" w:hAnsi="Times New Roman" w:cs="Times New Roman"/>
        </w:rPr>
        <w:t xml:space="preserve">other ecological factors </w:t>
      </w:r>
      <w:commentRangeEnd w:id="78"/>
      <w:r w:rsidR="00B20593">
        <w:rPr>
          <w:rStyle w:val="CommentReference"/>
        </w:rPr>
        <w:commentReference w:id="78"/>
      </w:r>
      <w:r w:rsidR="005C4A22">
        <w:rPr>
          <w:rFonts w:ascii="Times New Roman" w:hAnsi="Times New Roman" w:cs="Times New Roman"/>
        </w:rPr>
        <w:t>influence harbor seal foraging ecology</w:t>
      </w:r>
      <w:r w:rsidR="0060379B">
        <w:rPr>
          <w:rFonts w:ascii="Times New Roman" w:hAnsi="Times New Roman" w:cs="Times New Roman"/>
        </w:rPr>
        <w:t xml:space="preserve"> to justify assumptions </w:t>
      </w:r>
      <w:r w:rsidR="000E15FE">
        <w:rPr>
          <w:rFonts w:ascii="Times New Roman" w:hAnsi="Times New Roman" w:cs="Times New Roman"/>
        </w:rPr>
        <w:t xml:space="preserve">of predator-prey interactions </w:t>
      </w:r>
      <w:r w:rsidR="0060379B">
        <w:rPr>
          <w:rFonts w:ascii="Times New Roman" w:hAnsi="Times New Roman" w:cs="Times New Roman"/>
        </w:rPr>
        <w:t>and manage for change</w:t>
      </w:r>
      <w:r w:rsidR="00C606E0">
        <w:rPr>
          <w:rFonts w:ascii="Times New Roman" w:hAnsi="Times New Roman" w:cs="Times New Roman"/>
        </w:rPr>
        <w:t>s in top-down forces in the region</w:t>
      </w:r>
      <w:r w:rsidR="0060379B">
        <w:rPr>
          <w:rFonts w:ascii="Times New Roman" w:hAnsi="Times New Roman" w:cs="Times New Roman"/>
        </w:rPr>
        <w:t>.</w:t>
      </w:r>
      <w:r w:rsidR="005C4A22">
        <w:rPr>
          <w:rFonts w:ascii="Times New Roman" w:hAnsi="Times New Roman" w:cs="Times New Roman"/>
        </w:rPr>
        <w:t xml:space="preserve"> </w:t>
      </w:r>
    </w:p>
    <w:p w14:paraId="50DC7925" w14:textId="25AEADEA" w:rsidR="0043272A" w:rsidRPr="00A62AD7" w:rsidRDefault="00187AD5" w:rsidP="00A42D7B">
      <w:pPr>
        <w:spacing w:line="480" w:lineRule="auto"/>
        <w:rPr>
          <w:ins w:id="79" w:author="Gordon Holtgrieve" w:date="2021-02-08T11:12:00Z"/>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3C7F54">
        <w:rPr>
          <w:rFonts w:ascii="Times New Roman" w:hAnsi="Times New Roman" w:cs="Times New Roman"/>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D8140D">
        <w:rPr>
          <w:rFonts w:ascii="Times New Roman" w:hAnsi="Times New Roman" w:cs="Times New Roman"/>
        </w:rPr>
        <w:t xml:space="preserve">how </w:t>
      </w:r>
      <w:r w:rsidR="003C7F54">
        <w:rPr>
          <w:rFonts w:ascii="Times New Roman" w:hAnsi="Times New Roman" w:cs="Times New Roman"/>
        </w:rPr>
        <w:t xml:space="preserve">physical ocean </w:t>
      </w:r>
      <w:r w:rsidR="00D8140D">
        <w:rPr>
          <w:rFonts w:ascii="Times New Roman" w:hAnsi="Times New Roman" w:cs="Times New Roman"/>
        </w:rPr>
        <w:t>condition</w:t>
      </w:r>
      <w:r w:rsidR="003C7F54">
        <w:rPr>
          <w:rFonts w:ascii="Times New Roman" w:hAnsi="Times New Roman" w:cs="Times New Roman"/>
        </w:rPr>
        <w:t>, prey availability</w:t>
      </w:r>
      <w:r w:rsidR="00DF74D8">
        <w:rPr>
          <w:rFonts w:ascii="Times New Roman" w:hAnsi="Times New Roman" w:cs="Times New Roman"/>
        </w:rPr>
        <w:t xml:space="preserve">, and </w:t>
      </w:r>
      <w:r w:rsidR="00D8140D">
        <w:rPr>
          <w:rFonts w:ascii="Times New Roman" w:hAnsi="Times New Roman" w:cs="Times New Roman"/>
        </w:rPr>
        <w:t>location</w:t>
      </w:r>
      <w:del w:id="80" w:author="Gordon Holtgrieve" w:date="2021-04-23T11:34:00Z">
        <w:r w:rsidR="00DF74D8" w:rsidDel="004E4EC6">
          <w:rPr>
            <w:rFonts w:ascii="Times New Roman" w:hAnsi="Times New Roman" w:cs="Times New Roman"/>
          </w:rPr>
          <w:delText xml:space="preserve"> impact</w:delText>
        </w:r>
      </w:del>
      <w:ins w:id="81" w:author="Gordon Holtgrieve" w:date="2021-04-23T11:34:00Z">
        <w:r w:rsidR="004E4EC6">
          <w:rPr>
            <w:rFonts w:ascii="Times New Roman" w:hAnsi="Times New Roman" w:cs="Times New Roman"/>
          </w:rPr>
          <w:t xml:space="preserve"> alter</w:t>
        </w:r>
      </w:ins>
      <w:r w:rsidR="00DF74D8">
        <w:rPr>
          <w:rFonts w:ascii="Times New Roman" w:hAnsi="Times New Roman" w:cs="Times New Roman"/>
        </w:rPr>
        <w:t xml:space="preserve"> </w:t>
      </w:r>
      <w:r w:rsidR="00D8140D">
        <w:rPr>
          <w:rFonts w:ascii="Times New Roman" w:hAnsi="Times New Roman" w:cs="Times New Roman"/>
        </w:rPr>
        <w:t>the role of harbors seals as marine predators through bottom-up control of their trophic ecology.</w:t>
      </w:r>
      <w:r w:rsidR="00990BAB">
        <w:rPr>
          <w:rFonts w:ascii="Times New Roman" w:hAnsi="Times New Roman" w:cs="Times New Roman"/>
        </w:rPr>
        <w:t xml:space="preserve"> </w:t>
      </w:r>
      <w:commentRangeStart w:id="82"/>
      <w:r w:rsidR="00132B64">
        <w:rPr>
          <w:rFonts w:ascii="Times New Roman" w:hAnsi="Times New Roman" w:cs="Times New Roman"/>
        </w:rPr>
        <w:t xml:space="preserve">We </w:t>
      </w:r>
      <w:r w:rsidR="00E66CF8">
        <w:rPr>
          <w:rFonts w:ascii="Times New Roman" w:hAnsi="Times New Roman" w:cs="Times New Roman"/>
        </w:rPr>
        <w:t>anticipate</w:t>
      </w:r>
      <w:r w:rsidR="00A62AD7">
        <w:rPr>
          <w:rFonts w:ascii="Times New Roman" w:hAnsi="Times New Roman" w:cs="Times New Roman"/>
        </w:rPr>
        <w:t>d</w:t>
      </w:r>
      <w:r w:rsidR="00132B64">
        <w:rPr>
          <w:rFonts w:ascii="Times New Roman" w:hAnsi="Times New Roman" w:cs="Times New Roman"/>
        </w:rPr>
        <w:t xml:space="preserve"> environment</w:t>
      </w:r>
      <w:r w:rsidR="00E66CF8">
        <w:rPr>
          <w:rFonts w:ascii="Times New Roman" w:hAnsi="Times New Roman" w:cs="Times New Roman"/>
        </w:rPr>
        <w:t>al factors and spatial location will alter harbor seal trophic position reflecting changes</w:t>
      </w:r>
      <w:r w:rsidR="00132B64">
        <w:rPr>
          <w:rFonts w:ascii="Times New Roman" w:hAnsi="Times New Roman" w:cs="Times New Roman"/>
        </w:rPr>
        <w:t xml:space="preserve"> predation pressure on Chinook salmon and other important prey species.</w:t>
      </w:r>
      <w:r w:rsidR="00500DBC">
        <w:rPr>
          <w:rFonts w:ascii="Times New Roman" w:hAnsi="Times New Roman" w:cs="Times New Roman"/>
        </w:rPr>
        <w:t xml:space="preserve"> </w:t>
      </w:r>
      <w:commentRangeEnd w:id="82"/>
      <w:r w:rsidR="004E4EC6">
        <w:rPr>
          <w:rStyle w:val="CommentReference"/>
        </w:rPr>
        <w:commentReference w:id="82"/>
      </w:r>
      <w:commentRangeStart w:id="83"/>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ins w:id="84" w:author="Gordon Holtgrieve" w:date="2021-02-08T11:19:00Z">
        <w:r w:rsidR="00287AF4">
          <w:rPr>
            <w:rFonts w:ascii="Times New Roman" w:eastAsia="Times New Roman" w:hAnsi="Times New Roman" w:cs="Times New Roman"/>
          </w:rPr>
          <w:t xml:space="preserve">abundance </w:t>
        </w:r>
      </w:ins>
      <w:r w:rsidR="00500DBC">
        <w:rPr>
          <w:rFonts w:ascii="Times New Roman" w:eastAsia="Times New Roman" w:hAnsi="Times New Roman" w:cs="Times New Roman"/>
        </w:rPr>
        <w:t xml:space="preserve">is the result of increased </w:t>
      </w:r>
      <w:ins w:id="85" w:author="Gordon Holtgrieve" w:date="2021-02-08T11:19:00Z">
        <w:r w:rsidR="00287AF4">
          <w:rPr>
            <w:rFonts w:ascii="Times New Roman" w:eastAsia="Times New Roman" w:hAnsi="Times New Roman" w:cs="Times New Roman"/>
          </w:rPr>
          <w:t xml:space="preserve">or </w:t>
        </w:r>
      </w:ins>
      <w:ins w:id="86" w:author="Gordon Holtgrieve" w:date="2021-02-08T11:20:00Z">
        <w:r w:rsidR="00287AF4">
          <w:rPr>
            <w:rFonts w:ascii="Times New Roman" w:eastAsia="Times New Roman" w:hAnsi="Times New Roman" w:cs="Times New Roman"/>
          </w:rPr>
          <w:t xml:space="preserve">decreased </w:t>
        </w:r>
      </w:ins>
      <w:r w:rsidR="00500DBC">
        <w:rPr>
          <w:rFonts w:ascii="Times New Roman" w:eastAsia="Times New Roman" w:hAnsi="Times New Roman" w:cs="Times New Roman"/>
        </w:rPr>
        <w:t>consumption of that species</w:t>
      </w:r>
      <w:commentRangeEnd w:id="83"/>
      <w:r w:rsidR="00287AF4">
        <w:rPr>
          <w:rStyle w:val="CommentReference"/>
        </w:rPr>
        <w:commentReference w:id="83"/>
      </w:r>
      <w:r w:rsidR="00500DBC">
        <w:rPr>
          <w:rFonts w:ascii="Times New Roman" w:eastAsia="Times New Roman" w:hAnsi="Times New Roman" w:cs="Times New Roman"/>
        </w:rPr>
        <w:t xml:space="preserve">. </w:t>
      </w:r>
      <w:r w:rsidR="00132B64">
        <w:rPr>
          <w:rFonts w:ascii="Times New Roman" w:hAnsi="Times New Roman" w:cs="Times New Roman"/>
        </w:rPr>
        <w:t>Additionally, we establish</w:t>
      </w:r>
      <w:ins w:id="87" w:author="Gordon Holtgrieve" w:date="2021-02-08T11:21:00Z">
        <w:r w:rsidR="00287AF4">
          <w:rPr>
            <w:rFonts w:ascii="Times New Roman" w:hAnsi="Times New Roman" w:cs="Times New Roman"/>
          </w:rPr>
          <w:t>ed</w:t>
        </w:r>
      </w:ins>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 xml:space="preserve">that </w:t>
      </w:r>
      <w:r w:rsidR="00287AF4">
        <w:rPr>
          <w:rFonts w:ascii="Times New Roman" w:hAnsi="Times New Roman" w:cs="Times New Roman"/>
        </w:rPr>
        <w:lastRenderedPageBreak/>
        <w:t xml:space="preserve">improves </w:t>
      </w:r>
      <w:r w:rsidR="00A31426">
        <w:rPr>
          <w:rFonts w:ascii="Times New Roman" w:hAnsi="Times New Roman" w:cs="Times New Roman"/>
        </w:rPr>
        <w:t xml:space="preserve">precision and ecological accuracy </w:t>
      </w:r>
      <w:r w:rsidR="006103DF">
        <w:rPr>
          <w:rFonts w:ascii="Times New Roman" w:hAnsi="Times New Roman" w:cs="Times New Roman"/>
        </w:rPr>
        <w:t xml:space="preserve">by applying species specific trophic discrimination factor and a </w:t>
      </w:r>
      <w:r w:rsidR="006103DF">
        <w:rPr>
          <w:rFonts w:ascii="Times New Roman" w:eastAsia="Times New Roman" w:hAnsi="Times New Roman" w:cs="Times New Roman"/>
        </w:rPr>
        <w:t xml:space="preserve">system specific beta value </w:t>
      </w:r>
      <w:r w:rsidR="006103DF">
        <w:rPr>
          <w:rFonts w:ascii="Times New Roman" w:hAnsi="Times New Roman" w:cs="Times New Roman"/>
        </w:rPr>
        <w:t>compared to</w:t>
      </w:r>
      <w:ins w:id="88" w:author="Gordon Holtgrieve" w:date="2021-02-08T11:21:00Z">
        <w:r w:rsidR="006103DF">
          <w:rPr>
            <w:rFonts w:ascii="Times New Roman" w:hAnsi="Times New Roman" w:cs="Times New Roman"/>
          </w:rPr>
          <w:t xml:space="preserve"> </w:t>
        </w:r>
      </w:ins>
      <w:r w:rsidR="006103DF">
        <w:rPr>
          <w:rFonts w:ascii="Times New Roman" w:hAnsi="Times New Roman" w:cs="Times New Roman"/>
        </w:rPr>
        <w:t>universal values applied in with a</w:t>
      </w:r>
      <w:ins w:id="89" w:author="Gordon Holtgrieve" w:date="2021-02-08T11:22:00Z">
        <w:r w:rsidR="006103DF">
          <w:rPr>
            <w:rFonts w:ascii="Times New Roman" w:hAnsi="Times New Roman" w:cs="Times New Roman"/>
          </w:rPr>
          <w:t xml:space="preserve"> </w:t>
        </w:r>
      </w:ins>
      <w:ins w:id="90" w:author="Gordon Holtgrieve" w:date="2021-02-08T11:21:00Z">
        <w:r w:rsidR="006103DF">
          <w:rPr>
            <w:rFonts w:ascii="Times New Roman" w:hAnsi="Times New Roman" w:cs="Times New Roman"/>
          </w:rPr>
          <w:t>traditional single am</w:t>
        </w:r>
      </w:ins>
      <w:ins w:id="91" w:author="Gordon Holtgrieve" w:date="2021-02-08T11:22:00Z">
        <w:r w:rsidR="006103DF">
          <w:rPr>
            <w:rFonts w:ascii="Times New Roman" w:hAnsi="Times New Roman" w:cs="Times New Roman"/>
          </w:rPr>
          <w:t>ino acid approach</w:t>
        </w:r>
      </w:ins>
      <w:r w:rsidR="00A31426">
        <w:rPr>
          <w:rFonts w:ascii="Times New Roman" w:hAnsi="Times New Roman" w:cs="Times New Roman"/>
        </w:rPr>
        <w:t>.</w:t>
      </w:r>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61E54351"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 xml:space="preserve">Samples were obtained using methods described in Feddern et al. </w:t>
      </w:r>
      <w:r w:rsidR="002A34FD">
        <w:rPr>
          <w:rFonts w:ascii="Times New Roman" w:hAnsi="Times New Roman" w:cs="Times New Roman"/>
        </w:rPr>
        <w:t>(</w:t>
      </w:r>
      <w:r>
        <w:rPr>
          <w:rFonts w:ascii="Times New Roman" w:hAnsi="Times New Roman" w:cs="Times New Roman"/>
        </w:rPr>
        <w:t>2020</w:t>
      </w:r>
      <w:r w:rsidR="002A34FD">
        <w:rPr>
          <w:rFonts w:ascii="Times New Roman" w:hAnsi="Times New Roman" w:cs="Times New Roman"/>
        </w:rPr>
        <w:t>)</w:t>
      </w:r>
      <w:r>
        <w:rPr>
          <w:rFonts w:ascii="Times New Roman" w:hAnsi="Times New Roman" w:cs="Times New Roman"/>
        </w:rPr>
        <w:t>. Briefly, harbor seal bone was obtained from four museum institutions (the Burke Museum, the Slater Museum, the Royal British Columbia Museum,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 Specimens with sex</w:t>
      </w:r>
      <w:ins w:id="92" w:author="Megan Feddern" w:date="2021-02-12T11:54:00Z">
        <w:r w:rsidR="0002135B">
          <w:rPr>
            <w:rFonts w:ascii="Times New Roman" w:hAnsi="Times New Roman" w:cs="Times New Roman"/>
          </w:rPr>
          <w:t>, length,</w:t>
        </w:r>
      </w:ins>
      <w:r w:rsidR="00141B03">
        <w:rPr>
          <w:rFonts w:ascii="Times New Roman" w:hAnsi="Times New Roman" w:cs="Times New Roman"/>
        </w:rPr>
        <w:t xml:space="preserve"> </w:t>
      </w:r>
      <w:r w:rsidR="00A31426">
        <w:rPr>
          <w:rFonts w:ascii="Times New Roman" w:hAnsi="Times New Roman" w:cs="Times New Roman"/>
        </w:rPr>
        <w:t xml:space="preserve">and </w:t>
      </w:r>
      <w:r w:rsidR="00141B03">
        <w:rPr>
          <w:rFonts w:ascii="Times New Roman" w:hAnsi="Times New Roman" w:cs="Times New Roman"/>
        </w:rPr>
        <w:t xml:space="preserve">age data were also prioritized. </w:t>
      </w:r>
      <w:r w:rsidR="00EC518D">
        <w:rPr>
          <w:rFonts w:ascii="Times New Roman" w:hAnsi="Times New Roman" w:cs="Times New Roman"/>
        </w:rPr>
        <w:t xml:space="preserve">A total of 153 specimens were sampled </w:t>
      </w:r>
      <w:ins w:id="93" w:author="Gordon Holtgrieve" w:date="2021-02-08T11:23:00Z">
        <w:r w:rsidR="007E21B1">
          <w:rPr>
            <w:rFonts w:ascii="Times New Roman" w:hAnsi="Times New Roman" w:cs="Times New Roman"/>
          </w:rPr>
          <w:t xml:space="preserve">with </w:t>
        </w:r>
      </w:ins>
      <w:ins w:id="94" w:author="Gordon Holtgrieve" w:date="2021-02-08T11:24:00Z">
        <w:r w:rsidR="007E21B1">
          <w:rPr>
            <w:rFonts w:ascii="Times New Roman" w:hAnsi="Times New Roman" w:cs="Times New Roman"/>
          </w:rPr>
          <w:t xml:space="preserve">field </w:t>
        </w:r>
      </w:ins>
      <w:ins w:id="95" w:author="Gordon Holtgrieve" w:date="2021-02-08T11:23:00Z">
        <w:r w:rsidR="007E21B1">
          <w:rPr>
            <w:rFonts w:ascii="Times New Roman" w:hAnsi="Times New Roman" w:cs="Times New Roman"/>
          </w:rPr>
          <w:t xml:space="preserve">collection dates </w:t>
        </w:r>
      </w:ins>
      <w:ins w:id="96" w:author="Gordon Holtgrieve" w:date="2021-02-08T11:24:00Z">
        <w:r w:rsidR="007E21B1">
          <w:rPr>
            <w:rFonts w:ascii="Times New Roman" w:hAnsi="Times New Roman" w:cs="Times New Roman"/>
          </w:rPr>
          <w:t>ranging</w:t>
        </w:r>
      </w:ins>
      <w:ins w:id="97" w:author="Gordon Holtgrieve" w:date="2021-02-08T11:23:00Z">
        <w:r w:rsidR="007E21B1">
          <w:rPr>
            <w:rFonts w:ascii="Times New Roman" w:hAnsi="Times New Roman" w:cs="Times New Roman"/>
          </w:rPr>
          <w:t xml:space="preserve"> </w:t>
        </w:r>
      </w:ins>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ins w:id="98" w:author="Gordon Holtgrieve" w:date="2021-02-08T11:25:00Z">
        <w:r w:rsidR="005D4653">
          <w:rPr>
            <w:rFonts w:ascii="Times New Roman" w:hAnsi="Times New Roman" w:cs="Times New Roman"/>
            <w:i/>
            <w:iCs/>
          </w:rPr>
          <w:t>determination</w:t>
        </w:r>
      </w:ins>
    </w:p>
    <w:p w14:paraId="10856016" w14:textId="5E2D183F"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 and analyzed for compound-specific stable isotope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(CSIA) of 12</w:t>
      </w:r>
      <w:r>
        <w:rPr>
          <w:rFonts w:ascii="Times New Roman" w:hAnsi="Times New Roman" w:cs="Times New Roman"/>
          <w:bCs/>
          <w:color w:val="222222"/>
        </w:rPr>
        <w:t xml:space="preserve"> individual amino acids</w:t>
      </w:r>
      <w:ins w:id="99" w:author="Megan Feddern" w:date="2021-02-12T11:57:00Z">
        <w:r w:rsidR="0091671B">
          <w:rPr>
            <w:rFonts w:ascii="Times New Roman" w:hAnsi="Times New Roman" w:cs="Times New Roman"/>
            <w:bCs/>
            <w:color w:val="222222"/>
          </w:rPr>
          <w:t>.</w:t>
        </w:r>
      </w:ins>
      <w:r>
        <w:rPr>
          <w:rFonts w:ascii="Times New Roman" w:hAnsi="Times New Roman" w:cs="Times New Roman"/>
          <w:bCs/>
          <w:color w:val="222222"/>
        </w:rPr>
        <w:t xml:space="preserve"> </w:t>
      </w:r>
      <w:r>
        <w:rPr>
          <w:rFonts w:ascii="Times New Roman" w:hAnsi="Times New Roman" w:cs="Times New Roman"/>
        </w:rPr>
        <w:t>Collagen samples were measured in triplicate with a laboratory standard containing a 12 amino acid mixture of known isotopic composition</w:t>
      </w:r>
      <w:ins w:id="100" w:author="Megan Feddern" w:date="2021-02-12T11:57:00Z">
        <w:r w:rsidR="0091671B">
          <w:rPr>
            <w:rFonts w:ascii="Times New Roman" w:hAnsi="Times New Roman" w:cs="Times New Roman"/>
          </w:rPr>
          <w:t xml:space="preserve"> and a linear drift correction was applied</w:t>
        </w:r>
      </w:ins>
      <w:r>
        <w:rPr>
          <w:rFonts w:ascii="Times New Roman" w:hAnsi="Times New Roman" w:cs="Times New Roman"/>
        </w:rPr>
        <w:t>.</w:t>
      </w:r>
      <w:r w:rsidR="00D13FC2">
        <w:rPr>
          <w:rFonts w:ascii="Times New Roman" w:hAnsi="Times New Roman" w:cs="Times New Roman"/>
        </w:rPr>
        <w:t xml:space="preserve"> </w:t>
      </w:r>
      <w:ins w:id="101" w:author="Megan Feddern" w:date="2021-02-12T11:58:00Z">
        <w:r w:rsidR="0091671B">
          <w:rPr>
            <w:rFonts w:ascii="Times New Roman" w:hAnsi="Times New Roman" w:cs="Times New Roman"/>
            <w:bCs/>
            <w:color w:val="222222"/>
          </w:rPr>
          <w:t xml:space="preserve">Full analytical details are described in </w:t>
        </w:r>
      </w:ins>
      <w:r w:rsidR="001A5637" w:rsidRPr="001A5637">
        <w:rPr>
          <w:rFonts w:ascii="Times New Roman" w:hAnsi="Times New Roman" w:cs="Times New Roman"/>
          <w:iCs/>
        </w:rPr>
        <w:t>Appendix S</w:t>
      </w:r>
      <w:r w:rsidR="001A5637">
        <w:rPr>
          <w:rFonts w:ascii="Times New Roman" w:hAnsi="Times New Roman" w:cs="Times New Roman"/>
          <w:iCs/>
        </w:rPr>
        <w:t>1: Section S1</w:t>
      </w:r>
      <w:ins w:id="102" w:author="Megan Feddern" w:date="2021-02-12T11:58:00Z">
        <w:r w:rsidR="0091671B">
          <w:rPr>
            <w:rFonts w:ascii="Times New Roman" w:hAnsi="Times New Roman" w:cs="Times New Roman"/>
            <w:bCs/>
            <w:color w:val="222222"/>
          </w:rPr>
          <w:t xml:space="preserve">. </w:t>
        </w:r>
      </w:ins>
      <w:r w:rsidR="00D13FC2">
        <w:rPr>
          <w:rFonts w:ascii="Times New Roman" w:hAnsi="Times New Roman" w:cs="Times New Roman"/>
        </w:rPr>
        <w:t>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 2013) and thus applying a harbor seal specific </w:t>
      </w:r>
      <w:r w:rsidR="006103DF">
        <w:rPr>
          <w:rFonts w:ascii="Times New Roman" w:eastAsia="Times New Roman" w:hAnsi="Times New Roman" w:cs="Times New Roman"/>
        </w:rPr>
        <w:t>TDF</w:t>
      </w:r>
      <w:r w:rsidR="00D13FC2">
        <w:rPr>
          <w:rFonts w:ascii="Times New Roman" w:eastAsia="Times New Roman" w:hAnsi="Times New Roman" w:cs="Times New Roman"/>
        </w:rPr>
        <w:t xml:space="preserve"> is more ecologically realistic (McMahon et al. 2015).</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w:t>
      </w:r>
      <w:r>
        <w:rPr>
          <w:rFonts w:ascii="Times New Roman" w:hAnsi="Times New Roman" w:cs="Times New Roman"/>
        </w:rPr>
        <w:lastRenderedPageBreak/>
        <w:t xml:space="preserve">using a harbor seal specific </w:t>
      </w:r>
      <w:r w:rsidR="006103DF">
        <w:rPr>
          <w:rFonts w:ascii="Times New Roman" w:hAnsi="Times New Roman" w:cs="Times New Roman"/>
        </w:rPr>
        <w:t>TDF</w:t>
      </w:r>
      <w:r w:rsidR="00D13FC2">
        <w:rPr>
          <w:rFonts w:ascii="Times New Roman" w:hAnsi="Times New Roman" w:cs="Times New Roman"/>
        </w:rPr>
        <w:t xml:space="preserve">, described by McMahon et al. (2015) as a "multi-TDF" approach, using the following equation:  </w:t>
      </w:r>
    </w:p>
    <w:p w14:paraId="0299F13E" w14:textId="5BBA83E8" w:rsidR="00D13FC2" w:rsidRPr="00EF357D" w:rsidRDefault="008251B2" w:rsidP="00A42D7B">
      <w:pPr>
        <w:spacing w:line="480" w:lineRule="auto"/>
        <w:rPr>
          <w:rFonts w:eastAsiaTheme="minorEastAsia"/>
          <w:color w:val="222222"/>
          <w:vertAlign w:val="subscript"/>
        </w:rPr>
      </w:pPr>
      <m:oMathPara>
        <m:oMath>
          <m:r>
            <w:rPr>
              <w:rFonts w:ascii="Cambria Math" w:hAnsi="Cambria Math"/>
              <w:color w:val="222222"/>
            </w:rPr>
            <m:t xml:space="preserve">2. </m:t>
          </m:r>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Tr</m:t>
                      </m:r>
                    </m:sub>
                  </m:sSub>
                  <m:r>
                    <m:rPr>
                      <m:sty m:val="p"/>
                    </m:rPr>
                    <w:rPr>
                      <w:rFonts w:ascii="Cambria Math" w:hAnsi="Cambria Math"/>
                      <w:color w:val="222222"/>
                    </w:rPr>
                    <m:t>-</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Phe</m:t>
                      </m:r>
                    </m:sub>
                  </m:sSub>
                  <m:r>
                    <m:rPr>
                      <m:sty m:val="p"/>
                    </m:rPr>
                    <w:rPr>
                      <w:rFonts w:ascii="Cambria Math" w:hAnsi="Cambria Math"/>
                      <w:color w:val="222222"/>
                    </w:rPr>
                    <m:t xml:space="preserve"> -</m:t>
                  </m:r>
                  <m:sSub>
                    <m:sSubPr>
                      <m:ctrlPr>
                        <w:rPr>
                          <w:rFonts w:ascii="Cambria Math" w:hAnsi="Cambria Math"/>
                          <w:bCs/>
                          <w:iCs/>
                          <w:color w:val="222222"/>
                        </w:rPr>
                      </m:ctrlPr>
                    </m:sSubPr>
                    <m:e>
                      <m:r>
                        <m:rPr>
                          <m:sty m:val="p"/>
                        </m:rPr>
                        <w:rPr>
                          <w:rFonts w:ascii="Cambria Math" w:hAnsi="Cambria Math"/>
                          <w:color w:val="222222"/>
                        </w:rPr>
                        <m:t>TDF</m:t>
                      </m:r>
                    </m:e>
                    <m:sub>
                      <m:r>
                        <m:rPr>
                          <m:sty m:val="p"/>
                        </m:rPr>
                        <w:rPr>
                          <w:rFonts w:ascii="Cambria Math" w:eastAsia="Times New Roman" w:hAnsi="Cambria Math" w:cs="Times New Roman"/>
                          <w:vertAlign w:val="subscript"/>
                        </w:rPr>
                        <m:t>(Tr-Phe) harbor seal</m:t>
                      </m:r>
                      <m:r>
                        <m:rPr>
                          <m:sty m:val="p"/>
                        </m:rPr>
                        <w:rPr>
                          <w:rFonts w:ascii="Cambria Math" w:eastAsia="Times New Roman" w:hAnsi="Cambria Math" w:cs="Times New Roman"/>
                        </w:rPr>
                        <m:t xml:space="preserve"> </m:t>
                      </m:r>
                    </m:sub>
                  </m:sSub>
                  <m:r>
                    <w:rPr>
                      <w:rFonts w:ascii="Cambria Math" w:hAnsi="Cambria Math"/>
                      <w:color w:val="222222"/>
                    </w:rPr>
                    <m:t>-</m:t>
                  </m:r>
                  <m:sSub>
                    <m:sSubPr>
                      <m:ctrlPr>
                        <w:rPr>
                          <w:rFonts w:ascii="Cambria Math" w:eastAsia="Times New Roman" w:hAnsi="Cambria Math" w:cs="Times New Roman"/>
                          <w:i/>
                        </w:rPr>
                      </m:ctrlPr>
                    </m:sSubPr>
                    <m:e>
                      <m:r>
                        <w:rPr>
                          <w:rFonts w:ascii="Cambria Math" w:eastAsia="Times New Roman" w:hAnsi="Cambria Math" w:cs="Times New Roman"/>
                          <w:i/>
                        </w:rPr>
                        <w:sym w:font="Symbol" w:char="F062"/>
                      </m:r>
                    </m:e>
                    <m:sub>
                      <m:r>
                        <w:ins w:id="103" w:author="Megan Feddern" w:date="2021-02-12T12:06:00Z">
                          <w:rPr>
                            <w:rFonts w:ascii="Cambria Math" w:eastAsia="Times New Roman" w:hAnsi="Cambria Math" w:cs="Times New Roman"/>
                            <w:vertAlign w:val="subscript"/>
                          </w:rPr>
                          <m:t>W</m:t>
                        </w:ins>
                      </m:r>
                      <m:r>
                        <w:ins w:id="104" w:author="Megan Feddern" w:date="2021-02-12T12:01:00Z">
                          <w:rPr>
                            <w:rFonts w:ascii="Cambria Math" w:eastAsia="Times New Roman" w:hAnsi="Cambria Math" w:cs="Times New Roman"/>
                            <w:vertAlign w:val="subscript"/>
                          </w:rPr>
                          <m:t>,   Tr</m:t>
                        </w:ins>
                      </m:r>
                      <m:r>
                        <w:del w:id="105" w:author="Megan Feddern" w:date="2021-02-12T12:01:00Z">
                          <w:rPr>
                            <w:rFonts w:ascii="Cambria Math" w:eastAsia="Times New Roman" w:hAnsi="Cambria Math" w:cs="Times New Roman"/>
                            <w:vertAlign w:val="subscript"/>
                          </w:rPr>
                          <m:t>C3,   Tr</m:t>
                        </w:del>
                      </m:r>
                      <m:r>
                        <w:ins w:id="106" w:author="Gordon Holtgrieve" w:date="2021-02-08T11:48:00Z">
                          <w:del w:id="107" w:author="Megan Feddern" w:date="2021-02-12T12:01:00Z">
                            <w:rPr>
                              <w:rFonts w:ascii="Cambria Math" w:eastAsia="Times New Roman" w:hAnsi="Cambria Math" w:cs="Times New Roman"/>
                              <w:vertAlign w:val="subscript"/>
                            </w:rPr>
                            <m:t>W</m:t>
                          </w:del>
                        </w:ins>
                      </m:r>
                    </m:sub>
                  </m:sSub>
                </m:num>
                <m:den>
                  <m:sSub>
                    <m:sSubPr>
                      <m:ctrlPr>
                        <w:rPr>
                          <w:rFonts w:ascii="Cambria Math" w:hAnsi="Cambria Math"/>
                          <w:bCs/>
                          <w:iCs/>
                          <w:color w:val="222222"/>
                          <w:vertAlign w:val="subscript"/>
                        </w:rPr>
                      </m:ctrlPr>
                    </m:sSubPr>
                    <m:e>
                      <m:r>
                        <m:rPr>
                          <m:sty m:val="p"/>
                        </m:rPr>
                        <w:rPr>
                          <w:rFonts w:ascii="Cambria Math" w:hAnsi="Cambria Math"/>
                          <w:color w:val="222222"/>
                          <w:vertAlign w:val="subscript"/>
                        </w:rPr>
                        <m:t>TDF</m:t>
                      </m:r>
                    </m:e>
                    <m:sub>
                      <m:d>
                        <m:dPr>
                          <m:ctrlPr>
                            <w:rPr>
                              <w:rFonts w:ascii="Cambria Math" w:hAnsi="Cambria Math"/>
                              <w:color w:val="222222"/>
                              <w:vertAlign w:val="subscript"/>
                            </w:rPr>
                          </m:ctrlPr>
                        </m:dPr>
                        <m:e>
                          <m:r>
                            <m:rPr>
                              <m:sty m:val="p"/>
                            </m:rPr>
                            <w:rPr>
                              <w:rFonts w:ascii="Cambria Math" w:hAnsi="Cambria Math"/>
                              <w:color w:val="222222"/>
                              <w:vertAlign w:val="subscript"/>
                            </w:rPr>
                            <m:t>Tr-Phe</m:t>
                          </m:r>
                        </m:e>
                      </m:d>
                      <m:r>
                        <m:rPr>
                          <m:sty m:val="p"/>
                        </m:rPr>
                        <w:rPr>
                          <w:rFonts w:ascii="Cambria Math" w:hAnsi="Cambria Math"/>
                          <w:color w:val="222222"/>
                          <w:vertAlign w:val="subscript"/>
                        </w:rPr>
                        <m:t xml:space="preserve"> Average</m:t>
                      </m:r>
                    </m:sub>
                  </m:sSub>
                </m:den>
              </m:f>
            </m:e>
          </m:d>
          <m:r>
            <w:rPr>
              <w:rFonts w:ascii="Cambria Math" w:hAnsi="Cambria Math"/>
              <w:color w:val="222222"/>
              <w:vertAlign w:val="subscript"/>
            </w:rPr>
            <m:t>+2</m:t>
          </m:r>
        </m:oMath>
      </m:oMathPara>
    </w:p>
    <w:p w14:paraId="14377D24" w14:textId="179612DF" w:rsidR="005938A8" w:rsidRDefault="008251B2" w:rsidP="00A42D7B">
      <w:pPr>
        <w:spacing w:line="480" w:lineRule="auto"/>
        <w:rPr>
          <w:ins w:id="108" w:author="Gordon Holtgrieve" w:date="2021-02-08T11:36:00Z"/>
          <w:rFonts w:ascii="Times New Roman" w:eastAsia="Times New Roman" w:hAnsi="Times New Roman" w:cs="Times New Roman"/>
        </w:rPr>
      </w:pPr>
      <w:r>
        <w:rPr>
          <w:rFonts w:ascii="Times New Roman" w:eastAsia="Times New Roman" w:hAnsi="Times New Roman" w:cs="Times New Roman"/>
        </w:rPr>
        <w:t>where</w:t>
      </w:r>
      <w:ins w:id="109" w:author="Gordon Holtgrieve" w:date="2021-02-08T11:28:00Z">
        <w:r w:rsidR="00EA4D9B">
          <w:rPr>
            <w:rFonts w:ascii="Times New Roman" w:eastAsia="Times New Roman" w:hAnsi="Times New Roman" w:cs="Times New Roman"/>
          </w:rPr>
          <w:t>,</w:t>
        </w:r>
      </w:ins>
      <w:r>
        <w:rPr>
          <w:rFonts w:ascii="Times New Roman" w:eastAsia="Times New Roman" w:hAnsi="Times New Roman" w:cs="Times New Roman"/>
        </w:rPr>
        <w:t xml:space="preserve"> </w:t>
      </w:r>
      <w:r w:rsidRPr="00757B87">
        <w:rPr>
          <w:rFonts w:ascii="Times New Roman" w:eastAsia="Times New Roman" w:hAnsi="Times New Roman" w:cs="Times New Roman"/>
          <w:i/>
        </w:rPr>
        <w:t>TDF</w:t>
      </w:r>
      <w:r w:rsidR="00626346" w:rsidRPr="00757B87">
        <w:rPr>
          <w:rFonts w:ascii="Times New Roman" w:eastAsia="Times New Roman" w:hAnsi="Times New Roman" w:cs="Times New Roman"/>
          <w:i/>
          <w:vertAlign w:val="subscript"/>
        </w:rPr>
        <w:t>(Tr-</w:t>
      </w:r>
      <w:proofErr w:type="spellStart"/>
      <w:r w:rsidR="00626346" w:rsidRPr="00757B87">
        <w:rPr>
          <w:rFonts w:ascii="Times New Roman" w:eastAsia="Times New Roman" w:hAnsi="Times New Roman" w:cs="Times New Roman"/>
          <w:i/>
          <w:vertAlign w:val="subscript"/>
        </w:rPr>
        <w:t>Phe</w:t>
      </w:r>
      <w:proofErr w:type="spellEnd"/>
      <w:r w:rsidR="00626346" w:rsidRPr="00757B87">
        <w:rPr>
          <w:rFonts w:ascii="Times New Roman" w:eastAsia="Times New Roman" w:hAnsi="Times New Roman" w:cs="Times New Roman"/>
          <w:i/>
          <w:vertAlign w:val="subscript"/>
        </w:rPr>
        <w:t>) A</w:t>
      </w:r>
      <w:r w:rsidR="00245537" w:rsidRPr="00757B87">
        <w:rPr>
          <w:rFonts w:ascii="Times New Roman" w:eastAsia="Times New Roman" w:hAnsi="Times New Roman" w:cs="Times New Roman"/>
          <w:i/>
          <w:vertAlign w:val="subscript"/>
        </w:rPr>
        <w:t>verage</w:t>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is the </w:t>
      </w:r>
      <w:r w:rsidR="000757A4">
        <w:rPr>
          <w:rFonts w:ascii="Times New Roman" w:eastAsia="Times New Roman" w:hAnsi="Times New Roman" w:cs="Times New Roman"/>
        </w:rPr>
        <w:t>difference between</w:t>
      </w:r>
      <w:r>
        <w:rPr>
          <w:rFonts w:ascii="Times New Roman" w:eastAsia="Times New Roman" w:hAnsi="Times New Roman" w:cs="Times New Roman"/>
        </w:rPr>
        <w:t xml:space="preserve"> </w:t>
      </w:r>
      <w:ins w:id="110" w:author="Gordon Holtgrieve" w:date="2021-02-08T11:26:00Z">
        <w:r w:rsidR="005D4653">
          <w:rPr>
            <w:rFonts w:ascii="Times New Roman" w:eastAsia="Times New Roman" w:hAnsi="Times New Roman" w:cs="Times New Roman"/>
          </w:rPr>
          <w:t xml:space="preserve">a </w:t>
        </w:r>
      </w:ins>
      <w:r>
        <w:rPr>
          <w:rFonts w:ascii="Times New Roman" w:eastAsia="Times New Roman" w:hAnsi="Times New Roman" w:cs="Times New Roman"/>
        </w:rPr>
        <w:t xml:space="preserve">given trophic amino acid </w:t>
      </w:r>
      <w:ins w:id="111" w:author="Gordon Holtgrieve" w:date="2021-02-08T11:26:00Z">
        <w:r w:rsidR="005D4653">
          <w:rPr>
            <w:rFonts w:ascii="Times New Roman" w:eastAsia="Times New Roman" w:hAnsi="Times New Roman" w:cs="Times New Roman"/>
          </w:rPr>
          <w:t xml:space="preserve">and </w:t>
        </w:r>
      </w:ins>
      <w:r>
        <w:rPr>
          <w:rFonts w:ascii="Times New Roman" w:eastAsia="Times New Roman" w:hAnsi="Times New Roman" w:cs="Times New Roman"/>
        </w:rPr>
        <w:t xml:space="preserve">phenylalanine </w:t>
      </w:r>
      <w:r w:rsidR="00245537">
        <w:rPr>
          <w:rFonts w:ascii="Times New Roman" w:eastAsia="Times New Roman" w:hAnsi="Times New Roman" w:cs="Times New Roman"/>
        </w:rPr>
        <w:t xml:space="preserve">of an average consumer </w:t>
      </w:r>
      <w:r w:rsidR="006103DF">
        <w:rPr>
          <w:rFonts w:ascii="Times New Roman" w:eastAsia="Times New Roman" w:hAnsi="Times New Roman" w:cs="Times New Roman"/>
        </w:rPr>
        <w:t>(</w:t>
      </w:r>
      <w:r w:rsidR="001A5637">
        <w:rPr>
          <w:rFonts w:ascii="Times New Roman" w:eastAsia="Times New Roman" w:hAnsi="Times New Roman" w:cs="Times New Roman"/>
        </w:rPr>
        <w:t xml:space="preserve">Appendix S1: </w:t>
      </w:r>
      <w:r w:rsidR="006103DF" w:rsidRPr="006103DF">
        <w:rPr>
          <w:rFonts w:ascii="Times New Roman" w:eastAsia="Times New Roman" w:hAnsi="Times New Roman" w:cs="Times New Roman"/>
        </w:rPr>
        <w:t>Table S2</w:t>
      </w:r>
      <w:r w:rsidR="006103DF">
        <w:rPr>
          <w:rFonts w:ascii="Times New Roman" w:eastAsia="Times New Roman" w:hAnsi="Times New Roman" w:cs="Times New Roman"/>
        </w:rPr>
        <w:t>).</w:t>
      </w:r>
      <w:r w:rsidR="00245537">
        <w:rPr>
          <w:rFonts w:ascii="Times New Roman" w:eastAsia="Times New Roman" w:hAnsi="Times New Roman" w:cs="Times New Roman"/>
        </w:rPr>
        <w:t xml:space="preserve"> </w:t>
      </w:r>
      <w:r w:rsidRPr="00757B87">
        <w:rPr>
          <w:rFonts w:ascii="Times New Roman" w:eastAsia="Times New Roman" w:hAnsi="Times New Roman" w:cs="Times New Roman"/>
          <w:i/>
        </w:rPr>
        <w:t>TDF</w:t>
      </w:r>
      <w:r w:rsidRPr="00757B87">
        <w:rPr>
          <w:rFonts w:ascii="Times New Roman" w:eastAsia="Times New Roman" w:hAnsi="Times New Roman" w:cs="Times New Roman"/>
          <w:i/>
          <w:vertAlign w:val="subscript"/>
        </w:rPr>
        <w:t>(Tr-</w:t>
      </w:r>
      <w:proofErr w:type="spellStart"/>
      <w:r w:rsidRPr="00757B87">
        <w:rPr>
          <w:rFonts w:ascii="Times New Roman" w:eastAsia="Times New Roman" w:hAnsi="Times New Roman" w:cs="Times New Roman"/>
          <w:i/>
          <w:vertAlign w:val="subscript"/>
        </w:rPr>
        <w:t>Phe</w:t>
      </w:r>
      <w:proofErr w:type="spellEnd"/>
      <w:r w:rsidRPr="00757B87">
        <w:rPr>
          <w:rFonts w:ascii="Times New Roman" w:eastAsia="Times New Roman" w:hAnsi="Times New Roman" w:cs="Times New Roman"/>
          <w:i/>
          <w:vertAlign w:val="subscript"/>
        </w:rPr>
        <w:t>) harbor seal</w:t>
      </w:r>
      <w:r>
        <w:rPr>
          <w:rFonts w:ascii="Times New Roman" w:eastAsia="Times New Roman" w:hAnsi="Times New Roman" w:cs="Times New Roman"/>
        </w:rPr>
        <w:t xml:space="preserve"> represents the harbor seal specific </w:t>
      </w:r>
      <w:r w:rsidR="00757B87">
        <w:rPr>
          <w:rFonts w:ascii="Times New Roman" w:hAnsi="Times New Roman" w:cs="Times New Roman"/>
        </w:rPr>
        <w:t>trophic discrimination factor</w:t>
      </w:r>
      <w:r>
        <w:rPr>
          <w:rFonts w:ascii="Times New Roman" w:eastAsia="Times New Roman" w:hAnsi="Times New Roman" w:cs="Times New Roman"/>
        </w:rPr>
        <w:t xml:space="preserve"> for a given trophic amino acid </w:t>
      </w:r>
      <w:ins w:id="112" w:author="Gordon Holtgrieve" w:date="2021-02-08T11:27:00Z">
        <w:r w:rsidR="00EA4D9B">
          <w:rPr>
            <w:rFonts w:ascii="Times New Roman" w:eastAsia="Times New Roman" w:hAnsi="Times New Roman" w:cs="Times New Roman"/>
          </w:rPr>
          <w:t xml:space="preserve">and </w:t>
        </w:r>
      </w:ins>
      <w:r>
        <w:rPr>
          <w:rFonts w:ascii="Times New Roman" w:eastAsia="Times New Roman" w:hAnsi="Times New Roman" w:cs="Times New Roman"/>
        </w:rPr>
        <w:t>phenylalanine pair calculated from Germain et al</w:t>
      </w:r>
      <w:r w:rsidR="001B6AE9">
        <w:rPr>
          <w:rFonts w:ascii="Times New Roman" w:eastAsia="Times New Roman" w:hAnsi="Times New Roman" w:cs="Times New Roman"/>
        </w:rPr>
        <w:t>.</w:t>
      </w:r>
      <w:r>
        <w:rPr>
          <w:rFonts w:ascii="Times New Roman" w:eastAsia="Times New Roman" w:hAnsi="Times New Roman" w:cs="Times New Roman"/>
        </w:rPr>
        <w:t xml:space="preserve"> (20</w:t>
      </w:r>
      <w:r w:rsidR="00C6479C">
        <w:rPr>
          <w:rFonts w:ascii="Times New Roman" w:eastAsia="Times New Roman" w:hAnsi="Times New Roman" w:cs="Times New Roman"/>
        </w:rPr>
        <w:t>1</w:t>
      </w:r>
      <w:r>
        <w:rPr>
          <w:rFonts w:ascii="Times New Roman" w:eastAsia="Times New Roman" w:hAnsi="Times New Roman" w:cs="Times New Roman"/>
        </w:rPr>
        <w:t>3) controlled feeding study data (</w:t>
      </w:r>
      <w:r w:rsidR="001A5637">
        <w:rPr>
          <w:rFonts w:ascii="Times New Roman" w:eastAsia="Times New Roman" w:hAnsi="Times New Roman" w:cs="Times New Roman"/>
        </w:rPr>
        <w:t xml:space="preserve">Appendix S1: </w:t>
      </w:r>
      <w:r w:rsidR="006103DF">
        <w:rPr>
          <w:rFonts w:ascii="Times New Roman" w:eastAsia="Times New Roman" w:hAnsi="Times New Roman" w:cs="Times New Roman"/>
        </w:rPr>
        <w:t>Table S2</w:t>
      </w:r>
      <w:r>
        <w:rPr>
          <w:rFonts w:ascii="Times New Roman" w:eastAsia="Times New Roman" w:hAnsi="Times New Roman" w:cs="Times New Roman"/>
        </w:rPr>
        <w:t>)</w:t>
      </w:r>
      <w:ins w:id="113" w:author="Gordon Holtgrieve" w:date="2021-02-08T11:28:00Z">
        <w:r w:rsidR="00EA4D9B">
          <w:rPr>
            <w:rFonts w:ascii="Times New Roman" w:eastAsia="Times New Roman" w:hAnsi="Times New Roman" w:cs="Times New Roman"/>
          </w:rPr>
          <w:t xml:space="preserve">. </w:t>
        </w:r>
      </w:ins>
      <w:r w:rsidR="00045C2F">
        <w:rPr>
          <w:rFonts w:ascii="Times New Roman" w:eastAsia="Times New Roman" w:hAnsi="Times New Roman" w:cs="Times New Roman"/>
        </w:rPr>
        <w:t xml:space="preserve"> </w:t>
      </w:r>
      <w:r w:rsidR="006811F5">
        <w:rPr>
          <w:rFonts w:ascii="Times New Roman" w:eastAsia="Times New Roman" w:hAnsi="Times New Roman" w:cs="Times New Roman"/>
        </w:rPr>
        <w:sym w:font="Symbol" w:char="F062"/>
      </w:r>
      <w:r w:rsidR="00045C2F">
        <w:rPr>
          <w:rFonts w:ascii="Times New Roman" w:eastAsia="Times New Roman" w:hAnsi="Times New Roman" w:cs="Times New Roman"/>
        </w:rPr>
        <w:t xml:space="preserve"> is the </w:t>
      </w:r>
      <w:r w:rsidR="00045C2F" w:rsidRPr="00EF357D">
        <w:rPr>
          <w:rFonts w:ascii="Times New Roman" w:hAnsi="Times New Roman" w:cs="Times New Roman"/>
          <w:bCs/>
          <w:iCs/>
          <w:color w:val="222222"/>
        </w:rPr>
        <w:t>δ</w:t>
      </w:r>
      <w:r w:rsidR="00045C2F" w:rsidRPr="00EF357D">
        <w:rPr>
          <w:rFonts w:ascii="Times New Roman" w:hAnsi="Times New Roman" w:cs="Times New Roman"/>
          <w:bCs/>
          <w:color w:val="222222"/>
          <w:vertAlign w:val="superscript"/>
        </w:rPr>
        <w:t>15</w:t>
      </w:r>
      <w:r w:rsidR="00045C2F" w:rsidRPr="00EF357D">
        <w:rPr>
          <w:rFonts w:ascii="Times New Roman" w:hAnsi="Times New Roman" w:cs="Times New Roman"/>
          <w:bCs/>
          <w:color w:val="222222"/>
        </w:rPr>
        <w:t>N</w:t>
      </w:r>
      <w:r w:rsidR="00045C2F">
        <w:rPr>
          <w:rFonts w:ascii="Times New Roman" w:eastAsia="Times New Roman" w:hAnsi="Times New Roman" w:cs="Times New Roman"/>
        </w:rPr>
        <w:t xml:space="preserve"> difference between a specific trophic amino acid and phenylalanine of primary producers</w:t>
      </w:r>
      <w:r w:rsidR="001D7E98">
        <w:rPr>
          <w:rFonts w:ascii="Times New Roman" w:eastAsia="Times New Roman" w:hAnsi="Times New Roman" w:cs="Times New Roman"/>
        </w:rPr>
        <w:t>.</w:t>
      </w:r>
      <w:r w:rsidR="00045C2F">
        <w:rPr>
          <w:rFonts w:ascii="Times New Roman" w:eastAsia="Times New Roman" w:hAnsi="Times New Roman" w:cs="Times New Roman"/>
        </w:rPr>
        <w:t xml:space="preserve"> </w:t>
      </w:r>
      <w:r w:rsidR="00D83C12">
        <w:rPr>
          <w:rFonts w:ascii="Times New Roman" w:eastAsia="Times New Roman" w:hAnsi="Times New Roman" w:cs="Times New Roman"/>
        </w:rPr>
        <w:t>Multiple parameterizations of</w:t>
      </w:r>
      <w:r w:rsidR="00C51479">
        <w:rPr>
          <w:rFonts w:ascii="Times New Roman" w:eastAsia="Times New Roman" w:hAnsi="Times New Roman" w:cs="Times New Roman"/>
        </w:rPr>
        <w:t xml:space="preserve"> the multi-TDF trophic position calculation were considered (</w:t>
      </w:r>
      <w:r w:rsidR="001A5637">
        <w:rPr>
          <w:rFonts w:ascii="Times New Roman" w:eastAsia="Times New Roman" w:hAnsi="Times New Roman" w:cs="Times New Roman"/>
        </w:rPr>
        <w:t>Appendix S1:</w:t>
      </w:r>
      <w:r w:rsidR="00C51479" w:rsidRPr="006103DF">
        <w:rPr>
          <w:rFonts w:ascii="Times New Roman" w:eastAsia="Times New Roman" w:hAnsi="Times New Roman" w:cs="Times New Roman"/>
        </w:rPr>
        <w:t xml:space="preserve"> </w:t>
      </w:r>
      <w:r w:rsidR="00757B87" w:rsidRPr="006103DF">
        <w:rPr>
          <w:rFonts w:ascii="Times New Roman" w:eastAsia="Times New Roman" w:hAnsi="Times New Roman" w:cs="Times New Roman"/>
        </w:rPr>
        <w:t>Table</w:t>
      </w:r>
      <w:r w:rsidR="00C51479" w:rsidRPr="006103DF">
        <w:rPr>
          <w:rFonts w:ascii="Times New Roman" w:eastAsia="Times New Roman" w:hAnsi="Times New Roman" w:cs="Times New Roman"/>
        </w:rPr>
        <w:t xml:space="preserve"> S1</w:t>
      </w:r>
      <w:r w:rsidR="00C51479">
        <w:rPr>
          <w:rFonts w:ascii="Times New Roman" w:eastAsia="Times New Roman" w:hAnsi="Times New Roman" w:cs="Times New Roman"/>
        </w:rPr>
        <w:t xml:space="preserve">) using species </w:t>
      </w:r>
      <w:r w:rsidR="00757B87">
        <w:rPr>
          <w:rFonts w:ascii="Times New Roman" w:eastAsia="Times New Roman" w:hAnsi="Times New Roman" w:cs="Times New Roman"/>
        </w:rPr>
        <w:t xml:space="preserve">and taxa </w:t>
      </w:r>
      <w:r w:rsidR="00C51479">
        <w:rPr>
          <w:rFonts w:ascii="Times New Roman" w:eastAsia="Times New Roman" w:hAnsi="Times New Roman" w:cs="Times New Roman"/>
        </w:rPr>
        <w:t>specific</w:t>
      </w:r>
      <w:r w:rsidR="00757B87">
        <w:rPr>
          <w:rFonts w:ascii="Times New Roman" w:eastAsia="Times New Roman" w:hAnsi="Times New Roman" w:cs="Times New Roman"/>
        </w:rPr>
        <w:t xml:space="preserve"> values</w:t>
      </w:r>
      <w:ins w:id="114" w:author="Gordon Holtgrieve" w:date="2021-02-08T11:30:00Z">
        <w:r w:rsidR="00EA4D9B">
          <w:rPr>
            <w:rFonts w:ascii="Times New Roman" w:eastAsia="Times New Roman" w:hAnsi="Times New Roman" w:cs="Times New Roman"/>
          </w:rPr>
          <w:t xml:space="preserve"> as well as the</w:t>
        </w:r>
      </w:ins>
      <w:r w:rsidR="00C51479">
        <w:rPr>
          <w:rFonts w:ascii="Times New Roman" w:eastAsia="Times New Roman" w:hAnsi="Times New Roman" w:cs="Times New Roman"/>
        </w:rPr>
        <w:t xml:space="preserve"> average across species</w:t>
      </w:r>
      <w:r w:rsidR="00757B87">
        <w:rPr>
          <w:rFonts w:ascii="Times New Roman" w:eastAsia="Times New Roman" w:hAnsi="Times New Roman" w:cs="Times New Roman"/>
        </w:rPr>
        <w:t xml:space="preserve">. </w:t>
      </w:r>
    </w:p>
    <w:p w14:paraId="0312AB6A" w14:textId="4CEDBDF9" w:rsidR="001D7E98" w:rsidRDefault="0091671B" w:rsidP="007372E0">
      <w:pPr>
        <w:spacing w:line="480" w:lineRule="auto"/>
        <w:ind w:firstLine="720"/>
        <w:rPr>
          <w:rFonts w:ascii="Times New Roman" w:eastAsia="Times New Roman" w:hAnsi="Times New Roman" w:cs="Times New Roman"/>
        </w:rPr>
      </w:pPr>
      <w:ins w:id="115" w:author="Megan Feddern" w:date="2021-02-12T12:09:00Z">
        <w:r>
          <w:rPr>
            <w:rFonts w:ascii="Times New Roman" w:eastAsia="Times New Roman" w:hAnsi="Times New Roman" w:cs="Times New Roman"/>
          </w:rPr>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ins>
      <w:ins w:id="116" w:author="Gordon Holtgrieve" w:date="2021-02-08T11:37:00Z">
        <w:r w:rsidR="005938A8">
          <w:rPr>
            <w:rFonts w:ascii="Times New Roman" w:eastAsia="Times New Roman" w:hAnsi="Times New Roman" w:cs="Times New Roman"/>
          </w:rPr>
          <w:t>parame</w:t>
        </w:r>
      </w:ins>
      <w:ins w:id="117" w:author="Gordon Holtgrieve" w:date="2021-02-08T11:39:00Z">
        <w:r w:rsidR="005938A8">
          <w:rPr>
            <w:rFonts w:ascii="Times New Roman" w:eastAsia="Times New Roman" w:hAnsi="Times New Roman" w:cs="Times New Roman"/>
          </w:rPr>
          <w:t>ter</w:t>
        </w:r>
      </w:ins>
      <w:ins w:id="118" w:author="Gordon Holtgrieve" w:date="2021-02-08T11:37:00Z">
        <w:r w:rsidR="005938A8">
          <w:rPr>
            <w:rFonts w:ascii="Times New Roman" w:eastAsia="Times New Roman" w:hAnsi="Times New Roman" w:cs="Times New Roman"/>
          </w:rPr>
          <w:t xml:space="preserve"> in equation 2 </w:t>
        </w:r>
      </w:ins>
      <w:ins w:id="119" w:author="Gordon Holtgrieve" w:date="2021-02-08T11:39:00Z">
        <w:r w:rsidR="005938A8">
          <w:rPr>
            <w:rFonts w:ascii="Times New Roman" w:eastAsia="Times New Roman" w:hAnsi="Times New Roman" w:cs="Times New Roman"/>
          </w:rPr>
          <w:t xml:space="preserve">differs </w:t>
        </w:r>
      </w:ins>
      <w:ins w:id="120" w:author="Megan Feddern" w:date="2021-02-12T12:07:00Z">
        <w:r>
          <w:rPr>
            <w:rFonts w:ascii="Times New Roman" w:eastAsia="Times New Roman" w:hAnsi="Times New Roman" w:cs="Times New Roman"/>
          </w:rPr>
          <w:t xml:space="preserve">substantially </w:t>
        </w:r>
      </w:ins>
      <w:ins w:id="121" w:author="Gordon Holtgrieve" w:date="2021-02-08T11:39:00Z">
        <w:r w:rsidR="005938A8">
          <w:rPr>
            <w:rFonts w:ascii="Times New Roman" w:eastAsia="Times New Roman" w:hAnsi="Times New Roman" w:cs="Times New Roman"/>
          </w:rPr>
          <w:t>between</w:t>
        </w:r>
      </w:ins>
      <w:ins w:id="122" w:author="Gordon Holtgrieve" w:date="2021-02-08T11:38:00Z">
        <w:r w:rsidR="005938A8">
          <w:rPr>
            <w:rFonts w:ascii="Times New Roman" w:eastAsia="Times New Roman" w:hAnsi="Times New Roman" w:cs="Times New Roman"/>
          </w:rPr>
          <w:t xml:space="preserve"> primary producers using the C3 vs C4 photosynthetic pathway</w:t>
        </w:r>
      </w:ins>
      <w:ins w:id="123" w:author="Megan Feddern" w:date="2021-02-12T12:07:00Z">
        <w:r>
          <w:rPr>
            <w:rFonts w:ascii="Times New Roman" w:eastAsia="Times New Roman" w:hAnsi="Times New Roman" w:cs="Times New Roman"/>
          </w:rPr>
          <w:t xml:space="preserve"> (</w:t>
        </w:r>
      </w:ins>
      <w:r w:rsidR="001A5637">
        <w:rPr>
          <w:rFonts w:ascii="Times New Roman" w:eastAsia="Times New Roman" w:hAnsi="Times New Roman" w:cs="Times New Roman"/>
        </w:rPr>
        <w:t>Appendix S1:</w:t>
      </w:r>
      <w:ins w:id="124" w:author="Megan Feddern" w:date="2021-02-12T12:09:00Z">
        <w:r w:rsidRPr="006103DF">
          <w:rPr>
            <w:rFonts w:ascii="Times New Roman" w:eastAsia="Times New Roman" w:hAnsi="Times New Roman" w:cs="Times New Roman"/>
          </w:rPr>
          <w:t xml:space="preserve"> </w:t>
        </w:r>
      </w:ins>
      <w:r w:rsidR="006103DF">
        <w:rPr>
          <w:rFonts w:ascii="Times New Roman" w:eastAsia="Times New Roman" w:hAnsi="Times New Roman" w:cs="Times New Roman"/>
        </w:rPr>
        <w:t>Table S2</w:t>
      </w:r>
      <w:ins w:id="125" w:author="Megan Feddern" w:date="2021-02-12T12:07:00Z">
        <w:r>
          <w:rPr>
            <w:rFonts w:ascii="Times New Roman" w:eastAsia="Times New Roman" w:hAnsi="Times New Roman" w:cs="Times New Roman"/>
          </w:rPr>
          <w:t>)</w:t>
        </w:r>
      </w:ins>
      <w:ins w:id="126" w:author="Gordon Holtgrieve" w:date="2021-02-08T11:38:00Z">
        <w:r w:rsidR="005938A8">
          <w:rPr>
            <w:rFonts w:ascii="Times New Roman" w:eastAsia="Times New Roman" w:hAnsi="Times New Roman" w:cs="Times New Roman"/>
          </w:rPr>
          <w:t xml:space="preserve">. </w:t>
        </w:r>
      </w:ins>
      <w:ins w:id="127" w:author="Gordon Holtgrieve" w:date="2021-02-08T11:44:00Z">
        <w:r w:rsidR="00495CF3">
          <w:rPr>
            <w:rFonts w:ascii="Times New Roman" w:eastAsia="Times New Roman" w:hAnsi="Times New Roman" w:cs="Times New Roman"/>
          </w:rPr>
          <w:t>In f</w:t>
        </w:r>
      </w:ins>
      <w:ins w:id="128" w:author="Gordon Holtgrieve" w:date="2021-02-08T11:42:00Z">
        <w:r w:rsidR="005938A8">
          <w:rPr>
            <w:rFonts w:ascii="Times New Roman" w:eastAsia="Times New Roman" w:hAnsi="Times New Roman" w:cs="Times New Roman"/>
          </w:rPr>
          <w:t xml:space="preserve">ood webs that </w:t>
        </w:r>
      </w:ins>
      <w:ins w:id="129" w:author="Gordon Holtgrieve" w:date="2021-02-08T11:43:00Z">
        <w:r w:rsidR="005938A8">
          <w:rPr>
            <w:rFonts w:ascii="Times New Roman" w:eastAsia="Times New Roman" w:hAnsi="Times New Roman" w:cs="Times New Roman"/>
          </w:rPr>
          <w:t>assimilate organic matter from both C3 and C4</w:t>
        </w:r>
        <w:r w:rsidR="00495CF3">
          <w:rPr>
            <w:rFonts w:ascii="Times New Roman" w:eastAsia="Times New Roman" w:hAnsi="Times New Roman" w:cs="Times New Roman"/>
          </w:rPr>
          <w:t xml:space="preserve"> – including co</w:t>
        </w:r>
      </w:ins>
      <w:ins w:id="130" w:author="Gordon Holtgrieve" w:date="2021-02-08T11:44:00Z">
        <w:r w:rsidR="00495CF3">
          <w:rPr>
            <w:rFonts w:ascii="Times New Roman" w:eastAsia="Times New Roman" w:hAnsi="Times New Roman" w:cs="Times New Roman"/>
          </w:rPr>
          <w:t xml:space="preserve">astal food webs </w:t>
        </w:r>
      </w:ins>
      <w:ins w:id="131" w:author="Megan Feddern" w:date="2021-02-12T12:08:00Z">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ins>
      <w:ins w:id="132" w:author="Gordon Holtgrieve" w:date="2021-02-08T11:44:00Z">
        <w:r w:rsidR="00495CF3">
          <w:rPr>
            <w:rFonts w:ascii="Times New Roman" w:eastAsia="Times New Roman" w:hAnsi="Times New Roman" w:cs="Times New Roman"/>
          </w:rPr>
          <w:t>ill be intermediate</w:t>
        </w:r>
      </w:ins>
      <w:ins w:id="133" w:author="Gordon Holtgrieve" w:date="2021-02-08T11:45:00Z">
        <w:r w:rsidR="00495CF3">
          <w:rPr>
            <w:rFonts w:ascii="Times New Roman" w:eastAsia="Times New Roman" w:hAnsi="Times New Roman" w:cs="Times New Roman"/>
          </w:rPr>
          <w:t xml:space="preserve">.  </w:t>
        </w:r>
      </w:ins>
      <w:r w:rsidR="00CF37E7">
        <w:rPr>
          <w:rFonts w:ascii="Times New Roman" w:eastAsia="Times New Roman" w:hAnsi="Times New Roman" w:cs="Times New Roman"/>
        </w:rPr>
        <w:t xml:space="preserve">Therefore,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r w:rsidR="00AD1108">
        <w:rPr>
          <w:rFonts w:ascii="Times New Roman" w:eastAsia="Times New Roman" w:hAnsi="Times New Roman" w:cs="Times New Roman"/>
        </w:rPr>
        <w:t>:</w:t>
      </w:r>
    </w:p>
    <w:p w14:paraId="7866EF84" w14:textId="290C7204" w:rsidR="00AD1108" w:rsidRPr="00062281" w:rsidRDefault="00AD1108" w:rsidP="007372E0">
      <w:pPr>
        <w:rPr>
          <w:rFonts w:ascii="Times New Roman" w:eastAsia="Times New Roman" w:hAnsi="Times New Roman" w:cs="Times New Roman"/>
        </w:rPr>
      </w:pPr>
      <m:oMathPara>
        <m:oMath>
          <m:r>
            <w:rPr>
              <w:rFonts w:ascii="Cambria Math" w:hAnsi="Cambria Math"/>
              <w:color w:val="222222"/>
            </w:rPr>
            <m:t xml:space="preserve">3. </m:t>
          </m:r>
          <m:r>
            <m:rPr>
              <m:sty m:val="p"/>
            </m:rPr>
            <w:rPr>
              <w:rFonts w:ascii="Cambria Math" w:hAnsi="Cambria Math"/>
              <w:color w:val="222222"/>
              <w:vertAlign w:val="subscript"/>
            </w:rPr>
            <m:t xml:space="preserve"> %C4=</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Harbor Seal</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seagrass</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den>
          </m:f>
          <m:r>
            <w:rPr>
              <w:rFonts w:ascii="Cambria Math" w:hAnsi="Cambria Math"/>
              <w:color w:val="222222"/>
              <w:vertAlign w:val="subscript"/>
            </w:rPr>
            <m:t>/ 100</m:t>
          </m:r>
        </m:oMath>
      </m:oMathPara>
    </w:p>
    <w:p w14:paraId="435D9857" w14:textId="4D5E3A46" w:rsidR="006811F5" w:rsidRDefault="00495CF3" w:rsidP="00B830B7">
      <w:pPr>
        <w:spacing w:line="480" w:lineRule="auto"/>
        <w:rPr>
          <w:rFonts w:ascii="Times New Roman" w:eastAsia="Times New Roman" w:hAnsi="Times New Roman" w:cs="Times New Roman"/>
        </w:rPr>
      </w:pPr>
      <w:ins w:id="134" w:author="Gordon Holtgrieve" w:date="2021-02-08T11:46:00Z">
        <w:r>
          <w:rPr>
            <w:rFonts w:ascii="Times New Roman" w:eastAsia="Times New Roman" w:hAnsi="Times New Roman" w:cs="Times New Roman"/>
          </w:rPr>
          <w:t>w</w:t>
        </w:r>
      </w:ins>
      <w:r w:rsidR="006811F5">
        <w:rPr>
          <w:rFonts w:ascii="Times New Roman" w:eastAsia="Times New Roman" w:hAnsi="Times New Roman" w:cs="Times New Roman"/>
        </w:rPr>
        <w:t>here</w:t>
      </w:r>
      <w:ins w:id="135" w:author="Gordon Holtgrieve" w:date="2021-02-08T11:46:00Z">
        <w:r>
          <w:rPr>
            <w:rFonts w:ascii="Times New Roman" w:eastAsia="Times New Roman" w:hAnsi="Times New Roman" w:cs="Times New Roman"/>
          </w:rPr>
          <w:t>,</w:t>
        </w:r>
      </w:ins>
      <w:r w:rsidR="006811F5">
        <w:rPr>
          <w:rFonts w:ascii="Times New Roman" w:eastAsia="Times New Roman" w:hAnsi="Times New Roman" w:cs="Times New Roman"/>
        </w:rPr>
        <w:t xml:space="preserve"> </w:t>
      </w:r>
      <w:r w:rsidR="006811F5" w:rsidRPr="006811F5">
        <w:rPr>
          <w:rFonts w:ascii="Times New Roman" w:hAnsi="Times New Roman" w:cs="Times New Roman"/>
          <w:i/>
        </w:rPr>
        <w:sym w:font="Symbol" w:char="F064"/>
      </w:r>
      <w:r w:rsidR="006811F5">
        <w:rPr>
          <w:rFonts w:ascii="Times New Roman" w:hAnsi="Times New Roman" w:cs="Times New Roman"/>
          <w:i/>
        </w:rPr>
        <w:t xml:space="preserve"> </w:t>
      </w:r>
      <w:r w:rsidR="006811F5" w:rsidRPr="006811F5">
        <w:rPr>
          <w:rFonts w:ascii="Times New Roman" w:hAnsi="Times New Roman" w:cs="Times New Roman"/>
          <w:i/>
          <w:vertAlign w:val="superscript"/>
        </w:rPr>
        <w:t>13</w:t>
      </w:r>
      <w:r w:rsidR="006811F5" w:rsidRPr="006811F5">
        <w:rPr>
          <w:rFonts w:ascii="Times New Roman" w:hAnsi="Times New Roman" w:cs="Times New Roman"/>
          <w:i/>
        </w:rPr>
        <w:t>C</w:t>
      </w:r>
      <w:r w:rsidR="00757B87">
        <w:rPr>
          <w:rFonts w:ascii="Times New Roman" w:hAnsi="Times New Roman" w:cs="Times New Roman"/>
          <w:i/>
          <w:vertAlign w:val="subscript"/>
        </w:rPr>
        <w:t>Harbor Seal</w:t>
      </w:r>
      <w:r w:rsidR="006811F5">
        <w:rPr>
          <w:rFonts w:ascii="Times New Roman" w:hAnsi="Times New Roman" w:cs="Times New Roman"/>
        </w:rPr>
        <w:t xml:space="preserve"> is the mean observed </w:t>
      </w:r>
      <w:r w:rsidR="006811F5" w:rsidRPr="006811F5">
        <w:rPr>
          <w:rFonts w:ascii="Times New Roman" w:hAnsi="Times New Roman" w:cs="Times New Roman"/>
        </w:rPr>
        <w:sym w:font="Symbol" w:char="F064"/>
      </w:r>
      <w:r w:rsidR="006811F5" w:rsidRPr="006811F5">
        <w:rPr>
          <w:rFonts w:ascii="Times New Roman" w:hAnsi="Times New Roman" w:cs="Times New Roman"/>
          <w:vertAlign w:val="superscript"/>
        </w:rPr>
        <w:t>13</w:t>
      </w:r>
      <w:r w:rsidR="006811F5" w:rsidRPr="006811F5">
        <w:rPr>
          <w:rFonts w:ascii="Times New Roman" w:hAnsi="Times New Roman" w:cs="Times New Roman"/>
        </w:rPr>
        <w:t>C</w:t>
      </w:r>
      <w:r w:rsidR="006811F5">
        <w:rPr>
          <w:rFonts w:ascii="Times New Roman" w:hAnsi="Times New Roman" w:cs="Times New Roman"/>
        </w:rPr>
        <w:t xml:space="preserve"> </w:t>
      </w:r>
      <w:r w:rsidR="0005483A">
        <w:rPr>
          <w:rFonts w:ascii="Times New Roman" w:hAnsi="Times New Roman" w:cs="Times New Roman"/>
        </w:rPr>
        <w:t>value for</w:t>
      </w:r>
      <w:r w:rsidR="006811F5">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Seagrass</w:t>
      </w:r>
      <w:r w:rsidR="0005483A">
        <w:rPr>
          <w:rFonts w:ascii="Times New Roman" w:hAnsi="Times New Roman" w:cs="Times New Roman"/>
          <w:i/>
        </w:rPr>
        <w:t xml:space="preserve"> </w:t>
      </w:r>
      <w:r w:rsidR="0005483A">
        <w:rPr>
          <w:rFonts w:ascii="Times New Roman" w:hAnsi="Times New Roman" w:cs="Times New Roman"/>
        </w:rPr>
        <w:t>is the C4 carbon stable isotope end member</w:t>
      </w:r>
      <w:ins w:id="136" w:author="Megan Feddern" w:date="2021-02-12T12:11:00Z">
        <w:r w:rsidR="0091671B">
          <w:rPr>
            <w:rFonts w:ascii="Times New Roman" w:hAnsi="Times New Roman" w:cs="Times New Roman"/>
          </w:rPr>
          <w:t xml:space="preserve"> </w:t>
        </w:r>
      </w:ins>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Diatoms</w:t>
      </w:r>
      <w:r w:rsidR="0005483A">
        <w:rPr>
          <w:rFonts w:ascii="Times New Roman" w:hAnsi="Times New Roman" w:cs="Times New Roman"/>
          <w:i/>
        </w:rPr>
        <w:t xml:space="preserve"> </w:t>
      </w:r>
      <w:r w:rsidR="0005483A">
        <w:rPr>
          <w:rFonts w:ascii="Times New Roman" w:hAnsi="Times New Roman" w:cs="Times New Roman"/>
        </w:rPr>
        <w:t xml:space="preserve">is the C3 carbon stable isotope end member </w:t>
      </w:r>
      <w:ins w:id="137" w:author="Megan Feddern" w:date="2021-02-12T12:11:00Z">
        <w:r w:rsidR="0091671B">
          <w:rPr>
            <w:rFonts w:ascii="Times New Roman" w:hAnsi="Times New Roman" w:cs="Times New Roman"/>
          </w:rPr>
          <w:t>(</w:t>
        </w:r>
      </w:ins>
      <w:r w:rsidR="001A5637">
        <w:rPr>
          <w:rFonts w:ascii="Times New Roman" w:eastAsia="Times New Roman" w:hAnsi="Times New Roman" w:cs="Times New Roman"/>
        </w:rPr>
        <w:t>Appendix S1:</w:t>
      </w:r>
      <w:r w:rsidR="006103DF">
        <w:rPr>
          <w:rFonts w:ascii="Times New Roman" w:hAnsi="Times New Roman" w:cs="Times New Roman"/>
        </w:rPr>
        <w:t xml:space="preserve"> Table S2</w:t>
      </w:r>
      <w:ins w:id="138" w:author="Megan Feddern" w:date="2021-02-12T12:11:00Z">
        <w:r w:rsidR="0091671B">
          <w:rPr>
            <w:rFonts w:ascii="Times New Roman" w:hAnsi="Times New Roman" w:cs="Times New Roman"/>
          </w:rPr>
          <w:t xml:space="preserve">). </w:t>
        </w:r>
      </w:ins>
      <w:r w:rsidR="00757B87">
        <w:rPr>
          <w:rFonts w:ascii="Times New Roman" w:hAnsi="Times New Roman" w:cs="Times New Roman"/>
          <w:i/>
        </w:rPr>
        <w:t>%</w:t>
      </w:r>
      <w:r w:rsidR="00757B87" w:rsidRPr="00757B87">
        <w:rPr>
          <w:rFonts w:ascii="Times New Roman" w:hAnsi="Times New Roman" w:cs="Times New Roman"/>
          <w:i/>
        </w:rPr>
        <w:t>C</w:t>
      </w:r>
      <w:r w:rsidR="00757B87" w:rsidRPr="00757B87">
        <w:rPr>
          <w:rFonts w:ascii="Times New Roman" w:hAnsi="Times New Roman" w:cs="Times New Roman"/>
          <w:i/>
          <w:vertAlign w:val="subscript"/>
        </w:rPr>
        <w:t>4</w:t>
      </w:r>
      <w:r w:rsidR="00757B87">
        <w:rPr>
          <w:rFonts w:ascii="Times New Roman" w:hAnsi="Times New Roman" w:cs="Times New Roman"/>
          <w:i/>
        </w:rPr>
        <w:t xml:space="preserve"> </w:t>
      </w:r>
      <w:r w:rsidR="00757B87">
        <w:rPr>
          <w:rFonts w:ascii="Times New Roman" w:hAnsi="Times New Roman" w:cs="Times New Roman"/>
        </w:rPr>
        <w:t xml:space="preserve">is the relative contribution of C4 plants to the food web in which harbor seals forage.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757B87" w:rsidRPr="00757B87">
        <w:rPr>
          <w:rFonts w:ascii="Times New Roman" w:hAnsi="Times New Roman" w:cs="Times New Roman"/>
        </w:rPr>
        <w:t xml:space="preserve"> </w:t>
      </w:r>
      <w:r w:rsidR="00757B87">
        <w:rPr>
          <w:rFonts w:ascii="Times New Roman" w:hAnsi="Times New Roman" w:cs="Times New Roman"/>
        </w:rPr>
        <w:t xml:space="preserve"> </w:t>
      </w:r>
      <w:r w:rsidR="00D105F1" w:rsidRPr="00757B87">
        <w:rPr>
          <w:rFonts w:ascii="Times New Roman" w:eastAsia="Times New Roman" w:hAnsi="Times New Roman" w:cs="Times New Roman"/>
        </w:rPr>
        <w:t>A</w:t>
      </w:r>
      <w:r w:rsidR="00D105F1">
        <w:rPr>
          <w:rFonts w:ascii="Times New Roman" w:eastAsia="Times New Roman" w:hAnsi="Times New Roman" w:cs="Times New Roman"/>
        </w:rPr>
        <w:t xml:space="preserve"> weighted </w:t>
      </w:r>
      <w:r w:rsidR="00D105F1" w:rsidRPr="0091671B">
        <w:rPr>
          <w:rFonts w:ascii="Times New Roman" w:eastAsia="Times New Roman" w:hAnsi="Times New Roman" w:cs="Times New Roman"/>
          <w:i/>
        </w:rPr>
        <w:sym w:font="Symbol" w:char="F062"/>
      </w:r>
      <w:r w:rsidR="00D105F1">
        <w:rPr>
          <w:rFonts w:ascii="Times New Roman" w:eastAsia="Times New Roman" w:hAnsi="Times New Roman" w:cs="Times New Roman"/>
        </w:rPr>
        <w:t xml:space="preserve"> </w:t>
      </w:r>
      <w:r w:rsidR="006103DF">
        <w:rPr>
          <w:rFonts w:ascii="Times New Roman" w:eastAsia="Times New Roman" w:hAnsi="Times New Roman" w:cs="Times New Roman"/>
        </w:rPr>
        <w:t xml:space="preserve"> </w:t>
      </w:r>
      <w:r w:rsidR="00D105F1">
        <w:rPr>
          <w:rFonts w:ascii="Times New Roman" w:eastAsia="Times New Roman" w:hAnsi="Times New Roman" w:cs="Times New Roman"/>
        </w:rPr>
        <w:t>that incorporates both C4 and C3 photosynthesis pathways in marine environments was then derived by:</w:t>
      </w:r>
    </w:p>
    <w:p w14:paraId="448FAED9" w14:textId="42B1594E" w:rsidR="00D105F1" w:rsidRPr="00062281" w:rsidRDefault="00D105F1" w:rsidP="00B830B7">
      <w:pPr>
        <w:rPr>
          <w:rFonts w:ascii="Times New Roman" w:eastAsia="Times New Roman" w:hAnsi="Times New Roman" w:cs="Times New Roman"/>
        </w:rPr>
      </w:pPr>
      <m:oMathPara>
        <m:oMath>
          <m:r>
            <w:rPr>
              <w:rFonts w:ascii="Cambria Math" w:hAnsi="Cambria Math"/>
              <w:color w:val="222222"/>
            </w:rPr>
            <w:lastRenderedPageBreak/>
            <m:t xml:space="preserve">4.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ins w:id="139" w:author="Megan Feddern" w:date="2021-02-12T12:12:00Z">
                  <w:rPr>
                    <w:rFonts w:ascii="Cambria Math" w:hAnsi="Cambria Math"/>
                    <w:color w:val="222222"/>
                    <w:vertAlign w:val="subscript"/>
                  </w:rPr>
                  <m:t>W,   Tr</m:t>
                </w:ins>
              </m:r>
              <m:r>
                <w:del w:id="140" w:author="Megan Feddern" w:date="2021-02-12T12:11:00Z">
                  <w:rPr>
                    <w:rFonts w:ascii="Cambria Math" w:hAnsi="Cambria Math"/>
                    <w:color w:val="222222"/>
                    <w:vertAlign w:val="subscript"/>
                  </w:rPr>
                  <m:t>w</m:t>
                </w:del>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C4, Tr</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C3, Tr</m:t>
              </m:r>
            </m:sub>
          </m:sSub>
          <m:r>
            <w:rPr>
              <w:rFonts w:ascii="Cambria Math" w:hAnsi="Cambria Math"/>
              <w:color w:val="222222"/>
              <w:vertAlign w:val="subscript"/>
            </w:rPr>
            <m:t xml:space="preserve">*(1-%C4)) </m:t>
          </m:r>
        </m:oMath>
      </m:oMathPara>
    </w:p>
    <w:p w14:paraId="2B564D58" w14:textId="2600632A" w:rsidR="003358E1" w:rsidRPr="00EF357D" w:rsidRDefault="00495CF3" w:rsidP="00B830B7">
      <w:pPr>
        <w:spacing w:line="480" w:lineRule="auto"/>
        <w:rPr>
          <w:rFonts w:eastAsiaTheme="minorEastAsia"/>
          <w:color w:val="222222"/>
          <w:vertAlign w:val="subscript"/>
        </w:rPr>
      </w:pPr>
      <w:ins w:id="141" w:author="Gordon Holtgrieve" w:date="2021-02-08T11:46:00Z">
        <w:r>
          <w:rPr>
            <w:rFonts w:ascii="Times New Roman" w:eastAsia="Times New Roman" w:hAnsi="Times New Roman" w:cs="Times New Roman"/>
          </w:rPr>
          <w:t>w</w:t>
        </w:r>
      </w:ins>
      <w:r w:rsidR="00202D6B">
        <w:rPr>
          <w:rFonts w:ascii="Times New Roman" w:eastAsia="Times New Roman" w:hAnsi="Times New Roman" w:cs="Times New Roman"/>
        </w:rPr>
        <w:t>here</w:t>
      </w:r>
      <w:ins w:id="142" w:author="Gordon Holtgrieve" w:date="2021-02-08T11:46:00Z">
        <w:r>
          <w:rPr>
            <w:rFonts w:ascii="Times New Roman" w:eastAsia="Times New Roman" w:hAnsi="Times New Roman" w:cs="Times New Roman"/>
          </w:rPr>
          <w:t>,</w:t>
        </w:r>
      </w:ins>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202D6B"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3</w:t>
      </w:r>
      <w:r w:rsidR="00202D6B" w:rsidRPr="00202D6B">
        <w:rPr>
          <w:rFonts w:ascii="Times New Roman" w:eastAsia="Times New Roman" w:hAnsi="Times New Roman" w:cs="Times New Roman"/>
          <w:i/>
          <w:vertAlign w:val="subscript"/>
        </w:rPr>
        <w:t>, Tr</w:t>
      </w:r>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w:t>
      </w:r>
      <w:r w:rsidR="00202D6B">
        <w:rPr>
          <w:rFonts w:ascii="Times New Roman" w:eastAsia="Times New Roman" w:hAnsi="Times New Roman" w:cs="Times New Roman"/>
        </w:rPr>
        <w:t xml:space="preserve">the for an individual trophic amino acid </w:t>
      </w:r>
      <w:ins w:id="143" w:author="Megan Feddern" w:date="2021-02-12T12:14:00Z">
        <w:r w:rsidR="0091671B">
          <w:rPr>
            <w:rFonts w:ascii="Times New Roman" w:eastAsia="Times New Roman" w:hAnsi="Times New Roman" w:cs="Times New Roman"/>
          </w:rPr>
          <w:t>(</w:t>
        </w:r>
        <w:r w:rsidR="0091671B">
          <w:rPr>
            <w:rFonts w:ascii="Times New Roman" w:eastAsia="Times New Roman" w:hAnsi="Times New Roman" w:cs="Times New Roman"/>
            <w:i/>
          </w:rPr>
          <w:t>Tr</w:t>
        </w:r>
        <w:r w:rsidR="0091671B" w:rsidRPr="009222E3">
          <w:rPr>
            <w:rFonts w:ascii="Times New Roman" w:eastAsia="Times New Roman" w:hAnsi="Times New Roman" w:cs="Times New Roman"/>
          </w:rPr>
          <w:t>)</w:t>
        </w:r>
        <w:r w:rsidR="0091671B">
          <w:rPr>
            <w:rFonts w:ascii="Times New Roman" w:eastAsia="Times New Roman" w:hAnsi="Times New Roman" w:cs="Times New Roman"/>
            <w:i/>
          </w:rPr>
          <w:t xml:space="preserve"> </w:t>
        </w:r>
      </w:ins>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 xml:space="preserve">phytoplankton </w:t>
      </w:r>
      <w:r w:rsidR="00CB7C02">
        <w:rPr>
          <w:rFonts w:ascii="Times New Roman" w:eastAsia="Times New Roman" w:hAnsi="Times New Roman" w:cs="Times New Roman"/>
        </w:rPr>
        <w:t xml:space="preserve">and </w:t>
      </w:r>
      <w:r w:rsidR="00CB7C02" w:rsidRPr="00202D6B">
        <w:rPr>
          <w:rFonts w:ascii="Times New Roman" w:eastAsia="Times New Roman" w:hAnsi="Times New Roman" w:cs="Times New Roman"/>
          <w:i/>
        </w:rPr>
        <w:sym w:font="Symbol" w:char="F062"/>
      </w:r>
      <w:r w:rsidR="00CB7C02"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4</w:t>
      </w:r>
      <w:r w:rsidR="00CB7C02" w:rsidRPr="00202D6B">
        <w:rPr>
          <w:rFonts w:ascii="Times New Roman" w:eastAsia="Times New Roman" w:hAnsi="Times New Roman" w:cs="Times New Roman"/>
          <w:i/>
          <w:vertAlign w:val="subscript"/>
        </w:rPr>
        <w:t xml:space="preserve">, </w:t>
      </w:r>
      <w:proofErr w:type="gramStart"/>
      <w:r w:rsidR="00CB7C02" w:rsidRPr="00202D6B">
        <w:rPr>
          <w:rFonts w:ascii="Times New Roman" w:eastAsia="Times New Roman" w:hAnsi="Times New Roman" w:cs="Times New Roman"/>
          <w:i/>
          <w:vertAlign w:val="subscript"/>
        </w:rPr>
        <w:t>Tr</w:t>
      </w:r>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CB7C02">
        <w:rPr>
          <w:rFonts w:ascii="Times New Roman" w:eastAsia="Times New Roman" w:hAnsi="Times New Roman" w:cs="Times New Roman"/>
        </w:rPr>
        <w:t>is</w:t>
      </w:r>
      <w:proofErr w:type="gramEnd"/>
      <w:r w:rsidR="00CB7C02">
        <w:rPr>
          <w:rFonts w:ascii="Times New Roman" w:eastAsia="Times New Roman" w:hAnsi="Times New Roman" w:cs="Times New Roman"/>
        </w:rPr>
        <w:t xml:space="preserve">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the for an individual trophic amino acid </w:t>
      </w:r>
      <w:ins w:id="144" w:author="Megan Feddern" w:date="2021-02-12T12:13:00Z">
        <w:r w:rsidR="0091671B">
          <w:rPr>
            <w:rFonts w:ascii="Times New Roman" w:eastAsia="Times New Roman" w:hAnsi="Times New Roman" w:cs="Times New Roman"/>
          </w:rPr>
          <w:t>(</w:t>
        </w:r>
        <w:r w:rsidR="0091671B">
          <w:rPr>
            <w:rFonts w:ascii="Times New Roman" w:eastAsia="Times New Roman" w:hAnsi="Times New Roman" w:cs="Times New Roman"/>
            <w:i/>
          </w:rPr>
          <w:t>Tr</w:t>
        </w:r>
        <w:r w:rsidR="0091671B" w:rsidRPr="0091671B">
          <w:rPr>
            <w:rFonts w:ascii="Times New Roman" w:eastAsia="Times New Roman" w:hAnsi="Times New Roman" w:cs="Times New Roman"/>
          </w:rPr>
          <w:t>)</w:t>
        </w:r>
        <w:r w:rsidR="0091671B">
          <w:rPr>
            <w:rFonts w:ascii="Times New Roman" w:eastAsia="Times New Roman" w:hAnsi="Times New Roman" w:cs="Times New Roman"/>
            <w:i/>
          </w:rPr>
          <w:t xml:space="preserve"> </w:t>
        </w:r>
      </w:ins>
      <w:r w:rsidR="00CB7C02">
        <w:rPr>
          <w:rFonts w:ascii="Times New Roman" w:eastAsia="Times New Roman" w:hAnsi="Times New Roman" w:cs="Times New Roman"/>
        </w:rPr>
        <w:t>for sea grass which utilize exclusively C4 photosynthesis pathway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 xml:space="preserve">). </w:t>
      </w:r>
    </w:p>
    <w:p w14:paraId="5E9926B0" w14:textId="3CDCA45C" w:rsidR="003B34D4" w:rsidRDefault="00C6479C" w:rsidP="00B830B7">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0132D9D3"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CA1646">
        <w:rPr>
          <w:rFonts w:ascii="Times New Roman" w:eastAsia="Times New Roman" w:hAnsi="Times New Roman" w:cs="Times New Roman"/>
        </w:rPr>
        <w:t>A total of 1</w:t>
      </w:r>
      <w:r w:rsidR="003D3733">
        <w:rPr>
          <w:rFonts w:ascii="Times New Roman" w:eastAsia="Times New Roman" w:hAnsi="Times New Roman" w:cs="Times New Roman"/>
        </w:rPr>
        <w:t>5</w:t>
      </w:r>
      <w:ins w:id="145" w:author="Gordon Holtgrieve" w:date="2021-02-08T11:58:00Z">
        <w:r w:rsidR="005D6B0F">
          <w:rPr>
            <w:rFonts w:ascii="Times New Roman" w:eastAsia="Times New Roman" w:hAnsi="Times New Roman" w:cs="Times New Roman"/>
          </w:rPr>
          <w:t xml:space="preserve"> potential</w:t>
        </w:r>
      </w:ins>
      <w:r w:rsidR="00CA1646">
        <w:rPr>
          <w:rFonts w:ascii="Times New Roman" w:eastAsia="Times New Roman" w:hAnsi="Times New Roman" w:cs="Times New Roman"/>
        </w:rPr>
        <w:t xml:space="preserve"> e</w:t>
      </w:r>
      <w:r w:rsidR="00C521E6">
        <w:rPr>
          <w:rFonts w:ascii="Times New Roman" w:eastAsia="Times New Roman" w:hAnsi="Times New Roman" w:cs="Times New Roman"/>
        </w:rPr>
        <w:t>xplanatory variables 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evidence of ecological importance in the region</w:t>
      </w:r>
      <w:r w:rsidR="00CA1646">
        <w:rPr>
          <w:rFonts w:ascii="Times New Roman" w:eastAsia="Times New Roman" w:hAnsi="Times New Roman" w:cs="Times New Roman"/>
        </w:rPr>
        <w:t>; selected time series</w:t>
      </w:r>
      <w:r w:rsidR="00C0631F">
        <w:rPr>
          <w:rFonts w:ascii="Times New Roman" w:eastAsia="Times New Roman" w:hAnsi="Times New Roman" w:cs="Times New Roman"/>
        </w:rPr>
        <w:t xml:space="preserve"> were 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ins w:id="146" w:author="Gordon Holtgrieve" w:date="2021-02-08T12:00:00Z">
        <w:r w:rsidR="005D6B0F">
          <w:rPr>
            <w:rFonts w:ascii="Times New Roman" w:eastAsia="Times New Roman" w:hAnsi="Times New Roman" w:cs="Times New Roman"/>
          </w:rPr>
          <w:t xml:space="preserve">our </w:t>
        </w:r>
      </w:ins>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ins w:id="147" w:author="Gordon Holtgrieve" w:date="2021-02-08T11:59:00Z">
        <w:r w:rsidR="005D6B0F">
          <w:rPr>
            <w:rFonts w:ascii="Times New Roman" w:eastAsia="Times New Roman" w:hAnsi="Times New Roman" w:cs="Times New Roman"/>
          </w:rPr>
          <w:t xml:space="preserve"> </w:t>
        </w:r>
      </w:ins>
      <w:ins w:id="148" w:author="Gordon Holtgrieve" w:date="2021-02-08T12:00:00Z">
        <w:r w:rsidR="005D6B0F">
          <w:rPr>
            <w:rFonts w:ascii="Times New Roman" w:eastAsia="Times New Roman" w:hAnsi="Times New Roman" w:cs="Times New Roman"/>
          </w:rPr>
          <w:t xml:space="preserve">representing </w:t>
        </w:r>
      </w:ins>
      <w:ins w:id="149" w:author="Gordon Holtgrieve" w:date="2021-02-08T12:01:00Z">
        <w:r w:rsidR="005D6B0F">
          <w:rPr>
            <w:rFonts w:ascii="Times New Roman" w:eastAsia="Times New Roman" w:hAnsi="Times New Roman" w:cs="Times New Roman"/>
          </w:rPr>
          <w:t xml:space="preserve">our expected primary forcing mechanisms described above </w:t>
        </w:r>
      </w:ins>
      <w:ins w:id="150" w:author="Gordon Holtgrieve" w:date="2021-02-08T11:58:00Z">
        <w:r w:rsidR="005D6B0F">
          <w:rPr>
            <w:rFonts w:ascii="Times New Roman" w:eastAsia="Times New Roman" w:hAnsi="Times New Roman" w:cs="Times New Roman"/>
          </w:rPr>
          <w:t>(</w:t>
        </w:r>
      </w:ins>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ins w:id="151" w:author="Gordon Holtgrieve" w:date="2021-02-08T11:58:00Z">
        <w:r w:rsidR="005D6B0F">
          <w:rPr>
            <w:rFonts w:ascii="Times New Roman" w:eastAsia="Times New Roman" w:hAnsi="Times New Roman" w:cs="Times New Roman"/>
          </w:rPr>
          <w:t>)</w:t>
        </w:r>
      </w:ins>
      <w:r w:rsidR="00CA1646">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 xml:space="preserve"> series were standardized around a mean of 0 and standard deviation of 1.</w:t>
      </w:r>
      <w:r w:rsidR="00F05DBE">
        <w:rPr>
          <w:rFonts w:ascii="Times New Roman" w:eastAsia="Times New Roman" w:hAnsi="Times New Roman" w:cs="Times New Roman"/>
        </w:rPr>
        <w:t xml:space="preserve"> For each driver category, a series of candidate models were fit to the data including all possible combinations of covariates</w:t>
      </w:r>
      <w:r w:rsidR="00005B70">
        <w:rPr>
          <w:rFonts w:ascii="Times New Roman" w:eastAsia="Times New Roman" w:hAnsi="Times New Roman" w:cs="Times New Roman"/>
        </w:rPr>
        <w:t xml:space="preserve">; a null model and location only model </w:t>
      </w:r>
      <w:proofErr w:type="gramStart"/>
      <w:r w:rsidR="00005B70">
        <w:rPr>
          <w:rFonts w:ascii="Times New Roman" w:eastAsia="Times New Roman" w:hAnsi="Times New Roman" w:cs="Times New Roman"/>
        </w:rPr>
        <w:t>were</w:t>
      </w:r>
      <w:proofErr w:type="gramEnd"/>
      <w:r w:rsidR="00005B70">
        <w:rPr>
          <w:rFonts w:ascii="Times New Roman" w:eastAsia="Times New Roman" w:hAnsi="Times New Roman" w:cs="Times New Roman"/>
        </w:rPr>
        <w:t xml:space="preserve"> also included</w:t>
      </w:r>
      <w:r w:rsidR="00F05DBE">
        <w:rPr>
          <w:rFonts w:ascii="Times New Roman" w:eastAsia="Times New Roman" w:hAnsi="Times New Roman" w:cs="Times New Roman"/>
        </w:rPr>
        <w:t xml:space="preserve">. </w:t>
      </w:r>
      <w:r w:rsidR="00005B70">
        <w:rPr>
          <w:rFonts w:ascii="Times New Roman" w:eastAsia="Times New Roman" w:hAnsi="Times New Roman" w:cs="Times New Roman"/>
        </w:rPr>
        <w:t>L</w:t>
      </w:r>
      <w:r w:rsidR="00DB6045">
        <w:rPr>
          <w:rFonts w:ascii="Times New Roman" w:eastAsia="Times New Roman" w:hAnsi="Times New Roman" w:cs="Times New Roman"/>
        </w:rPr>
        <w:t xml:space="preserve">ocation (Salish Sea or coastal Washington) was included </w:t>
      </w:r>
      <w:r w:rsidR="00005B70">
        <w:rPr>
          <w:rFonts w:ascii="Times New Roman" w:eastAsia="Times New Roman" w:hAnsi="Times New Roman" w:cs="Times New Roman"/>
        </w:rPr>
        <w:t xml:space="preserve">as a factor </w:t>
      </w:r>
      <w:r w:rsidR="00F05DBE">
        <w:rPr>
          <w:rFonts w:ascii="Times New Roman" w:eastAsia="Times New Roman" w:hAnsi="Times New Roman" w:cs="Times New Roman"/>
        </w:rPr>
        <w:t xml:space="preserve">in </w:t>
      </w:r>
      <w:r w:rsidR="00005B70">
        <w:rPr>
          <w:rFonts w:ascii="Times New Roman" w:eastAsia="Times New Roman" w:hAnsi="Times New Roman" w:cs="Times New Roman"/>
        </w:rPr>
        <w:t xml:space="preserve">all </w:t>
      </w:r>
      <w:r w:rsidR="00F05DBE">
        <w:rPr>
          <w:rFonts w:ascii="Times New Roman" w:eastAsia="Times New Roman" w:hAnsi="Times New Roman" w:cs="Times New Roman"/>
        </w:rPr>
        <w:t xml:space="preserve">candidate </w:t>
      </w:r>
      <w:r w:rsidR="00005B70">
        <w:rPr>
          <w:rFonts w:ascii="Times New Roman" w:eastAsia="Times New Roman" w:hAnsi="Times New Roman" w:cs="Times New Roman"/>
        </w:rPr>
        <w:t>models</w:t>
      </w:r>
      <w:r w:rsidR="00DB6045">
        <w:rPr>
          <w:rFonts w:ascii="Times New Roman" w:eastAsia="Times New Roman" w:hAnsi="Times New Roman" w:cs="Times New Roman"/>
        </w:rPr>
        <w:t xml:space="preserve"> except the null model</w:t>
      </w:r>
      <w:r w:rsidR="00F05DBE">
        <w:rPr>
          <w:rFonts w:ascii="Times New Roman" w:eastAsia="Times New Roman" w:hAnsi="Times New Roman" w:cs="Times New Roman"/>
        </w:rPr>
        <w:t xml:space="preserve">. </w:t>
      </w:r>
      <w:r w:rsidR="00CD43BA">
        <w:rPr>
          <w:rFonts w:ascii="Times New Roman" w:eastAsia="Times New Roman" w:hAnsi="Times New Roman" w:cs="Times New Roman"/>
        </w:rPr>
        <w:t xml:space="preserve">Due to the known relationship between Pacific hake </w:t>
      </w:r>
      <w:ins w:id="152" w:author="Megan Feddern" w:date="2021-02-12T16:04:00Z">
        <w:r w:rsidR="0091671B">
          <w:rPr>
            <w:rFonts w:ascii="Times New Roman" w:eastAsia="Times New Roman" w:hAnsi="Times New Roman" w:cs="Times New Roman"/>
          </w:rPr>
          <w:t>(</w:t>
        </w:r>
        <w:proofErr w:type="spellStart"/>
        <w:r w:rsidR="0091671B" w:rsidRPr="0091671B">
          <w:rPr>
            <w:rFonts w:ascii="Times New Roman" w:eastAsia="Times New Roman" w:hAnsi="Times New Roman" w:cs="Times New Roman"/>
            <w:i/>
          </w:rPr>
          <w:t>Merlucciua</w:t>
        </w:r>
        <w:proofErr w:type="spellEnd"/>
        <w:r w:rsidR="0091671B" w:rsidRPr="0091671B">
          <w:rPr>
            <w:rFonts w:ascii="Times New Roman" w:eastAsia="Times New Roman" w:hAnsi="Times New Roman" w:cs="Times New Roman"/>
            <w:i/>
          </w:rPr>
          <w:t xml:space="preserve"> </w:t>
        </w:r>
        <w:proofErr w:type="spellStart"/>
        <w:r w:rsidR="0091671B" w:rsidRPr="0091671B">
          <w:rPr>
            <w:rFonts w:ascii="Times New Roman" w:eastAsia="Times New Roman" w:hAnsi="Times New Roman" w:cs="Times New Roman"/>
            <w:i/>
          </w:rPr>
          <w:t>productus</w:t>
        </w:r>
        <w:proofErr w:type="spellEnd"/>
        <w:r w:rsidR="0091671B">
          <w:rPr>
            <w:rFonts w:ascii="Times New Roman" w:eastAsia="Times New Roman" w:hAnsi="Times New Roman" w:cs="Times New Roman"/>
          </w:rPr>
          <w:t xml:space="preserve">) </w:t>
        </w:r>
      </w:ins>
      <w:r w:rsidR="00CD43BA" w:rsidRPr="0091671B">
        <w:rPr>
          <w:rFonts w:ascii="Times New Roman" w:eastAsia="Times New Roman" w:hAnsi="Times New Roman" w:cs="Times New Roman"/>
        </w:rPr>
        <w:t>and</w:t>
      </w:r>
      <w:r w:rsidR="00CD43BA">
        <w:rPr>
          <w:rFonts w:ascii="Times New Roman" w:eastAsia="Times New Roman" w:hAnsi="Times New Roman" w:cs="Times New Roman"/>
        </w:rPr>
        <w:t xml:space="preserve"> Pacific herring </w:t>
      </w:r>
      <w:ins w:id="153" w:author="Megan Feddern" w:date="2021-02-12T16:04:00Z">
        <w:r w:rsidR="0091671B">
          <w:rPr>
            <w:rFonts w:ascii="Times New Roman" w:eastAsia="Times New Roman" w:hAnsi="Times New Roman" w:cs="Times New Roman"/>
          </w:rPr>
          <w:t>(</w:t>
        </w:r>
        <w:r w:rsidR="0091671B" w:rsidRPr="0091671B">
          <w:rPr>
            <w:rFonts w:ascii="Times New Roman" w:eastAsia="Times New Roman" w:hAnsi="Times New Roman" w:cs="Times New Roman"/>
            <w:i/>
          </w:rPr>
          <w:t xml:space="preserve">Clupea </w:t>
        </w:r>
        <w:proofErr w:type="spellStart"/>
        <w:r w:rsidR="0091671B" w:rsidRPr="0091671B">
          <w:rPr>
            <w:rFonts w:ascii="Times New Roman" w:eastAsia="Times New Roman" w:hAnsi="Times New Roman" w:cs="Times New Roman"/>
            <w:i/>
          </w:rPr>
          <w:t>palasii</w:t>
        </w:r>
        <w:proofErr w:type="spellEnd"/>
        <w:r w:rsidR="0091671B">
          <w:rPr>
            <w:rFonts w:ascii="Times New Roman" w:eastAsia="Times New Roman" w:hAnsi="Times New Roman" w:cs="Times New Roman"/>
          </w:rPr>
          <w:t xml:space="preserve">) </w:t>
        </w:r>
      </w:ins>
      <w:r w:rsidR="00CD43BA">
        <w:rPr>
          <w:rFonts w:ascii="Times New Roman" w:eastAsia="Times New Roman" w:hAnsi="Times New Roman" w:cs="Times New Roman"/>
        </w:rPr>
        <w:t xml:space="preserve">(hake </w:t>
      </w:r>
      <w:r w:rsidR="00FF77CC">
        <w:rPr>
          <w:rFonts w:ascii="Times New Roman" w:eastAsia="Times New Roman" w:hAnsi="Times New Roman" w:cs="Times New Roman"/>
        </w:rPr>
        <w:t xml:space="preserve">depend on herring for &gt;20% of their diet, Surma et al. 2018) </w:t>
      </w:r>
      <w:r w:rsidR="00CD43BA">
        <w:rPr>
          <w:rFonts w:ascii="Times New Roman" w:eastAsia="Times New Roman" w:hAnsi="Times New Roman" w:cs="Times New Roman"/>
        </w:rPr>
        <w:t xml:space="preserve">an interaction effect between hake and herring was also </w:t>
      </w:r>
      <w:r w:rsidR="003D3733">
        <w:rPr>
          <w:rFonts w:ascii="Times New Roman" w:eastAsia="Times New Roman" w:hAnsi="Times New Roman" w:cs="Times New Roman"/>
        </w:rPr>
        <w:t>tested</w:t>
      </w:r>
      <w:r w:rsidR="00CD43BA">
        <w:rPr>
          <w:rFonts w:ascii="Times New Roman" w:eastAsia="Times New Roman" w:hAnsi="Times New Roman" w:cs="Times New Roman"/>
        </w:rPr>
        <w:t>.</w:t>
      </w:r>
      <w:r w:rsidR="00757B87">
        <w:rPr>
          <w:rFonts w:ascii="Times New Roman" w:eastAsia="Times New Roman" w:hAnsi="Times New Roman" w:cs="Times New Roman"/>
        </w:rPr>
        <w:t xml:space="preserve"> Similarly, due to the correlation between the multivariate </w:t>
      </w:r>
      <w:r w:rsidR="003D3733" w:rsidRPr="003D3733">
        <w:rPr>
          <w:rFonts w:ascii="Times New Roman" w:eastAsia="Times New Roman" w:hAnsi="Times New Roman" w:cs="Times New Roman"/>
        </w:rPr>
        <w:t>El Niño</w:t>
      </w:r>
      <w:r w:rsidR="003D3733">
        <w:rPr>
          <w:rFonts w:ascii="Times New Roman" w:eastAsia="Times New Roman" w:hAnsi="Times New Roman" w:cs="Times New Roman"/>
        </w:rPr>
        <w:t xml:space="preserve"> Southern Oscillation</w:t>
      </w:r>
      <w:r w:rsidR="00757B87">
        <w:rPr>
          <w:rFonts w:ascii="Times New Roman" w:eastAsia="Times New Roman" w:hAnsi="Times New Roman" w:cs="Times New Roman"/>
        </w:rPr>
        <w:t xml:space="preserve"> index and </w:t>
      </w:r>
      <w:r w:rsidR="003D3733">
        <w:rPr>
          <w:rFonts w:ascii="Times New Roman" w:eastAsia="Times New Roman" w:hAnsi="Times New Roman" w:cs="Times New Roman"/>
        </w:rPr>
        <w:t xml:space="preserve">the </w:t>
      </w:r>
      <w:r w:rsidR="00757B87">
        <w:rPr>
          <w:rFonts w:ascii="Times New Roman" w:eastAsia="Times New Roman" w:hAnsi="Times New Roman" w:cs="Times New Roman"/>
        </w:rPr>
        <w:t>Pacific Decadal Oscillation (PDO)</w:t>
      </w:r>
      <w:r w:rsidR="00FF77CC">
        <w:rPr>
          <w:rFonts w:ascii="Times New Roman" w:eastAsia="Times New Roman" w:hAnsi="Times New Roman" w:cs="Times New Roman"/>
        </w:rPr>
        <w:t xml:space="preserve">, </w:t>
      </w:r>
      <w:r w:rsidR="00D24602">
        <w:rPr>
          <w:rFonts w:ascii="Times New Roman" w:eastAsia="Times New Roman" w:hAnsi="Times New Roman" w:cs="Times New Roman"/>
        </w:rPr>
        <w:t>and summer and spring upwelling,</w:t>
      </w:r>
      <w:r w:rsidR="003D3733">
        <w:rPr>
          <w:rFonts w:ascii="Times New Roman" w:eastAsia="Times New Roman" w:hAnsi="Times New Roman" w:cs="Times New Roman"/>
        </w:rPr>
        <w:t xml:space="preserve"> </w:t>
      </w:r>
      <w:r w:rsidR="00757B87">
        <w:rPr>
          <w:rFonts w:ascii="Times New Roman" w:eastAsia="Times New Roman" w:hAnsi="Times New Roman" w:cs="Times New Roman"/>
        </w:rPr>
        <w:t>only one of these covariates were included in each model.</w:t>
      </w:r>
      <w:ins w:id="154" w:author="Megan Feddern" w:date="2021-02-12T15:05:00Z">
        <w:r w:rsidR="0091671B" w:rsidDel="0091671B">
          <w:rPr>
            <w:rFonts w:ascii="Times New Roman" w:eastAsia="Times New Roman" w:hAnsi="Times New Roman" w:cs="Times New Roman"/>
          </w:rPr>
          <w:t xml:space="preserve"> </w:t>
        </w:r>
      </w:ins>
      <w:r w:rsidR="0091671B">
        <w:rPr>
          <w:rFonts w:ascii="Times New Roman" w:eastAsia="Times New Roman" w:hAnsi="Times New Roman" w:cs="Times New Roman"/>
        </w:rPr>
        <w:t>To avoid collinearity</w:t>
      </w:r>
      <w:ins w:id="155" w:author="Megan Feddern" w:date="2021-02-12T16:28:00Z">
        <w:r w:rsidR="0091671B">
          <w:rPr>
            <w:rFonts w:ascii="Times New Roman" w:eastAsia="Times New Roman" w:hAnsi="Times New Roman" w:cs="Times New Roman"/>
          </w:rPr>
          <w:t xml:space="preserve">, </w:t>
        </w:r>
      </w:ins>
      <w:r w:rsidR="0091671B">
        <w:rPr>
          <w:rFonts w:ascii="Times New Roman" w:eastAsia="Times New Roman" w:hAnsi="Times New Roman" w:cs="Times New Roman"/>
        </w:rPr>
        <w:t>no more than three covariates were included in each model.</w:t>
      </w:r>
    </w:p>
    <w:p w14:paraId="5C6760BB" w14:textId="24B0643C" w:rsidR="00DF6D61" w:rsidRDefault="00005B70"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identify the most important explanatory variables of </w:t>
      </w:r>
      <w:r w:rsidR="00757B87">
        <w:rPr>
          <w:rFonts w:ascii="Times New Roman" w:eastAsia="Times New Roman" w:hAnsi="Times New Roman" w:cs="Times New Roman"/>
        </w:rPr>
        <w:t xml:space="preserve">ocean condition and prey availability on </w:t>
      </w:r>
      <w:r>
        <w:rPr>
          <w:rFonts w:ascii="Times New Roman" w:eastAsia="Times New Roman" w:hAnsi="Times New Roman" w:cs="Times New Roman"/>
        </w:rPr>
        <w:t xml:space="preserve">harbor seal trophic ecology, </w:t>
      </w:r>
      <w:r w:rsidR="00757B87">
        <w:rPr>
          <w:rFonts w:ascii="Times New Roman" w:eastAsia="Times New Roman" w:hAnsi="Times New Roman" w:cs="Times New Roman"/>
        </w:rPr>
        <w:t>two</w:t>
      </w:r>
      <w:r w:rsidR="0039484D">
        <w:rPr>
          <w:rFonts w:ascii="Times New Roman" w:eastAsia="Times New Roman" w:hAnsi="Times New Roman" w:cs="Times New Roman"/>
        </w:rPr>
        <w:t xml:space="preserve"> sets of</w:t>
      </w:r>
      <w:r>
        <w:rPr>
          <w:rFonts w:ascii="Times New Roman" w:eastAsia="Times New Roman" w:hAnsi="Times New Roman" w:cs="Times New Roman"/>
        </w:rPr>
        <w:t xml:space="preserve"> candidate models</w:t>
      </w:r>
      <w:r w:rsidR="00AB1541">
        <w:rPr>
          <w:rFonts w:ascii="Times New Roman" w:eastAsia="Times New Roman" w:hAnsi="Times New Roman" w:cs="Times New Roman"/>
        </w:rPr>
        <w:t xml:space="preserve"> </w:t>
      </w:r>
      <w:r>
        <w:rPr>
          <w:rFonts w:ascii="Times New Roman" w:eastAsia="Times New Roman" w:hAnsi="Times New Roman" w:cs="Times New Roman"/>
        </w:rPr>
        <w:t xml:space="preserve">were fit using a multi amino acid </w:t>
      </w:r>
      <w:r w:rsidR="00CD43BA">
        <w:rPr>
          <w:rFonts w:ascii="Times New Roman" w:eastAsia="Times New Roman" w:hAnsi="Times New Roman" w:cs="Times New Roman"/>
        </w:rPr>
        <w:t xml:space="preserve">(glutamic acid, alanine, proline, valine) </w:t>
      </w:r>
      <w:r>
        <w:rPr>
          <w:rFonts w:ascii="Times New Roman" w:eastAsia="Times New Roman" w:hAnsi="Times New Roman" w:cs="Times New Roman"/>
        </w:rPr>
        <w:t>hierarchical model</w:t>
      </w:r>
      <w:r w:rsidR="0039484D">
        <w:rPr>
          <w:rFonts w:ascii="Times New Roman" w:eastAsia="Times New Roman" w:hAnsi="Times New Roman" w:cs="Times New Roman"/>
        </w:rPr>
        <w:t>.</w:t>
      </w:r>
      <w:r w:rsidR="00CD43BA">
        <w:rPr>
          <w:rFonts w:ascii="Times New Roman" w:eastAsia="Times New Roman" w:hAnsi="Times New Roman" w:cs="Times New Roman"/>
        </w:rPr>
        <w:t xml:space="preserve"> The hierarchical linear model took the following structure:</w:t>
      </w:r>
    </w:p>
    <w:p w14:paraId="39DAC3FA" w14:textId="0986EF17" w:rsidR="0039484D" w:rsidRDefault="0039484D" w:rsidP="00B830B7">
      <w:pPr>
        <w:rPr>
          <w:rFonts w:ascii="Times New Roman" w:eastAsia="Times New Roman" w:hAnsi="Times New Roman" w:cs="Times New Roman"/>
        </w:rPr>
      </w:pPr>
      <m:oMathPara>
        <m:oMath>
          <m:r>
            <w:rPr>
              <w:rFonts w:ascii="Cambria Math" w:eastAsia="Times New Roman" w:hAnsi="Cambria Math" w:cs="Times New Roman"/>
            </w:rPr>
            <m:t xml:space="preserve">4.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t-lag</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Tr</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4B9444F6" w14:textId="77777777" w:rsidR="00CA2AF5" w:rsidRDefault="00AB1541" w:rsidP="00CA2AF5">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7F1438">
        <w:rPr>
          <w:rFonts w:ascii="Times New Roman" w:eastAsia="Times New Roman" w:hAnsi="Times New Roman" w:cs="Times New Roman"/>
          <w:i/>
          <w:iCs/>
        </w:rPr>
        <w:t>Tr</w:t>
      </w:r>
      <w:r w:rsidR="0039484D">
        <w:rPr>
          <w:rFonts w:ascii="Times New Roman" w:eastAsia="Times New Roman" w:hAnsi="Times New Roman" w:cs="Times New Roman"/>
        </w:rPr>
        <w:t xml:space="preserve"> represents four different trophic amino acids used to calculate trophic position </w:t>
      </w:r>
      <w:r w:rsidR="002A34FD">
        <w:rPr>
          <w:rFonts w:ascii="Times New Roman" w:eastAsia="Times New Roman" w:hAnsi="Times New Roman" w:cs="Times New Roman"/>
        </w:rPr>
        <w:t>included as a random effect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is a vector of predicted effects (coefficients) of 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7F1438">
        <w:rPr>
          <w:rFonts w:ascii="Times New Roman" w:eastAsia="Times New Roman" w:hAnsi="Times New Roman" w:cs="Times New Roman"/>
        </w:rPr>
        <w:t>2</w:t>
      </w:r>
      <w:r w:rsidR="004522E1">
        <w:rPr>
          <w:rFonts w:ascii="Times New Roman" w:eastAsia="Times New Roman" w:hAnsi="Times New Roman" w:cs="Times New Roman"/>
        </w:rPr>
        <w:t>&amp;S3</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is the predicted trophic position when all included bottom-up drivers are at an average value (represented by 0) in the coastal region of Washington.</w:t>
      </w:r>
      <w:r w:rsidR="00CA2AF5">
        <w:rPr>
          <w:rFonts w:ascii="Times New Roman" w:eastAsia="Times New Roman" w:hAnsi="Times New Roman" w:cs="Times New Roman"/>
        </w:rPr>
        <w:t xml:space="preserve"> </w:t>
      </w:r>
      <w:r w:rsidR="00CA2AF5">
        <w:rPr>
          <w:rFonts w:ascii="Times New Roman" w:hAnsi="Times New Roman" w:cs="Times New Roman"/>
        </w:rPr>
        <w:t xml:space="preserve">Time (year, Appendix S1: Section S4 </w:t>
      </w:r>
      <w:commentRangeStart w:id="156"/>
      <w:r w:rsidR="00CA2AF5">
        <w:rPr>
          <w:rFonts w:ascii="Times New Roman" w:hAnsi="Times New Roman" w:cs="Times New Roman"/>
        </w:rPr>
        <w:t>$</w:t>
      </w:r>
      <w:commentRangeEnd w:id="156"/>
      <w:r w:rsidR="0056329F">
        <w:rPr>
          <w:rStyle w:val="CommentReference"/>
        </w:rPr>
        <w:commentReference w:id="156"/>
      </w:r>
      <w:r w:rsidR="00CA2AF5">
        <w:rPr>
          <w:rFonts w:ascii="Times New Roman" w:hAnsi="Times New Roman" w:cs="Times New Roman"/>
        </w:rPr>
        <w:t xml:space="preserve"> Fig. S6), sex and size (Appendix S1: Section S3, Fig. S4 &amp; S5), and seasonality (month, Appendix S1: Fig. S1), were also considered as covariates but no significant trends were identified and thus these parameters were not included in the hierarchical modeling. </w:t>
      </w:r>
    </w:p>
    <w:p w14:paraId="744A834C" w14:textId="2B292C92" w:rsidR="0091671B" w:rsidRDefault="007F1438" w:rsidP="00B830B7">
      <w:pPr>
        <w:spacing w:line="480" w:lineRule="auto"/>
        <w:rPr>
          <w:ins w:id="157" w:author="Megan Feddern" w:date="2021-02-12T16:27:00Z"/>
          <w:rFonts w:ascii="Times New Roman" w:eastAsia="Times New Roman" w:hAnsi="Times New Roman" w:cs="Times New Roman"/>
        </w:rPr>
      </w:pPr>
      <w:r>
        <w:rPr>
          <w:rFonts w:ascii="Times New Roman" w:eastAsia="Times New Roman" w:hAnsi="Times New Roman" w:cs="Times New Roman"/>
        </w:rPr>
        <w:t xml:space="preserve"> </w:t>
      </w:r>
      <w:commentRangeStart w:id="158"/>
      <w:r w:rsidR="0091671B">
        <w:rPr>
          <w:rFonts w:ascii="Times New Roman" w:eastAsia="Times New Roman" w:hAnsi="Times New Roman" w:cs="Times New Roman"/>
        </w:rPr>
        <w:t>The best model for both of these approaches was selected using Akaike information criterion 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commentRangeEnd w:id="158"/>
      <w:r w:rsidR="0091671B">
        <w:rPr>
          <w:rStyle w:val="CommentReference"/>
        </w:rPr>
        <w:commentReference w:id="158"/>
      </w:r>
      <w:r w:rsidR="0091671B">
        <w:rPr>
          <w:rFonts w:ascii="Times New Roman" w:eastAsia="Times New Roman" w:hAnsi="Times New Roman" w:cs="Times New Roman"/>
        </w:rPr>
        <w:t xml:space="preserve"> </w:t>
      </w:r>
      <w:commentRangeStart w:id="159"/>
      <w:r w:rsidR="0091671B">
        <w:rPr>
          <w:rFonts w:ascii="Times New Roman" w:eastAsia="Times New Roman" w:hAnsi="Times New Roman" w:cs="Times New Roman"/>
        </w:rPr>
        <w:t xml:space="preserve">Inclusion of times series covariates in the model with the most support is indicative of ecological parameters that alter harbor seal foraging ecology. Additionally, magnitude and sign of the coefficients for included covariates can be interpreted as the degree of trophic change either between species, life stages of species, or groups of species, induced by a given covariate. </w:t>
      </w:r>
      <w:commentRangeEnd w:id="159"/>
      <w:r w:rsidR="0091671B">
        <w:rPr>
          <w:rStyle w:val="CommentReference"/>
        </w:rPr>
        <w:commentReference w:id="159"/>
      </w:r>
    </w:p>
    <w:p w14:paraId="466DEBD7" w14:textId="7F7C1375" w:rsidR="00046652" w:rsidRDefault="0091671B" w:rsidP="00A42D7B">
      <w:pPr>
        <w:spacing w:line="480" w:lineRule="auto"/>
        <w:rPr>
          <w:rFonts w:ascii="Times New Roman" w:eastAsia="Times New Roman" w:hAnsi="Times New Roman" w:cs="Times New Roman"/>
        </w:rPr>
      </w:pPr>
      <w:ins w:id="160" w:author="Megan Feddern" w:date="2021-02-12T16:27:00Z">
        <w:r>
          <w:rPr>
            <w:rFonts w:ascii="Times New Roman" w:eastAsia="Times New Roman" w:hAnsi="Times New Roman" w:cs="Times New Roman"/>
          </w:rPr>
          <w:tab/>
        </w:r>
      </w:ins>
      <w:r w:rsidR="007F1438">
        <w:rPr>
          <w:rFonts w:ascii="Times New Roman" w:eastAsia="Times New Roman" w:hAnsi="Times New Roman" w:cs="Times New Roman"/>
        </w:rPr>
        <w:t>A 1-year lag was applied to</w:t>
      </w:r>
      <w:ins w:id="161" w:author="Megan Feddern" w:date="2021-02-12T16:20:00Z">
        <w:r>
          <w:rPr>
            <w:rFonts w:ascii="Times New Roman" w:eastAsia="Times New Roman" w:hAnsi="Times New Roman" w:cs="Times New Roman"/>
          </w:rPr>
          <w:t xml:space="preserve"> all</w:t>
        </w:r>
      </w:ins>
      <w:r w:rsidR="007F1438">
        <w:rPr>
          <w:rFonts w:ascii="Times New Roman" w:eastAsia="Times New Roman" w:hAnsi="Times New Roman" w:cs="Times New Roman"/>
        </w:rPr>
        <w:t xml:space="preserve"> harbor seal trophic position </w:t>
      </w:r>
      <w:ins w:id="162" w:author="Megan Feddern" w:date="2021-02-12T16:16:00Z">
        <w:r>
          <w:rPr>
            <w:rFonts w:ascii="Times New Roman" w:eastAsia="Times New Roman" w:hAnsi="Times New Roman" w:cs="Times New Roman"/>
          </w:rPr>
          <w:t>estimates to</w:t>
        </w:r>
      </w:ins>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7F1438">
        <w:rPr>
          <w:rFonts w:ascii="Times New Roman" w:eastAsia="Times New Roman" w:hAnsi="Times New Roman" w:cs="Times New Roman"/>
        </w:rPr>
        <w:t>tissue turnover time of bone collagen</w:t>
      </w:r>
      <w:ins w:id="163" w:author="Gordon Holtgrieve" w:date="2021-02-08T12:11:00Z">
        <w:r w:rsidR="00BA5325">
          <w:rPr>
            <w:rFonts w:ascii="Times New Roman" w:eastAsia="Times New Roman" w:hAnsi="Times New Roman" w:cs="Times New Roman"/>
          </w:rPr>
          <w:t xml:space="preserve">, where </w:t>
        </w:r>
      </w:ins>
      <w:ins w:id="164" w:author="Gordon Holtgrieve" w:date="2021-02-08T12:12:00Z">
        <w:r w:rsidR="00BA5325">
          <w:rPr>
            <w:rFonts w:ascii="Times New Roman" w:eastAsia="Times New Roman" w:hAnsi="Times New Roman" w:cs="Times New Roman"/>
          </w:rPr>
          <w:t xml:space="preserve">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ins>
      <w:ins w:id="165" w:author="Gordon Holtgrieve" w:date="2021-04-23T11:43:00Z">
        <w:r w:rsidR="0056329F">
          <w:rPr>
            <w:rFonts w:ascii="Times New Roman" w:eastAsia="Times New Roman" w:hAnsi="Times New Roman" w:cs="Times New Roman"/>
          </w:rPr>
          <w:t>the individual</w:t>
        </w:r>
      </w:ins>
      <w:ins w:id="166" w:author="Gordon Holtgrieve" w:date="2021-02-08T12:12:00Z">
        <w:r w:rsidR="00BA5325">
          <w:rPr>
            <w:rFonts w:ascii="Times New Roman" w:eastAsia="Times New Roman" w:hAnsi="Times New Roman" w:cs="Times New Roman"/>
          </w:rPr>
          <w:t xml:space="preserve"> ate in year </w:t>
        </w:r>
        <w:r w:rsidR="00BA5325" w:rsidRPr="0091671B">
          <w:rPr>
            <w:rFonts w:ascii="Times New Roman" w:eastAsia="Times New Roman" w:hAnsi="Times New Roman" w:cs="Times New Roman"/>
            <w:i/>
            <w:iCs/>
          </w:rPr>
          <w:t>t-1</w:t>
        </w:r>
        <w:r w:rsidR="00BA5325">
          <w:rPr>
            <w:rFonts w:ascii="Times New Roman" w:eastAsia="Times New Roman" w:hAnsi="Times New Roman" w:cs="Times New Roman"/>
          </w:rPr>
          <w:t xml:space="preserve">. </w:t>
        </w:r>
      </w:ins>
      <w:ins w:id="167" w:author="Megan Feddern" w:date="2021-02-12T16:30:00Z">
        <w:r>
          <w:rPr>
            <w:rFonts w:ascii="Times New Roman" w:eastAsia="Times New Roman" w:hAnsi="Times New Roman" w:cs="Times New Roman"/>
          </w:rPr>
          <w:t>D</w:t>
        </w:r>
      </w:ins>
      <w:ins w:id="168" w:author="Megan Feddern" w:date="2021-02-12T16:17:00Z">
        <w:r>
          <w:rPr>
            <w:rFonts w:ascii="Times New Roman" w:eastAsia="Times New Roman" w:hAnsi="Times New Roman" w:cs="Times New Roman"/>
          </w:rPr>
          <w:t xml:space="preserve">elayed harbor seal foraging response </w:t>
        </w:r>
      </w:ins>
      <w:ins w:id="169" w:author="Megan Feddern" w:date="2021-02-12T16:09:00Z">
        <w:r>
          <w:rPr>
            <w:rFonts w:ascii="Times New Roman" w:eastAsia="Times New Roman" w:hAnsi="Times New Roman" w:cs="Times New Roman"/>
          </w:rPr>
          <w:t>to ecosystem dynamics</w:t>
        </w:r>
      </w:ins>
      <w:ins w:id="170" w:author="Megan Feddern" w:date="2021-02-12T16:21:00Z">
        <w:r>
          <w:rPr>
            <w:rFonts w:ascii="Times New Roman" w:eastAsia="Times New Roman" w:hAnsi="Times New Roman" w:cs="Times New Roman"/>
          </w:rPr>
          <w:t xml:space="preserve"> </w:t>
        </w:r>
      </w:ins>
      <w:ins w:id="171" w:author="Megan Feddern" w:date="2021-02-12T16:30:00Z">
        <w:r>
          <w:rPr>
            <w:rFonts w:ascii="Times New Roman" w:eastAsia="Times New Roman" w:hAnsi="Times New Roman" w:cs="Times New Roman"/>
          </w:rPr>
          <w:t xml:space="preserve">was also tested </w:t>
        </w:r>
      </w:ins>
      <w:ins w:id="172" w:author="Megan Feddern" w:date="2021-02-12T16:21:00Z">
        <w:r>
          <w:rPr>
            <w:rFonts w:ascii="Times New Roman" w:eastAsia="Times New Roman" w:hAnsi="Times New Roman" w:cs="Times New Roman"/>
          </w:rPr>
          <w:t xml:space="preserve">by applying additional </w:t>
        </w:r>
      </w:ins>
      <w:r w:rsidR="007D3BE4">
        <w:rPr>
          <w:rFonts w:ascii="Times New Roman" w:eastAsia="Times New Roman" w:hAnsi="Times New Roman" w:cs="Times New Roman"/>
        </w:rPr>
        <w:t>2</w:t>
      </w:r>
      <w:ins w:id="173" w:author="Megan Feddern" w:date="2021-02-12T16:21:00Z">
        <w:r>
          <w:rPr>
            <w:rFonts w:ascii="Times New Roman" w:eastAsia="Times New Roman" w:hAnsi="Times New Roman" w:cs="Times New Roman"/>
          </w:rPr>
          <w:t xml:space="preserve">-year and </w:t>
        </w:r>
      </w:ins>
      <w:r w:rsidR="007D3BE4">
        <w:rPr>
          <w:rFonts w:ascii="Times New Roman" w:eastAsia="Times New Roman" w:hAnsi="Times New Roman" w:cs="Times New Roman"/>
        </w:rPr>
        <w:t>3</w:t>
      </w:r>
      <w:ins w:id="174" w:author="Megan Feddern" w:date="2021-02-12T16:21:00Z">
        <w:r>
          <w:rPr>
            <w:rFonts w:ascii="Times New Roman" w:eastAsia="Times New Roman" w:hAnsi="Times New Roman" w:cs="Times New Roman"/>
          </w:rPr>
          <w:t xml:space="preserve">-year lags to </w:t>
        </w:r>
      </w:ins>
      <w:ins w:id="175" w:author="Megan Feddern" w:date="2021-02-12T16:30:00Z">
        <w:r>
          <w:rPr>
            <w:rFonts w:ascii="Times New Roman" w:eastAsia="Times New Roman" w:hAnsi="Times New Roman" w:cs="Times New Roman"/>
          </w:rPr>
          <w:t>trophic position data</w:t>
        </w:r>
      </w:ins>
      <w:r w:rsidR="007D3BE4">
        <w:rPr>
          <w:rFonts w:ascii="Times New Roman" w:eastAsia="Times New Roman" w:hAnsi="Times New Roman" w:cs="Times New Roman"/>
        </w:rPr>
        <w:t>, these models represent a 1-year and 2-year ecological delay</w:t>
      </w:r>
      <w:ins w:id="176" w:author="Megan Feddern" w:date="2021-02-12T16:21:00Z">
        <w:r>
          <w:rPr>
            <w:rFonts w:ascii="Times New Roman" w:eastAsia="Times New Roman" w:hAnsi="Times New Roman" w:cs="Times New Roman"/>
          </w:rPr>
          <w:t xml:space="preserve"> </w:t>
        </w:r>
      </w:ins>
      <w:del w:id="177" w:author="Gordon Holtgrieve" w:date="2021-04-23T11:44:00Z">
        <w:r w:rsidR="006103DF" w:rsidDel="0056329F">
          <w:rPr>
            <w:rFonts w:ascii="Times New Roman" w:eastAsia="Times New Roman" w:hAnsi="Times New Roman" w:cs="Times New Roman"/>
          </w:rPr>
          <w:delText xml:space="preserve">while also accounting for </w:delText>
        </w:r>
      </w:del>
      <w:ins w:id="178" w:author="Gordon Holtgrieve" w:date="2021-04-23T11:44:00Z">
        <w:r w:rsidR="0056329F">
          <w:rPr>
            <w:rFonts w:ascii="Times New Roman" w:eastAsia="Times New Roman" w:hAnsi="Times New Roman" w:cs="Times New Roman"/>
          </w:rPr>
          <w:t xml:space="preserve">in addition to </w:t>
        </w:r>
      </w:ins>
      <w:r w:rsidR="006103DF">
        <w:rPr>
          <w:rFonts w:ascii="Times New Roman" w:eastAsia="Times New Roman" w:hAnsi="Times New Roman" w:cs="Times New Roman"/>
        </w:rPr>
        <w:t>the</w:t>
      </w:r>
      <w:ins w:id="179" w:author="Megan Feddern" w:date="2021-02-12T16:30:00Z">
        <w:r>
          <w:rPr>
            <w:rFonts w:ascii="Times New Roman" w:eastAsia="Times New Roman" w:hAnsi="Times New Roman" w:cs="Times New Roman"/>
          </w:rPr>
          <w:t xml:space="preserve"> 1-year</w:t>
        </w:r>
      </w:ins>
      <w:ins w:id="180" w:author="Megan Feddern" w:date="2021-02-12T16:24:00Z">
        <w:r>
          <w:rPr>
            <w:rFonts w:ascii="Times New Roman" w:eastAsia="Times New Roman" w:hAnsi="Times New Roman" w:cs="Times New Roman"/>
          </w:rPr>
          <w:t xml:space="preserve"> </w:t>
        </w:r>
      </w:ins>
      <w:r w:rsidR="007D3BE4">
        <w:rPr>
          <w:rFonts w:ascii="Times New Roman" w:eastAsia="Times New Roman" w:hAnsi="Times New Roman" w:cs="Times New Roman"/>
        </w:rPr>
        <w:t>physiological delay</w:t>
      </w:r>
      <w:ins w:id="181" w:author="Megan Feddern" w:date="2021-02-12T16:30:00Z">
        <w:r>
          <w:rPr>
            <w:rFonts w:ascii="Times New Roman" w:eastAsia="Times New Roman" w:hAnsi="Times New Roman" w:cs="Times New Roman"/>
          </w:rPr>
          <w:t xml:space="preserve"> </w:t>
        </w:r>
      </w:ins>
      <w:ins w:id="182" w:author="Megan Feddern" w:date="2021-02-12T16:24:00Z">
        <w:r>
          <w:rPr>
            <w:rFonts w:ascii="Times New Roman" w:eastAsia="Times New Roman" w:hAnsi="Times New Roman" w:cs="Times New Roman"/>
          </w:rPr>
          <w:t>for</w:t>
        </w:r>
      </w:ins>
      <w:ins w:id="183" w:author="Megan Feddern" w:date="2021-02-12T16:22:00Z">
        <w:r>
          <w:rPr>
            <w:rFonts w:ascii="Times New Roman" w:eastAsia="Times New Roman" w:hAnsi="Times New Roman" w:cs="Times New Roman"/>
          </w:rPr>
          <w:t xml:space="preserve"> tissue turnover time</w:t>
        </w:r>
      </w:ins>
      <w:ins w:id="184" w:author="Megan Feddern" w:date="2021-02-12T16:09:00Z">
        <w:r>
          <w:rPr>
            <w:rFonts w:ascii="Times New Roman" w:eastAsia="Times New Roman" w:hAnsi="Times New Roman" w:cs="Times New Roman"/>
          </w:rPr>
          <w:t>.</w:t>
        </w:r>
      </w:ins>
      <w:ins w:id="185" w:author="Megan Feddern" w:date="2021-02-12T16:19:00Z">
        <w:r>
          <w:rPr>
            <w:rFonts w:ascii="Times New Roman" w:eastAsia="Times New Roman" w:hAnsi="Times New Roman" w:cs="Times New Roman"/>
          </w:rPr>
          <w:t xml:space="preserve"> </w:t>
        </w:r>
      </w:ins>
      <w:ins w:id="186" w:author="Gordon Holtgrieve" w:date="2021-02-08T12:15:00Z">
        <w:r w:rsidR="00BA5325">
          <w:rPr>
            <w:rFonts w:ascii="Times New Roman" w:eastAsia="Times New Roman" w:hAnsi="Times New Roman" w:cs="Times New Roman"/>
          </w:rPr>
          <w:t xml:space="preserve">For example, </w:t>
        </w:r>
      </w:ins>
      <w:ins w:id="187" w:author="Gordon Holtgrieve" w:date="2021-02-08T12:16:00Z">
        <w:r w:rsidR="00BA5325">
          <w:rPr>
            <w:rFonts w:ascii="Times New Roman" w:eastAsia="Times New Roman" w:hAnsi="Times New Roman" w:cs="Times New Roman"/>
          </w:rPr>
          <w:t xml:space="preserve">the association between harbor seal trophic position and environmental conditions 2 years before </w:t>
        </w:r>
      </w:ins>
      <w:ins w:id="188" w:author="Gordon Holtgrieve" w:date="2021-02-08T12:17:00Z">
        <w:r w:rsidR="00BA5325">
          <w:rPr>
            <w:rFonts w:ascii="Times New Roman" w:eastAsia="Times New Roman" w:hAnsi="Times New Roman" w:cs="Times New Roman"/>
          </w:rPr>
          <w:t xml:space="preserve">the </w:t>
        </w:r>
      </w:ins>
      <w:ins w:id="189" w:author="Gordon Holtgrieve" w:date="2021-02-08T12:16:00Z">
        <w:r w:rsidR="00BA5325">
          <w:rPr>
            <w:rFonts w:ascii="Times New Roman" w:eastAsia="Times New Roman" w:hAnsi="Times New Roman" w:cs="Times New Roman"/>
          </w:rPr>
          <w:t xml:space="preserve">collection </w:t>
        </w:r>
      </w:ins>
      <w:ins w:id="190" w:author="Gordon Holtgrieve" w:date="2021-02-08T12:17:00Z">
        <w:r w:rsidR="00BA5325">
          <w:rPr>
            <w:rFonts w:ascii="Times New Roman" w:eastAsia="Times New Roman" w:hAnsi="Times New Roman" w:cs="Times New Roman"/>
          </w:rPr>
          <w:t xml:space="preserve">year </w:t>
        </w:r>
      </w:ins>
      <w:ins w:id="191" w:author="Gordon Holtgrieve" w:date="2021-02-08T12:16:00Z">
        <w:r w:rsidR="00BA5325">
          <w:rPr>
            <w:rFonts w:ascii="Times New Roman" w:eastAsia="Times New Roman" w:hAnsi="Times New Roman" w:cs="Times New Roman"/>
          </w:rPr>
          <w:t xml:space="preserve">would </w:t>
        </w:r>
      </w:ins>
      <w:ins w:id="192" w:author="Gordon Holtgrieve" w:date="2021-02-08T12:18:00Z">
        <w:r w:rsidR="00740857">
          <w:rPr>
            <w:rFonts w:ascii="Times New Roman" w:eastAsia="Times New Roman" w:hAnsi="Times New Roman" w:cs="Times New Roman"/>
          </w:rPr>
          <w:t xml:space="preserve">indicate that </w:t>
        </w:r>
      </w:ins>
      <w:ins w:id="193" w:author="Gordon Holtgrieve" w:date="2021-02-08T12:19:00Z">
        <w:r w:rsidR="00740857">
          <w:rPr>
            <w:rFonts w:ascii="Times New Roman" w:eastAsia="Times New Roman" w:hAnsi="Times New Roman" w:cs="Times New Roman"/>
          </w:rPr>
          <w:t xml:space="preserve">there was a </w:t>
        </w:r>
      </w:ins>
      <w:ins w:id="194" w:author="Megan Feddern" w:date="2021-02-12T16:31:00Z">
        <w:r>
          <w:rPr>
            <w:rFonts w:ascii="Times New Roman" w:eastAsia="Times New Roman" w:hAnsi="Times New Roman" w:cs="Times New Roman"/>
          </w:rPr>
          <w:t>1-year</w:t>
        </w:r>
      </w:ins>
      <w:ins w:id="195" w:author="Gordon Holtgrieve" w:date="2021-02-08T12:19:00Z">
        <w:r w:rsidR="00740857">
          <w:rPr>
            <w:rFonts w:ascii="Times New Roman" w:eastAsia="Times New Roman" w:hAnsi="Times New Roman" w:cs="Times New Roman"/>
          </w:rPr>
          <w:t xml:space="preserve"> </w:t>
        </w:r>
      </w:ins>
      <w:ins w:id="196" w:author="Megan Feddern" w:date="2021-02-12T16:09:00Z">
        <w:r>
          <w:rPr>
            <w:rFonts w:ascii="Times New Roman" w:eastAsia="Times New Roman" w:hAnsi="Times New Roman" w:cs="Times New Roman"/>
          </w:rPr>
          <w:t xml:space="preserve">delay </w:t>
        </w:r>
      </w:ins>
      <w:ins w:id="197" w:author="Gordon Holtgrieve" w:date="2021-02-08T12:19:00Z">
        <w:r w:rsidR="00740857">
          <w:rPr>
            <w:rFonts w:ascii="Times New Roman" w:eastAsia="Times New Roman" w:hAnsi="Times New Roman" w:cs="Times New Roman"/>
          </w:rPr>
          <w:t xml:space="preserve">between when the </w:t>
        </w:r>
      </w:ins>
      <w:ins w:id="198" w:author="Gordon Holtgrieve" w:date="2021-02-08T12:20:00Z">
        <w:r w:rsidR="00740857">
          <w:rPr>
            <w:rFonts w:ascii="Times New Roman" w:eastAsia="Times New Roman" w:hAnsi="Times New Roman" w:cs="Times New Roman"/>
          </w:rPr>
          <w:t>environmental</w:t>
        </w:r>
      </w:ins>
      <w:ins w:id="199" w:author="Gordon Holtgrieve" w:date="2021-02-08T12:19:00Z">
        <w:r w:rsidR="00740857">
          <w:rPr>
            <w:rFonts w:ascii="Times New Roman" w:eastAsia="Times New Roman" w:hAnsi="Times New Roman" w:cs="Times New Roman"/>
          </w:rPr>
          <w:t xml:space="preserve"> change happened </w:t>
        </w:r>
        <w:r w:rsidR="00740857">
          <w:rPr>
            <w:rFonts w:ascii="Times New Roman" w:eastAsia="Times New Roman" w:hAnsi="Times New Roman" w:cs="Times New Roman"/>
          </w:rPr>
          <w:lastRenderedPageBreak/>
          <w:t xml:space="preserve">and </w:t>
        </w:r>
      </w:ins>
      <w:ins w:id="200" w:author="Megan Feddern" w:date="2021-02-12T16:31:00Z">
        <w:r>
          <w:rPr>
            <w:rFonts w:ascii="Times New Roman" w:eastAsia="Times New Roman" w:hAnsi="Times New Roman" w:cs="Times New Roman"/>
          </w:rPr>
          <w:t xml:space="preserve">when </w:t>
        </w:r>
      </w:ins>
      <w:ins w:id="201" w:author="Gordon Holtgrieve" w:date="2021-02-08T12:19:00Z">
        <w:r w:rsidR="00740857">
          <w:rPr>
            <w:rFonts w:ascii="Times New Roman" w:eastAsia="Times New Roman" w:hAnsi="Times New Roman" w:cs="Times New Roman"/>
          </w:rPr>
          <w:t xml:space="preserve">the resultant changes propagated through the food web, </w:t>
        </w:r>
      </w:ins>
      <w:ins w:id="202" w:author="Megan Feddern" w:date="2021-02-12T16:10:00Z">
        <w:r>
          <w:rPr>
            <w:rFonts w:ascii="Times New Roman" w:eastAsia="Times New Roman" w:hAnsi="Times New Roman" w:cs="Times New Roman"/>
          </w:rPr>
          <w:t xml:space="preserve">after accounting for the </w:t>
        </w:r>
      </w:ins>
      <w:ins w:id="203" w:author="Megan Feddern" w:date="2021-02-12T16:39:00Z">
        <w:r>
          <w:rPr>
            <w:rFonts w:ascii="Times New Roman" w:eastAsia="Times New Roman" w:hAnsi="Times New Roman" w:cs="Times New Roman"/>
          </w:rPr>
          <w:t>1-year</w:t>
        </w:r>
      </w:ins>
      <w:ins w:id="204" w:author="Megan Feddern" w:date="2021-02-12T16:10:00Z">
        <w:r>
          <w:rPr>
            <w:rFonts w:ascii="Times New Roman" w:eastAsia="Times New Roman" w:hAnsi="Times New Roman" w:cs="Times New Roman"/>
          </w:rPr>
          <w:t xml:space="preserve"> tissue turnover time</w:t>
        </w:r>
      </w:ins>
      <w:r w:rsidR="007F1438">
        <w:rPr>
          <w:rFonts w:ascii="Times New Roman" w:eastAsia="Times New Roman" w:hAnsi="Times New Roman" w:cs="Times New Roman"/>
        </w:rPr>
        <w:t>.</w:t>
      </w:r>
      <w:ins w:id="205" w:author="Gordon Holtgrieve" w:date="2021-02-08T12:21:00Z">
        <w:r w:rsidR="00F55826">
          <w:rPr>
            <w:rFonts w:ascii="Times New Roman" w:eastAsia="Times New Roman" w:hAnsi="Times New Roman" w:cs="Times New Roman"/>
          </w:rPr>
          <w:t xml:space="preserve"> </w:t>
        </w:r>
      </w:ins>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and </w:t>
      </w:r>
      <w:r w:rsidR="00B86078">
        <w:t xml:space="preserve">variance </w:t>
      </w:r>
      <w:r w:rsidR="00B86078" w:rsidRPr="00B86078">
        <w:rPr>
          <w:rFonts w:ascii="Times New Roman" w:hAnsi="Times New Roman" w:cs="Times New Roman"/>
        </w:rPr>
        <w:t>inflation factors (</w:t>
      </w:r>
      <w:proofErr w:type="spellStart"/>
      <w:r w:rsidR="00B86078" w:rsidRPr="00B86078">
        <w:rPr>
          <w:rFonts w:ascii="Times New Roman" w:hAnsi="Times New Roman" w:cs="Times New Roman"/>
        </w:rPr>
        <w:t>vif</w:t>
      </w:r>
      <w:proofErr w:type="spellEnd"/>
      <w:r w:rsidR="00B86078" w:rsidRPr="00B86078">
        <w:rPr>
          <w:rFonts w:ascii="Times New Roman" w:hAnsi="Times New Roman" w:cs="Times New Roman"/>
        </w:rPr>
        <w:t>) were used from the car package (Fox and Weisberg 2019) in R (R Development Core Team, 2020).</w:t>
      </w:r>
      <w:r w:rsidR="009240B5">
        <w:rPr>
          <w:rFonts w:ascii="Times New Roman" w:hAnsi="Times New Roman" w:cs="Times New Roman"/>
        </w:rPr>
        <w:t xml:space="preserve"> </w:t>
      </w:r>
    </w:p>
    <w:p w14:paraId="168E48AA" w14:textId="20133AD8" w:rsidR="0039484D" w:rsidRPr="002A34FD" w:rsidRDefault="002A34FD" w:rsidP="004522E1">
      <w:pPr>
        <w:rPr>
          <w:rFonts w:ascii="Times New Roman" w:eastAsia="Times New Roman" w:hAnsi="Times New Roman" w:cs="Times New Roman"/>
          <w:b/>
          <w:bCs/>
        </w:rPr>
      </w:pPr>
      <w:r>
        <w:rPr>
          <w:rFonts w:ascii="Times New Roman" w:eastAsia="Times New Roman" w:hAnsi="Times New Roman" w:cs="Times New Roman"/>
          <w:b/>
          <w:bCs/>
        </w:rPr>
        <w:t>Results</w:t>
      </w:r>
    </w:p>
    <w:p w14:paraId="39B2170B" w14:textId="298A0E6A" w:rsidR="0098348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ins w:id="206" w:author="Gordon Holtgrieve" w:date="2021-04-23T13:31:00Z">
        <w:r w:rsidR="00803EA8">
          <w:rPr>
            <w:rFonts w:ascii="Times New Roman" w:eastAsia="Times New Roman" w:hAnsi="Times New Roman" w:cs="Times New Roman"/>
          </w:rPr>
          <w:t xml:space="preserve">Among the physical variable tested, </w:t>
        </w:r>
      </w:ins>
      <w:del w:id="207" w:author="Gordon Holtgrieve" w:date="2021-04-23T13:31:00Z">
        <w:r w:rsidDel="00803EA8">
          <w:rPr>
            <w:rFonts w:ascii="Times New Roman" w:eastAsia="Times New Roman" w:hAnsi="Times New Roman" w:cs="Times New Roman"/>
          </w:rPr>
          <w:delText>S</w:delText>
        </w:r>
      </w:del>
      <w:ins w:id="208" w:author="Gordon Holtgrieve" w:date="2021-04-23T13:31:00Z">
        <w:r w:rsidR="00803EA8">
          <w:rPr>
            <w:rFonts w:ascii="Times New Roman" w:eastAsia="Times New Roman" w:hAnsi="Times New Roman" w:cs="Times New Roman"/>
          </w:rPr>
          <w:t>s</w:t>
        </w:r>
      </w:ins>
      <w:r>
        <w:rPr>
          <w:rFonts w:ascii="Times New Roman" w:eastAsia="Times New Roman" w:hAnsi="Times New Roman" w:cs="Times New Roman"/>
        </w:rPr>
        <w:t>ummer upwelling</w:t>
      </w:r>
      <w:r w:rsidR="00D24602">
        <w:rPr>
          <w:rFonts w:ascii="Times New Roman" w:eastAsia="Times New Roman" w:hAnsi="Times New Roman" w:cs="Times New Roman"/>
        </w:rPr>
        <w:t>,</w:t>
      </w:r>
      <w:r>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D24602" w:rsidRPr="00D24602">
        <w:rPr>
          <w:rFonts w:ascii="Times New Roman" w:hAnsi="Times New Roman" w:cs="Times New Roman"/>
          <w:color w:val="191919"/>
        </w:rPr>
        <w:t>El Niño</w:t>
      </w:r>
      <w:r w:rsidR="00D24602">
        <w:rPr>
          <w:rFonts w:ascii="Times New Roman" w:hAnsi="Times New Roman" w:cs="Times New Roman"/>
          <w:color w:val="191919"/>
        </w:rPr>
        <w:t xml:space="preserve"> Southern Oscillation (ENSO) all</w:t>
      </w:r>
      <w:r w:rsidRPr="00D24602">
        <w:rPr>
          <w:rFonts w:ascii="Times New Roman" w:eastAsia="Times New Roman" w:hAnsi="Times New Roman" w:cs="Times New Roman"/>
        </w:rPr>
        <w:t xml:space="preserve"> impact</w:t>
      </w:r>
      <w:ins w:id="209" w:author="Gordon Holtgrieve" w:date="2021-02-08T13:05:00Z">
        <w:r w:rsidR="009604E4">
          <w:rPr>
            <w:rFonts w:ascii="Times New Roman" w:eastAsia="Times New Roman" w:hAnsi="Times New Roman" w:cs="Times New Roman"/>
          </w:rPr>
          <w:t>ed</w:t>
        </w:r>
      </w:ins>
      <w:r>
        <w:rPr>
          <w:rFonts w:ascii="Times New Roman" w:eastAsia="Times New Roman" w:hAnsi="Times New Roman" w:cs="Times New Roman"/>
        </w:rPr>
        <w:t xml:space="preserve"> harbor seal trophic position but on different temporal scales. The best environmental models (Fig</w:t>
      </w:r>
      <w:r w:rsidR="001A5637">
        <w:rPr>
          <w:rFonts w:ascii="Times New Roman" w:eastAsia="Times New Roman" w:hAnsi="Times New Roman" w:cs="Times New Roman"/>
        </w:rPr>
        <w:t>.</w:t>
      </w:r>
      <w:r>
        <w:rPr>
          <w:rFonts w:ascii="Times New Roman" w:eastAsia="Times New Roman" w:hAnsi="Times New Roman" w:cs="Times New Roman"/>
        </w:rPr>
        <w:t xml:space="preserve"> </w:t>
      </w:r>
      <w:r w:rsidR="007D3BE4">
        <w:rPr>
          <w:rFonts w:ascii="Times New Roman" w:eastAsia="Times New Roman" w:hAnsi="Times New Roman" w:cs="Times New Roman"/>
        </w:rPr>
        <w:t>2 a-c</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for </w:t>
      </w:r>
      <w:r w:rsidR="007D3BE4">
        <w:rPr>
          <w:rFonts w:ascii="Times New Roman" w:eastAsia="Times New Roman" w:hAnsi="Times New Roman" w:cs="Times New Roman"/>
        </w:rPr>
        <w:t>physiological delay model</w:t>
      </w:r>
      <w:ins w:id="210" w:author="Megan Feddern" w:date="2021-02-12T16:38:00Z">
        <w:r w:rsidR="0091671B">
          <w:rPr>
            <w:rFonts w:ascii="Times New Roman" w:eastAsia="Times New Roman" w:hAnsi="Times New Roman" w:cs="Times New Roman"/>
          </w:rPr>
          <w:t xml:space="preserve"> </w:t>
        </w:r>
      </w:ins>
      <w:r>
        <w:rPr>
          <w:rFonts w:ascii="Times New Roman" w:eastAsia="Times New Roman" w:hAnsi="Times New Roman" w:cs="Times New Roman"/>
        </w:rPr>
        <w:t>included location (Salish Sera vers</w:t>
      </w:r>
      <w:ins w:id="211" w:author="Gordon Holtgrieve" w:date="2021-04-23T11:52:00Z">
        <w:r w:rsidR="00514299">
          <w:rPr>
            <w:rFonts w:ascii="Times New Roman" w:eastAsia="Times New Roman" w:hAnsi="Times New Roman" w:cs="Times New Roman"/>
          </w:rPr>
          <w:t>us</w:t>
        </w:r>
      </w:ins>
      <w:del w:id="212" w:author="Gordon Holtgrieve" w:date="2021-04-23T11:52:00Z">
        <w:r w:rsidDel="00514299">
          <w:rPr>
            <w:rFonts w:ascii="Times New Roman" w:eastAsia="Times New Roman" w:hAnsi="Times New Roman" w:cs="Times New Roman"/>
          </w:rPr>
          <w:delText>e</w:delText>
        </w:r>
      </w:del>
      <w:r>
        <w:rPr>
          <w:rFonts w:ascii="Times New Roman" w:eastAsia="Times New Roman" w:hAnsi="Times New Roman" w:cs="Times New Roman"/>
        </w:rPr>
        <w:t xml:space="preserve"> Coastal Washington) as</w:t>
      </w:r>
      <w:r w:rsidR="00D24602">
        <w:rPr>
          <w:rFonts w:ascii="Times New Roman" w:eastAsia="Times New Roman" w:hAnsi="Times New Roman" w:cs="Times New Roman"/>
        </w:rPr>
        <w:t xml:space="preserve"> a factor</w:t>
      </w:r>
      <w:r>
        <w:rPr>
          <w:rFonts w:ascii="Times New Roman" w:eastAsia="Times New Roman" w:hAnsi="Times New Roman" w:cs="Times New Roman"/>
        </w:rPr>
        <w:t xml:space="preserve"> and summer upwelling (Fi</w:t>
      </w:r>
      <w:r w:rsidR="001A5637">
        <w:rPr>
          <w:rFonts w:ascii="Times New Roman" w:eastAsia="Times New Roman" w:hAnsi="Times New Roman" w:cs="Times New Roman"/>
        </w:rPr>
        <w:t>g.</w:t>
      </w:r>
      <w:r>
        <w:rPr>
          <w:rFonts w:ascii="Times New Roman" w:eastAsia="Times New Roman" w:hAnsi="Times New Roman" w:cs="Times New Roman"/>
        </w:rPr>
        <w:t xml:space="preserve"> </w:t>
      </w:r>
      <w:r w:rsidR="007D3BE4">
        <w:rPr>
          <w:rFonts w:ascii="Times New Roman" w:eastAsia="Times New Roman" w:hAnsi="Times New Roman" w:cs="Times New Roman"/>
        </w:rPr>
        <w:t>2c</w:t>
      </w:r>
      <w:r>
        <w:rPr>
          <w:rFonts w:ascii="Times New Roman" w:eastAsia="Times New Roman" w:hAnsi="Times New Roman" w:cs="Times New Roman"/>
        </w:rPr>
        <w:t>)</w:t>
      </w:r>
      <w:r w:rsidR="00D24602">
        <w:rPr>
          <w:rFonts w:ascii="Times New Roman" w:eastAsia="Times New Roman" w:hAnsi="Times New Roman" w:cs="Times New Roman"/>
        </w:rPr>
        <w:t xml:space="preserve">, the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model included</w:t>
      </w:r>
      <w:r>
        <w:rPr>
          <w:rFonts w:ascii="Times New Roman" w:eastAsia="Times New Roman" w:hAnsi="Times New Roman" w:cs="Times New Roman"/>
        </w:rPr>
        <w:t xml:space="preserve"> summer sea surface temperature</w:t>
      </w:r>
      <w:r w:rsidR="00D24602">
        <w:rPr>
          <w:rFonts w:ascii="Times New Roman" w:eastAsia="Times New Roman" w:hAnsi="Times New Roman" w:cs="Times New Roman"/>
        </w:rPr>
        <w:t xml:space="preserve"> </w:t>
      </w:r>
      <w:r>
        <w:rPr>
          <w:rFonts w:ascii="Times New Roman" w:eastAsia="Times New Roman" w:hAnsi="Times New Roman" w:cs="Times New Roman"/>
        </w:rPr>
        <w:t>(Fig</w:t>
      </w:r>
      <w:r w:rsidR="001A5637">
        <w:rPr>
          <w:rFonts w:ascii="Times New Roman" w:eastAsia="Times New Roman" w:hAnsi="Times New Roman" w:cs="Times New Roman"/>
        </w:rPr>
        <w:t>.</w:t>
      </w:r>
      <w:r>
        <w:rPr>
          <w:rFonts w:ascii="Times New Roman" w:eastAsia="Times New Roman" w:hAnsi="Times New Roman" w:cs="Times New Roman"/>
        </w:rPr>
        <w:t xml:space="preserve"> </w:t>
      </w:r>
      <w:r w:rsidR="007D3BE4">
        <w:rPr>
          <w:rFonts w:ascii="Times New Roman" w:eastAsia="Times New Roman" w:hAnsi="Times New Roman" w:cs="Times New Roman"/>
        </w:rPr>
        <w:t>2b</w:t>
      </w:r>
      <w:r>
        <w:rPr>
          <w:rFonts w:ascii="Times New Roman" w:eastAsia="Times New Roman" w:hAnsi="Times New Roman" w:cs="Times New Roman"/>
        </w:rPr>
        <w:t>)</w:t>
      </w:r>
      <w:r w:rsidR="00D24602">
        <w:rPr>
          <w:rFonts w:ascii="Times New Roman" w:eastAsia="Times New Roman" w:hAnsi="Times New Roman" w:cs="Times New Roman"/>
        </w:rPr>
        <w:t xml:space="preserve">, and the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model included upwelling and ENSO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Pr>
          <w:rFonts w:ascii="Times New Roman" w:eastAsia="Times New Roman" w:hAnsi="Times New Roman" w:cs="Times New Roman"/>
        </w:rPr>
        <w:t>. Summer upwelling exhibited an immediate impact on harbor seal trophic position</w:t>
      </w:r>
      <w:ins w:id="213" w:author="Gordon Holtgrieve" w:date="2021-02-08T13:23:00Z">
        <w:r w:rsidR="009606E8">
          <w:rPr>
            <w:rFonts w:ascii="Times New Roman" w:eastAsia="Times New Roman" w:hAnsi="Times New Roman" w:cs="Times New Roman"/>
          </w:rPr>
          <w:t xml:space="preserve"> that indicated</w:t>
        </w:r>
      </w:ins>
      <w:r>
        <w:rPr>
          <w:rFonts w:ascii="Times New Roman" w:eastAsia="Times New Roman" w:hAnsi="Times New Roman" w:cs="Times New Roman"/>
        </w:rPr>
        <w:t xml:space="preserve"> </w:t>
      </w:r>
      <w:commentRangeStart w:id="214"/>
      <w:r>
        <w:rPr>
          <w:rFonts w:ascii="Times New Roman" w:eastAsia="Times New Roman" w:hAnsi="Times New Roman" w:cs="Times New Roman"/>
        </w:rPr>
        <w:t xml:space="preserve">consumption of lower trophic level species </w:t>
      </w:r>
      <w:commentRangeEnd w:id="214"/>
      <w:r w:rsidR="00514299">
        <w:rPr>
          <w:rStyle w:val="CommentReference"/>
        </w:rPr>
        <w:commentReference w:id="214"/>
      </w:r>
      <w:r>
        <w:rPr>
          <w:rFonts w:ascii="Times New Roman" w:eastAsia="Times New Roman" w:hAnsi="Times New Roman" w:cs="Times New Roman"/>
        </w:rPr>
        <w:t>during the same year</w:t>
      </w:r>
      <w:r w:rsidR="00D24602">
        <w:rPr>
          <w:rFonts w:ascii="Times New Roman" w:eastAsia="Times New Roman" w:hAnsi="Times New Roman" w:cs="Times New Roman"/>
        </w:rPr>
        <w:t xml:space="preserve"> (</w:t>
      </w:r>
      <w:ins w:id="215" w:author="Gordon Holtgrieve" w:date="2021-02-08T13:23:00Z">
        <w:r w:rsidR="009606E8">
          <w:rPr>
            <w:rFonts w:ascii="Times New Roman" w:eastAsia="Times New Roman" w:hAnsi="Times New Roman" w:cs="Times New Roman"/>
          </w:rPr>
          <w:t xml:space="preserve">after account for tissue turnover; </w:t>
        </w:r>
      </w:ins>
      <w:r w:rsidR="00D24602">
        <w:rPr>
          <w:rFonts w:ascii="Times New Roman" w:eastAsia="Times New Roman" w:hAnsi="Times New Roman" w:cs="Times New Roman"/>
        </w:rPr>
        <w:t>Fig</w:t>
      </w:r>
      <w:r w:rsidR="001A5637">
        <w:rPr>
          <w:rFonts w:ascii="Times New Roman" w:eastAsia="Times New Roman" w:hAnsi="Times New Roman" w:cs="Times New Roman"/>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However, there was </w:t>
      </w:r>
      <w:ins w:id="216" w:author="Gordon Holtgrieve" w:date="2021-02-08T13:24:00Z">
        <w:r w:rsidR="009606E8">
          <w:rPr>
            <w:rFonts w:ascii="Times New Roman" w:eastAsia="Times New Roman" w:hAnsi="Times New Roman" w:cs="Times New Roman"/>
          </w:rPr>
          <w:t xml:space="preserve">also </w:t>
        </w:r>
      </w:ins>
      <w:r w:rsidR="00D24602">
        <w:rPr>
          <w:rFonts w:ascii="Times New Roman" w:eastAsia="Times New Roman" w:hAnsi="Times New Roman" w:cs="Times New Roman"/>
        </w:rPr>
        <w:t>a positive relationship between trophic position and upwelling</w:t>
      </w:r>
      <w:ins w:id="217" w:author="Gordon Holtgrieve" w:date="2021-02-08T13:24:00Z">
        <w:r w:rsidR="009606E8">
          <w:rPr>
            <w:rFonts w:ascii="Times New Roman" w:eastAsia="Times New Roman" w:hAnsi="Times New Roman" w:cs="Times New Roman"/>
          </w:rPr>
          <w:t xml:space="preserve"> 2</w:t>
        </w:r>
      </w:ins>
      <w:r w:rsidR="007D3BE4">
        <w:rPr>
          <w:rFonts w:ascii="Times New Roman" w:eastAsia="Times New Roman" w:hAnsi="Times New Roman" w:cs="Times New Roman"/>
        </w:rPr>
        <w:t xml:space="preserve"> </w:t>
      </w:r>
      <w:ins w:id="218" w:author="Gordon Holtgrieve" w:date="2021-02-08T13:24:00Z">
        <w:r w:rsidR="009606E8">
          <w:rPr>
            <w:rFonts w:ascii="Times New Roman" w:eastAsia="Times New Roman" w:hAnsi="Times New Roman" w:cs="Times New Roman"/>
          </w:rPr>
          <w:t>years prior to collection</w:t>
        </w:r>
      </w:ins>
      <w:r w:rsidR="00D24602">
        <w:rPr>
          <w:rFonts w:ascii="Times New Roman" w:eastAsia="Times New Roman" w:hAnsi="Times New Roman" w:cs="Times New Roman"/>
        </w:rPr>
        <w:t xml:space="preserve"> </w:t>
      </w:r>
      <w:ins w:id="219" w:author="Gordon Holtgrieve" w:date="2021-02-08T13:24:00Z">
        <w:r w:rsidR="009606E8">
          <w:rPr>
            <w:rFonts w:ascii="Times New Roman" w:eastAsia="Times New Roman" w:hAnsi="Times New Roman" w:cs="Times New Roman"/>
          </w:rPr>
          <w:t>(Fig</w:t>
        </w:r>
      </w:ins>
      <w:r w:rsidR="001A5637">
        <w:rPr>
          <w:rFonts w:ascii="Times New Roman" w:eastAsia="Times New Roman" w:hAnsi="Times New Roman" w:cs="Times New Roman"/>
        </w:rPr>
        <w:t>.</w:t>
      </w:r>
      <w:ins w:id="220" w:author="Gordon Holtgrieve" w:date="2021-02-08T13:24:00Z">
        <w:r w:rsidR="009606E8">
          <w:rPr>
            <w:rFonts w:ascii="Times New Roman" w:eastAsia="Times New Roman" w:hAnsi="Times New Roman" w:cs="Times New Roman"/>
          </w:rPr>
          <w:t xml:space="preserve"> </w:t>
        </w:r>
      </w:ins>
      <w:r w:rsidR="007D3BE4">
        <w:rPr>
          <w:rFonts w:ascii="Times New Roman" w:eastAsia="Times New Roman" w:hAnsi="Times New Roman" w:cs="Times New Roman"/>
        </w:rPr>
        <w:t>2a</w:t>
      </w:r>
      <w:ins w:id="221" w:author="Gordon Holtgrieve" w:date="2021-02-08T13:24:00Z">
        <w:r w:rsidR="009606E8">
          <w:rPr>
            <w:rFonts w:ascii="Times New Roman" w:eastAsia="Times New Roman" w:hAnsi="Times New Roman" w:cs="Times New Roman"/>
          </w:rPr>
          <w:t xml:space="preserve">) </w:t>
        </w:r>
      </w:ins>
      <w:r w:rsidR="00D24602">
        <w:rPr>
          <w:rFonts w:ascii="Times New Roman" w:eastAsia="Times New Roman" w:hAnsi="Times New Roman" w:cs="Times New Roman"/>
        </w:rPr>
        <w:t>indicating upwelling has both immediate and delayed effects on trophic position. S</w:t>
      </w:r>
      <w:r>
        <w:rPr>
          <w:rFonts w:ascii="Times New Roman" w:eastAsia="Times New Roman" w:hAnsi="Times New Roman" w:cs="Times New Roman"/>
        </w:rPr>
        <w:t xml:space="preserve">ummer sea surface temperature </w:t>
      </w:r>
      <w:ins w:id="222" w:author="Gordon Holtgrieve" w:date="2021-02-08T13:25:00Z">
        <w:r w:rsidR="00E82265">
          <w:rPr>
            <w:rFonts w:ascii="Times New Roman" w:eastAsia="Times New Roman" w:hAnsi="Times New Roman" w:cs="Times New Roman"/>
          </w:rPr>
          <w:t>showed a</w:t>
        </w:r>
      </w:ins>
      <w:r>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Pr>
          <w:rFonts w:ascii="Times New Roman" w:eastAsia="Times New Roman" w:hAnsi="Times New Roman" w:cs="Times New Roman"/>
        </w:rPr>
        <w:t xml:space="preserve">summers with </w:t>
      </w:r>
      <w:ins w:id="223" w:author="Gordon Holtgrieve" w:date="2021-02-08T13:30:00Z">
        <w:r w:rsidR="0061628C">
          <w:rPr>
            <w:rFonts w:ascii="Times New Roman" w:eastAsia="Times New Roman" w:hAnsi="Times New Roman" w:cs="Times New Roman"/>
          </w:rPr>
          <w:t>higher-than-average</w:t>
        </w:r>
      </w:ins>
      <w:r>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D24602">
        <w:rPr>
          <w:rFonts w:ascii="Times New Roman" w:eastAsia="Times New Roman" w:hAnsi="Times New Roman" w:cs="Times New Roman"/>
        </w:rPr>
        <w:t>)</w:t>
      </w:r>
      <w:r>
        <w:rPr>
          <w:rFonts w:ascii="Times New Roman" w:eastAsia="Times New Roman" w:hAnsi="Times New Roman" w:cs="Times New Roman"/>
        </w:rPr>
        <w:t xml:space="preserve">. </w:t>
      </w:r>
      <w:commentRangeStart w:id="224"/>
      <w:commentRangeStart w:id="225"/>
      <w:r>
        <w:rPr>
          <w:rFonts w:ascii="Times New Roman" w:eastAsia="Times New Roman" w:hAnsi="Times New Roman" w:cs="Times New Roman"/>
        </w:rPr>
        <w:t>The coefficient</w:t>
      </w:r>
      <w:r w:rsidR="00D24602">
        <w:rPr>
          <w:rFonts w:ascii="Times New Roman" w:eastAsia="Times New Roman" w:hAnsi="Times New Roman" w:cs="Times New Roman"/>
        </w:rPr>
        <w:t>s</w:t>
      </w:r>
      <w:r>
        <w:rPr>
          <w:rFonts w:ascii="Times New Roman" w:eastAsia="Times New Roman" w:hAnsi="Times New Roman" w:cs="Times New Roman"/>
        </w:rPr>
        <w:t xml:space="preserve"> for</w:t>
      </w:r>
      <w:r w:rsidR="00D24602">
        <w:rPr>
          <w:rFonts w:ascii="Times New Roman" w:eastAsia="Times New Roman" w:hAnsi="Times New Roman" w:cs="Times New Roman"/>
        </w:rPr>
        <w:t xml:space="preserve"> </w:t>
      </w:r>
      <w:r>
        <w:rPr>
          <w:rFonts w:ascii="Times New Roman" w:eastAsia="Times New Roman" w:hAnsi="Times New Roman" w:cs="Times New Roman"/>
        </w:rPr>
        <w:t>summer upwelling (-0.016</w:t>
      </w:r>
      <w:r w:rsidR="00D24602">
        <w:rPr>
          <w:rFonts w:ascii="Times New Roman" w:eastAsia="Times New Roman" w:hAnsi="Times New Roman" w:cs="Times New Roman"/>
        </w:rPr>
        <w:t xml:space="preserve">, Figure </w:t>
      </w:r>
      <w:r w:rsidR="007D3BE4">
        <w:rPr>
          <w:rFonts w:ascii="Times New Roman" w:eastAsia="Times New Roman" w:hAnsi="Times New Roman" w:cs="Times New Roman"/>
        </w:rPr>
        <w:t>2c</w:t>
      </w:r>
      <w:r>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physiological delay model </w:t>
      </w:r>
      <w:r w:rsidR="00D24602">
        <w:rPr>
          <w:rFonts w:ascii="Times New Roman" w:eastAsia="Times New Roman" w:hAnsi="Times New Roman" w:cs="Times New Roman"/>
        </w:rPr>
        <w:t>and summer upwelling (0.04,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 </w:t>
      </w:r>
      <w:r w:rsidR="00D24602">
        <w:rPr>
          <w:rFonts w:ascii="Times New Roman" w:eastAsia="Times New Roman" w:hAnsi="Times New Roman" w:cs="Times New Roman"/>
        </w:rPr>
        <w:t xml:space="preserve">were low </w:t>
      </w:r>
      <w:r>
        <w:rPr>
          <w:rFonts w:ascii="Times New Roman" w:eastAsia="Times New Roman" w:hAnsi="Times New Roman" w:cs="Times New Roman"/>
        </w:rPr>
        <w:t>indicating a small, albeit significant, impact of upwelling on harbor seal trophic position compared sea surface temperature (-0.20</w:t>
      </w:r>
      <w:r w:rsidR="00D24602">
        <w:rPr>
          <w:rFonts w:ascii="Times New Roman" w:eastAsia="Times New Roman" w:hAnsi="Times New Roman" w:cs="Times New Roman"/>
        </w:rPr>
        <w:t>,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Pr>
          <w:rFonts w:ascii="Times New Roman" w:eastAsia="Times New Roman" w:hAnsi="Times New Roman" w:cs="Times New Roman"/>
        </w:rPr>
        <w:t>)</w:t>
      </w:r>
      <w:r w:rsidR="00D24602">
        <w:rPr>
          <w:rFonts w:ascii="Times New Roman" w:eastAsia="Times New Roman" w:hAnsi="Times New Roman" w:cs="Times New Roman"/>
        </w:rPr>
        <w:t xml:space="preserve"> and ENSO (-0.11,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Pr>
          <w:rFonts w:ascii="Times New Roman" w:eastAsia="Times New Roman" w:hAnsi="Times New Roman" w:cs="Times New Roman"/>
        </w:rPr>
        <w:t xml:space="preserve">. Location had the highest effect on trophic position with a coefficient of ~ -0.3 for </w:t>
      </w:r>
      <w:r w:rsidR="00D24602">
        <w:rPr>
          <w:rFonts w:ascii="Times New Roman" w:eastAsia="Times New Roman" w:hAnsi="Times New Roman" w:cs="Times New Roman"/>
        </w:rPr>
        <w:t>all three</w:t>
      </w:r>
      <w:r>
        <w:rPr>
          <w:rFonts w:ascii="Times New Roman" w:eastAsia="Times New Roman" w:hAnsi="Times New Roman" w:cs="Times New Roman"/>
        </w:rPr>
        <w:t xml:space="preserve"> models</w:t>
      </w:r>
      <w:r w:rsidR="00D24602">
        <w:rPr>
          <w:rFonts w:ascii="Times New Roman" w:eastAsia="Times New Roman" w:hAnsi="Times New Roman" w:cs="Times New Roman"/>
        </w:rPr>
        <w:t xml:space="preserve">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 a-c</w:t>
      </w:r>
      <w:r w:rsidR="00D24602">
        <w:rPr>
          <w:rFonts w:ascii="Times New Roman" w:eastAsia="Times New Roman" w:hAnsi="Times New Roman" w:cs="Times New Roman"/>
        </w:rPr>
        <w:t>)</w:t>
      </w:r>
      <w:r>
        <w:rPr>
          <w:rFonts w:ascii="Times New Roman" w:eastAsia="Times New Roman" w:hAnsi="Times New Roman" w:cs="Times New Roman"/>
        </w:rPr>
        <w:t xml:space="preserve">. </w:t>
      </w:r>
      <w:commentRangeEnd w:id="224"/>
      <w:r w:rsidR="00C4764A">
        <w:rPr>
          <w:rStyle w:val="CommentReference"/>
        </w:rPr>
        <w:commentReference w:id="224"/>
      </w:r>
      <w:commentRangeEnd w:id="225"/>
      <w:r w:rsidR="00514299">
        <w:rPr>
          <w:rStyle w:val="CommentReference"/>
        </w:rPr>
        <w:commentReference w:id="225"/>
      </w:r>
    </w:p>
    <w:p w14:paraId="148708C2" w14:textId="08DF522B" w:rsidR="00C959A8" w:rsidRDefault="001D2A81" w:rsidP="001D2A81">
      <w:pPr>
        <w:spacing w:line="480" w:lineRule="auto"/>
        <w:rPr>
          <w:ins w:id="226" w:author="Gordon Holtgrieve" w:date="2021-02-08T12:49:00Z"/>
          <w:rFonts w:ascii="Times New Roman" w:eastAsia="Times New Roman" w:hAnsi="Times New Roman" w:cs="Times New Roman"/>
          <w:b/>
        </w:rPr>
      </w:pPr>
      <w:r>
        <w:rPr>
          <w:rFonts w:ascii="Times New Roman" w:eastAsia="Times New Roman" w:hAnsi="Times New Roman" w:cs="Times New Roman"/>
        </w:rPr>
        <w:lastRenderedPageBreak/>
        <w:tab/>
      </w:r>
      <w:r w:rsidR="003D3733">
        <w:rPr>
          <w:rFonts w:ascii="Times New Roman" w:eastAsia="Times New Roman" w:hAnsi="Times New Roman" w:cs="Times New Roman"/>
        </w:rPr>
        <w:t xml:space="preserve">Location, abundance of </w:t>
      </w:r>
      <w:r w:rsidR="007D3BE4">
        <w:rPr>
          <w:rFonts w:ascii="Times New Roman" w:eastAsia="Times New Roman" w:hAnsi="Times New Roman" w:cs="Times New Roman"/>
        </w:rPr>
        <w:t xml:space="preserve">Chinook </w:t>
      </w:r>
      <w:r w:rsidR="003D3733">
        <w:rPr>
          <w:rFonts w:ascii="Times New Roman" w:eastAsia="Times New Roman" w:hAnsi="Times New Roman" w:cs="Times New Roman"/>
        </w:rPr>
        <w:t xml:space="preserve">salmon smolts, and hake and herring spawning biomass, </w:t>
      </w:r>
      <w:r w:rsidR="00D24602">
        <w:rPr>
          <w:rFonts w:ascii="Times New Roman" w:eastAsia="Times New Roman" w:hAnsi="Times New Roman" w:cs="Times New Roman"/>
        </w:rPr>
        <w:t>were</w:t>
      </w:r>
      <w:ins w:id="227" w:author="Gordon Holtgrieve" w:date="2021-04-23T13:31:00Z">
        <w:r w:rsidR="00803EA8">
          <w:rPr>
            <w:rFonts w:ascii="Times New Roman" w:eastAsia="Times New Roman" w:hAnsi="Times New Roman" w:cs="Times New Roman"/>
          </w:rPr>
          <w:t xml:space="preserve"> the biological v</w:t>
        </w:r>
      </w:ins>
      <w:ins w:id="228" w:author="Gordon Holtgrieve" w:date="2021-04-23T13:32:00Z">
        <w:r w:rsidR="00803EA8">
          <w:rPr>
            <w:rFonts w:ascii="Times New Roman" w:eastAsia="Times New Roman" w:hAnsi="Times New Roman" w:cs="Times New Roman"/>
          </w:rPr>
          <w:t>ariables</w:t>
        </w:r>
      </w:ins>
      <w:ins w:id="229" w:author="Gordon Holtgrieve" w:date="2021-02-08T13:27:00Z">
        <w:r w:rsidR="00ED5886">
          <w:rPr>
            <w:rFonts w:ascii="Times New Roman" w:eastAsia="Times New Roman" w:hAnsi="Times New Roman" w:cs="Times New Roman"/>
          </w:rPr>
          <w:t xml:space="preserve"> strongly associated </w:t>
        </w:r>
      </w:ins>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 Hake biomass and harbor seal trophic position </w:t>
      </w:r>
      <w:r w:rsidR="00D24602">
        <w:rPr>
          <w:rFonts w:ascii="Times New Roman" w:eastAsia="Times New Roman" w:hAnsi="Times New Roman" w:cs="Times New Roman"/>
        </w:rPr>
        <w:t>were</w:t>
      </w:r>
      <w:r w:rsidR="003D3733">
        <w:rPr>
          <w:rFonts w:ascii="Times New Roman" w:eastAsia="Times New Roman" w:hAnsi="Times New Roman" w:cs="Times New Roman"/>
        </w:rPr>
        <w:t xml:space="preserve"> positively correlated in the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2f</w:t>
      </w:r>
      <w:r w:rsidR="00D24602">
        <w:rPr>
          <w:rFonts w:ascii="Times New Roman" w:eastAsia="Times New Roman" w:hAnsi="Times New Roman" w:cs="Times New Roman"/>
        </w:rPr>
        <w:t>)</w:t>
      </w:r>
      <w:r w:rsidR="003D3733">
        <w:rPr>
          <w:rFonts w:ascii="Times New Roman" w:eastAsia="Times New Roman" w:hAnsi="Times New Roman" w:cs="Times New Roman"/>
        </w:rPr>
        <w:t xml:space="preserve">. In contrast, the hake biomass 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was negatively correlated</w:t>
      </w:r>
      <w:r w:rsidR="003D3733">
        <w:rPr>
          <w:rFonts w:ascii="Times New Roman" w:eastAsia="Times New Roman" w:hAnsi="Times New Roman" w:cs="Times New Roman"/>
        </w:rPr>
        <w:t xml:space="preserve"> with harbor seal trophic position (Fig</w:t>
      </w:r>
      <w:r w:rsidR="001A5637">
        <w:rPr>
          <w:rFonts w:ascii="Times New Roman" w:eastAsia="Times New Roman" w:hAnsi="Times New Roman" w:cs="Times New Roman"/>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2d</w:t>
      </w:r>
      <w:r w:rsidR="003D3733">
        <w:rPr>
          <w:rFonts w:ascii="Times New Roman" w:eastAsia="Times New Roman" w:hAnsi="Times New Roman" w:cs="Times New Roman"/>
        </w:rPr>
        <w:t>)</w:t>
      </w:r>
      <w:ins w:id="230" w:author="Gordon Holtgrieve" w:date="2021-02-08T13:29:00Z">
        <w:r w:rsidR="00A7002D">
          <w:rPr>
            <w:rFonts w:ascii="Times New Roman" w:eastAsia="Times New Roman" w:hAnsi="Times New Roman" w:cs="Times New Roman"/>
          </w:rPr>
          <w:t>. T</w:t>
        </w:r>
      </w:ins>
      <w:r w:rsidR="003D3733">
        <w:rPr>
          <w:rFonts w:ascii="Times New Roman" w:eastAsia="Times New Roman" w:hAnsi="Times New Roman" w:cs="Times New Roman"/>
        </w:rPr>
        <w:t xml:space="preserve">hus, harbor seals are feeding lower in the food web two years after hake spawning biomass is high. </w:t>
      </w:r>
      <w:r w:rsidR="00D24602">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ins w:id="231" w:author="Gordon Holtgrieve" w:date="2021-02-08T13:29:00Z">
        <w:r w:rsidR="00A7002D">
          <w:rPr>
            <w:rFonts w:ascii="Times New Roman" w:eastAsia="Times New Roman" w:hAnsi="Times New Roman" w:cs="Times New Roman"/>
          </w:rPr>
          <w:t>,</w:t>
        </w:r>
      </w:ins>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Pacific herring spawning biomass </w:t>
      </w:r>
      <w:r w:rsidR="00D24602">
        <w:rPr>
          <w:rFonts w:ascii="Times New Roman" w:eastAsia="Times New Roman" w:hAnsi="Times New Roman" w:cs="Times New Roman"/>
        </w:rPr>
        <w:t>(Fig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2d</w:t>
      </w:r>
      <w:r w:rsidR="00D24602">
        <w:rPr>
          <w:rFonts w:ascii="Times New Roman" w:eastAsia="Times New Roman" w:hAnsi="Times New Roman" w:cs="Times New Roman"/>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w:t>
      </w:r>
      <w:r w:rsidR="001A5637">
        <w:rPr>
          <w:rFonts w:ascii="Times New Roman" w:eastAsia="Times New Roman" w:hAnsi="Times New Roman" w:cs="Times New Roman"/>
        </w:rPr>
        <w:t xml:space="preserve">Appendix S1: </w:t>
      </w:r>
      <w:r w:rsidR="00D92EC9" w:rsidRPr="001A5637">
        <w:rPr>
          <w:rFonts w:ascii="Times New Roman" w:eastAsia="Times New Roman" w:hAnsi="Times New Roman" w:cs="Times New Roman"/>
        </w:rPr>
        <w:t>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included in </w:t>
      </w:r>
      <w:r w:rsidR="00D24602">
        <w:rPr>
          <w:rFonts w:ascii="Times New Roman" w:eastAsia="Times New Roman" w:hAnsi="Times New Roman" w:cs="Times New Roman"/>
        </w:rPr>
        <w:t xml:space="preserve">both the </w:t>
      </w:r>
      <w:r w:rsidR="007D3BE4">
        <w:rPr>
          <w:rFonts w:ascii="Times New Roman" w:eastAsia="Times New Roman" w:hAnsi="Times New Roman" w:cs="Times New Roman"/>
        </w:rPr>
        <w:t>1</w:t>
      </w:r>
      <w:r w:rsidR="006103DF">
        <w:rPr>
          <w:rFonts w:ascii="Times New Roman" w:eastAsia="Times New Roman" w:hAnsi="Times New Roman" w:cs="Times New Roman"/>
        </w:rPr>
        <w:t>-</w:t>
      </w:r>
      <w:r w:rsidR="007D3BE4">
        <w:rPr>
          <w:rFonts w:ascii="Times New Roman" w:eastAsia="Times New Roman" w:hAnsi="Times New Roman" w:cs="Times New Roman"/>
        </w:rPr>
        <w:t>year</w:t>
      </w:r>
      <w:r w:rsidR="00D24602">
        <w:rPr>
          <w:rFonts w:ascii="Times New Roman" w:eastAsia="Times New Roman" w:hAnsi="Times New Roman" w:cs="Times New Roman"/>
        </w:rPr>
        <w:t xml:space="preserve">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2e</w:t>
      </w:r>
      <w:r w:rsidR="00D24602">
        <w:rPr>
          <w:rFonts w:ascii="Times New Roman" w:eastAsia="Times New Roman" w:hAnsi="Times New Roman" w:cs="Times New Roman"/>
        </w:rPr>
        <w:t xml:space="preserve">) and </w:t>
      </w:r>
      <w:r w:rsidR="007D3BE4">
        <w:rPr>
          <w:rFonts w:ascii="Times New Roman" w:eastAsia="Times New Roman" w:hAnsi="Times New Roman" w:cs="Times New Roman"/>
        </w:rPr>
        <w:t>2</w:t>
      </w:r>
      <w:r w:rsidR="006103DF">
        <w:rPr>
          <w:rFonts w:ascii="Times New Roman" w:eastAsia="Times New Roman" w:hAnsi="Times New Roman" w:cs="Times New Roman"/>
        </w:rPr>
        <w:t>-</w:t>
      </w:r>
      <w:r w:rsidR="007D3BE4">
        <w:rPr>
          <w:rFonts w:ascii="Times New Roman" w:eastAsia="Times New Roman" w:hAnsi="Times New Roman" w:cs="Times New Roman"/>
        </w:rPr>
        <w:t>year</w:t>
      </w:r>
      <w:r w:rsidR="00D24602">
        <w:rPr>
          <w:rFonts w:ascii="Times New Roman" w:eastAsia="Times New Roman" w:hAnsi="Times New Roman" w:cs="Times New Roman"/>
        </w:rPr>
        <w:t xml:space="preserve">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2d</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ecological delay </w:t>
      </w:r>
      <w:r w:rsidR="00D24602">
        <w:rPr>
          <w:rFonts w:ascii="Times New Roman" w:eastAsia="Times New Roman" w:hAnsi="Times New Roman" w:cs="Times New Roman"/>
        </w:rPr>
        <w:t>models</w:t>
      </w:r>
      <w:r w:rsidR="006103DF">
        <w:rPr>
          <w:rFonts w:ascii="Times New Roman" w:eastAsia="Times New Roman" w:hAnsi="Times New Roman" w:cs="Times New Roman"/>
        </w:rPr>
        <w:t>,</w:t>
      </w:r>
      <w:r w:rsidR="003D3733">
        <w:rPr>
          <w:rFonts w:ascii="Times New Roman" w:eastAsia="Times New Roman" w:hAnsi="Times New Roman" w:cs="Times New Roman"/>
        </w:rPr>
        <w:t xml:space="preserve"> and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 The correlation coefficient between harbor seal trophic position and smolt production was higher on the </w:t>
      </w:r>
      <w:r w:rsidR="006103DF">
        <w:rPr>
          <w:rFonts w:ascii="Times New Roman" w:eastAsia="Times New Roman" w:hAnsi="Times New Roman" w:cs="Times New Roman"/>
        </w:rPr>
        <w:t>1-year</w:t>
      </w:r>
      <w:r w:rsidR="007D3BE4">
        <w:rPr>
          <w:rFonts w:ascii="Times New Roman" w:eastAsia="Times New Roman" w:hAnsi="Times New Roman" w:cs="Times New Roman"/>
        </w:rPr>
        <w:t xml:space="preserve"> delay</w:t>
      </w:r>
      <w:r w:rsidR="003D3733">
        <w:rPr>
          <w:rFonts w:ascii="Times New Roman" w:eastAsia="Times New Roman" w:hAnsi="Times New Roman" w:cs="Times New Roman"/>
        </w:rPr>
        <w:t xml:space="preserve"> model (0.14</w:t>
      </w:r>
      <w:r w:rsidR="00D24602">
        <w:rPr>
          <w:rFonts w:ascii="Times New Roman" w:eastAsia="Times New Roman" w:hAnsi="Times New Roman" w:cs="Times New Roman"/>
        </w:rPr>
        <w:t>,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2e</w:t>
      </w:r>
      <w:r w:rsidR="003D3733">
        <w:rPr>
          <w:rFonts w:ascii="Times New Roman" w:eastAsia="Times New Roman" w:hAnsi="Times New Roman" w:cs="Times New Roman"/>
        </w:rPr>
        <w:t xml:space="preserve">) compared to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delay</w:t>
      </w:r>
      <w:r w:rsidR="003D3733">
        <w:rPr>
          <w:rFonts w:ascii="Times New Roman" w:eastAsia="Times New Roman" w:hAnsi="Times New Roman" w:cs="Times New Roman"/>
        </w:rPr>
        <w:t xml:space="preserve"> model (0.08, Fig</w:t>
      </w:r>
      <w:r w:rsidR="001A5637">
        <w:rPr>
          <w:rFonts w:ascii="Times New Roman" w:eastAsia="Times New Roman" w:hAnsi="Times New Roman" w:cs="Times New Roman"/>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2d</w:t>
      </w:r>
      <w:r w:rsidR="003D3733">
        <w:rPr>
          <w:rFonts w:ascii="Times New Roman" w:eastAsia="Times New Roman" w:hAnsi="Times New Roman" w:cs="Times New Roman"/>
        </w:rPr>
        <w:t xml:space="preserve">). </w:t>
      </w:r>
    </w:p>
    <w:p w14:paraId="02E3595D" w14:textId="5773E78E" w:rsidR="003D3733" w:rsidRPr="003D3733" w:rsidRDefault="003D3733" w:rsidP="004522E1">
      <w:pPr>
        <w:rPr>
          <w:rFonts w:ascii="Times New Roman" w:eastAsia="Times New Roman" w:hAnsi="Times New Roman" w:cs="Times New Roman"/>
          <w:b/>
        </w:rPr>
      </w:pPr>
      <w:r>
        <w:rPr>
          <w:rFonts w:ascii="Times New Roman" w:eastAsia="Times New Roman" w:hAnsi="Times New Roman" w:cs="Times New Roman"/>
          <w:b/>
        </w:rPr>
        <w:t>Discussion</w:t>
      </w:r>
    </w:p>
    <w:p w14:paraId="1DCC8D62" w14:textId="477E706A" w:rsidR="00E670DB" w:rsidRDefault="003D3733" w:rsidP="00E670DB">
      <w:pPr>
        <w:spacing w:line="480" w:lineRule="auto"/>
        <w:rPr>
          <w:rFonts w:ascii="Times New Roman" w:hAnsi="Times New Roman" w:cs="Times New Roman"/>
        </w:rPr>
      </w:pPr>
      <w:r>
        <w:rPr>
          <w:rFonts w:ascii="Times New Roman" w:eastAsia="Times New Roman" w:hAnsi="Times New Roman" w:cs="Times New Roman"/>
        </w:rPr>
        <w:tab/>
      </w:r>
      <w:r w:rsidR="00E670DB">
        <w:rPr>
          <w:rFonts w:ascii="Times New Roman" w:eastAsia="Times New Roman" w:hAnsi="Times New Roman" w:cs="Times New Roman"/>
        </w:rPr>
        <w:t xml:space="preserve">Management of predators that consume threatened, economically important prey species such as harbor seals requires extensive management tradeoffs (Marshall et al 2015). </w:t>
      </w:r>
      <w:r w:rsidR="00E670DB">
        <w:rPr>
          <w:rFonts w:ascii="Times New Roman" w:hAnsi="Times New Roman" w:cs="Times New Roman"/>
        </w:rPr>
        <w:t xml:space="preserve">Harbor seals demonstrate </w:t>
      </w:r>
      <w:commentRangeStart w:id="232"/>
      <w:del w:id="233" w:author="Gordon Holtgrieve" w:date="2021-04-23T13:34:00Z">
        <w:r w:rsidR="00E670DB" w:rsidDel="00A214E1">
          <w:rPr>
            <w:rFonts w:ascii="Times New Roman" w:hAnsi="Times New Roman" w:cs="Times New Roman"/>
          </w:rPr>
          <w:delText xml:space="preserve">drastic </w:delText>
        </w:r>
      </w:del>
      <w:ins w:id="234" w:author="Gordon Holtgrieve" w:date="2021-04-23T13:34:00Z">
        <w:r w:rsidR="00A214E1">
          <w:rPr>
            <w:rFonts w:ascii="Times New Roman" w:hAnsi="Times New Roman" w:cs="Times New Roman"/>
          </w:rPr>
          <w:t xml:space="preserve">large </w:t>
        </w:r>
        <w:commentRangeEnd w:id="232"/>
        <w:r w:rsidR="00A214E1">
          <w:rPr>
            <w:rStyle w:val="CommentReference"/>
          </w:rPr>
          <w:commentReference w:id="232"/>
        </w:r>
      </w:ins>
      <w:r w:rsidR="00E670DB">
        <w:rPr>
          <w:rFonts w:ascii="Times New Roman" w:hAnsi="Times New Roman" w:cs="Times New Roman"/>
        </w:rPr>
        <w:t xml:space="preserve">variations in trophic ecology in response to location, prey availability, and ocean condition. </w:t>
      </w:r>
      <w:r w:rsidR="00E670DB">
        <w:rPr>
          <w:rFonts w:ascii="Times New Roman" w:eastAsia="Times New Roman" w:hAnsi="Times New Roman" w:cs="Times New Roman"/>
        </w:rPr>
        <w:t xml:space="preserve">Our results also show the response of trophic position (and assumed predation) change is often delayed on the order of 1-2 years in response to ecological conditions. </w:t>
      </w:r>
      <w:r w:rsidR="00E670DB">
        <w:rPr>
          <w:rFonts w:ascii="Times New Roman" w:hAnsi="Times New Roman" w:cs="Times New Roman"/>
        </w:rPr>
        <w:t xml:space="preserve">Currently, </w:t>
      </w:r>
      <w:ins w:id="235" w:author="Gordon Holtgrieve" w:date="2021-04-23T13:37:00Z">
        <w:r w:rsidR="00A214E1">
          <w:rPr>
            <w:rFonts w:ascii="Times New Roman" w:hAnsi="Times New Roman" w:cs="Times New Roman"/>
          </w:rPr>
          <w:t xml:space="preserve">model </w:t>
        </w:r>
      </w:ins>
      <w:r w:rsidR="00E670DB">
        <w:rPr>
          <w:rFonts w:ascii="Times New Roman" w:hAnsi="Times New Roman" w:cs="Times New Roman"/>
        </w:rPr>
        <w:t xml:space="preserve">estimates of total biomass </w:t>
      </w:r>
      <w:ins w:id="236" w:author="Gordon Holtgrieve" w:date="2021-04-23T13:37:00Z">
        <w:r w:rsidR="00A214E1">
          <w:rPr>
            <w:rFonts w:ascii="Times New Roman" w:hAnsi="Times New Roman" w:cs="Times New Roman"/>
          </w:rPr>
          <w:t xml:space="preserve">of ??? </w:t>
        </w:r>
      </w:ins>
      <w:r w:rsidR="00E670DB">
        <w:rPr>
          <w:rFonts w:ascii="Times New Roman" w:hAnsi="Times New Roman" w:cs="Times New Roman"/>
        </w:rPr>
        <w:t xml:space="preserve">consumed </w:t>
      </w:r>
      <w:ins w:id="237" w:author="Gordon Holtgrieve" w:date="2021-04-23T13:37:00Z">
        <w:r w:rsidR="00A214E1">
          <w:rPr>
            <w:rFonts w:ascii="Times New Roman" w:hAnsi="Times New Roman" w:cs="Times New Roman"/>
          </w:rPr>
          <w:t xml:space="preserve">by </w:t>
        </w:r>
      </w:ins>
      <w:del w:id="238" w:author="Gordon Holtgrieve" w:date="2021-04-23T13:37:00Z">
        <w:r w:rsidR="00E670DB" w:rsidDel="00A214E1">
          <w:rPr>
            <w:rFonts w:ascii="Times New Roman" w:hAnsi="Times New Roman" w:cs="Times New Roman"/>
          </w:rPr>
          <w:delText xml:space="preserve">that treats </w:delText>
        </w:r>
      </w:del>
      <w:r w:rsidR="00E670DB">
        <w:rPr>
          <w:rFonts w:ascii="Times New Roman" w:hAnsi="Times New Roman" w:cs="Times New Roman"/>
        </w:rPr>
        <w:t>harbor seal</w:t>
      </w:r>
      <w:ins w:id="239" w:author="Gordon Holtgrieve" w:date="2021-04-23T13:37:00Z">
        <w:r w:rsidR="00A214E1">
          <w:rPr>
            <w:rFonts w:ascii="Times New Roman" w:hAnsi="Times New Roman" w:cs="Times New Roman"/>
          </w:rPr>
          <w:t xml:space="preserve">s </w:t>
        </w:r>
        <w:proofErr w:type="gramStart"/>
        <w:r w:rsidR="00A214E1">
          <w:rPr>
            <w:rFonts w:ascii="Times New Roman" w:hAnsi="Times New Roman" w:cs="Times New Roman"/>
          </w:rPr>
          <w:t>is</w:t>
        </w:r>
        <w:proofErr w:type="gramEnd"/>
        <w:r w:rsidR="00A214E1">
          <w:rPr>
            <w:rFonts w:ascii="Times New Roman" w:hAnsi="Times New Roman" w:cs="Times New Roman"/>
          </w:rPr>
          <w:t xml:space="preserve"> assumed to be </w:t>
        </w:r>
      </w:ins>
      <w:del w:id="240" w:author="Gordon Holtgrieve" w:date="2021-04-23T13:37:00Z">
        <w:r w:rsidR="00E670DB" w:rsidDel="00A214E1">
          <w:rPr>
            <w:rFonts w:ascii="Times New Roman" w:hAnsi="Times New Roman" w:cs="Times New Roman"/>
          </w:rPr>
          <w:delText xml:space="preserve"> predation pressure as </w:delText>
        </w:r>
      </w:del>
      <w:r w:rsidR="00E670DB">
        <w:rPr>
          <w:rFonts w:ascii="Times New Roman" w:hAnsi="Times New Roman" w:cs="Times New Roman"/>
        </w:rPr>
        <w:t>static through time (</w:t>
      </w:r>
      <w:proofErr w:type="spellStart"/>
      <w:r w:rsidR="00E670DB">
        <w:rPr>
          <w:rFonts w:ascii="Times New Roman" w:hAnsi="Times New Roman" w:cs="Times New Roman"/>
        </w:rPr>
        <w:t>Chasco</w:t>
      </w:r>
      <w:proofErr w:type="spellEnd"/>
      <w:r w:rsidR="00E670DB">
        <w:rPr>
          <w:rFonts w:ascii="Times New Roman" w:hAnsi="Times New Roman" w:cs="Times New Roman"/>
        </w:rPr>
        <w:t xml:space="preserve"> et al. 2015). Based on our results and others (</w:t>
      </w:r>
      <w:r w:rsidR="00E670DB">
        <w:rPr>
          <w:rFonts w:ascii="Times New Roman" w:eastAsia="Times New Roman" w:hAnsi="Times New Roman" w:cs="Times New Roman"/>
        </w:rPr>
        <w:t>Wilson et al. 2014, Lance et al. 2012</w:t>
      </w:r>
      <w:r w:rsidR="00E670DB">
        <w:rPr>
          <w:rFonts w:ascii="Times New Roman" w:hAnsi="Times New Roman" w:cs="Times New Roman"/>
        </w:rPr>
        <w:t xml:space="preserve">) this is likely inaccurate as seasonality, spatial location, and individual behavior impact harbor seal predation. This variability </w:t>
      </w:r>
      <w:r w:rsidR="00FB492F">
        <w:rPr>
          <w:rFonts w:ascii="Times New Roman" w:hAnsi="Times New Roman" w:cs="Times New Roman"/>
        </w:rPr>
        <w:t>o</w:t>
      </w:r>
      <w:r w:rsidR="00E670DB">
        <w:rPr>
          <w:rFonts w:ascii="Times New Roman" w:hAnsi="Times New Roman" w:cs="Times New Roman"/>
        </w:rPr>
        <w:t xml:space="preserve">f foraging ecology should be carefully considered when assessing tradeoffs of harbor seal management decisions to ensure realized expectations for </w:t>
      </w:r>
      <w:r w:rsidR="00E670DB">
        <w:rPr>
          <w:rFonts w:ascii="Times New Roman" w:hAnsi="Times New Roman" w:cs="Times New Roman"/>
        </w:rPr>
        <w:lastRenderedPageBreak/>
        <w:t>stakeholders. Spatially distinct management strategies that are reevaluated</w:t>
      </w:r>
      <w:r w:rsidR="006103DF">
        <w:rPr>
          <w:rFonts w:ascii="Times New Roman" w:hAnsi="Times New Roman" w:cs="Times New Roman"/>
        </w:rPr>
        <w:t xml:space="preserve"> in the context of changing ecological conditions</w:t>
      </w:r>
      <w:r w:rsidR="00E670DB">
        <w:rPr>
          <w:rFonts w:ascii="Times New Roman" w:hAnsi="Times New Roman" w:cs="Times New Roman"/>
        </w:rPr>
        <w:t xml:space="preserve"> will likely be important strategies for managing harbor seal prey </w:t>
      </w:r>
      <w:r w:rsidR="006103DF">
        <w:rPr>
          <w:rFonts w:ascii="Times New Roman" w:hAnsi="Times New Roman" w:cs="Times New Roman"/>
        </w:rPr>
        <w:t>given</w:t>
      </w:r>
      <w:r w:rsidR="00E670DB">
        <w:rPr>
          <w:rFonts w:ascii="Times New Roman" w:hAnsi="Times New Roman" w:cs="Times New Roman"/>
        </w:rPr>
        <w:t xml:space="preserve"> their dynamic foraging </w:t>
      </w:r>
      <w:commentRangeStart w:id="241"/>
      <w:r w:rsidR="00E670DB">
        <w:rPr>
          <w:rFonts w:ascii="Times New Roman" w:hAnsi="Times New Roman" w:cs="Times New Roman"/>
        </w:rPr>
        <w:t xml:space="preserve">strategies. </w:t>
      </w:r>
      <w:commentRangeEnd w:id="241"/>
      <w:r w:rsidR="00A214E1">
        <w:rPr>
          <w:rStyle w:val="CommentReference"/>
        </w:rPr>
        <w:commentReference w:id="241"/>
      </w:r>
    </w:p>
    <w:p w14:paraId="02F1AE1E" w14:textId="27B2439D" w:rsidR="003D3733" w:rsidRDefault="00E670DB" w:rsidP="001D2A81">
      <w:pPr>
        <w:spacing w:line="480" w:lineRule="auto"/>
        <w:rPr>
          <w:ins w:id="242" w:author="Gordon Holtgrieve" w:date="2021-02-08T14:12:00Z"/>
          <w:rFonts w:ascii="Times New Roman" w:eastAsia="Times New Roman" w:hAnsi="Times New Roman" w:cs="Times New Roman"/>
        </w:rPr>
      </w:pPr>
      <w:commentRangeStart w:id="243"/>
      <w:r>
        <w:rPr>
          <w:rFonts w:ascii="Times New Roman" w:eastAsia="Times New Roman" w:hAnsi="Times New Roman" w:cs="Times New Roman"/>
          <w:i/>
        </w:rPr>
        <w:t>Delayed trophic position response to environmental conditions</w:t>
      </w:r>
      <w:commentRangeEnd w:id="243"/>
      <w:r>
        <w:rPr>
          <w:rStyle w:val="CommentReference"/>
        </w:rPr>
        <w:commentReference w:id="243"/>
      </w:r>
      <w:r w:rsidR="003D3733">
        <w:rPr>
          <w:rFonts w:ascii="Times New Roman" w:eastAsia="Times New Roman" w:hAnsi="Times New Roman" w:cs="Times New Roman"/>
        </w:rPr>
        <w:tab/>
      </w:r>
    </w:p>
    <w:p w14:paraId="61CB2D95" w14:textId="5A1B977C"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ins w:id="244" w:author="Gordon Holtgrieve" w:date="2021-02-08T13:59:00Z">
        <w:r w:rsidR="00046200">
          <w:rPr>
            <w:rFonts w:ascii="Times New Roman" w:eastAsia="Times New Roman" w:hAnsi="Times New Roman" w:cs="Times New Roman"/>
          </w:rPr>
          <w:t xml:space="preserve">Multiple studies have shown that </w:t>
        </w:r>
      </w:ins>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ins w:id="245" w:author="Gordon Holtgrieve" w:date="2021-02-08T13:59:00Z">
        <w:r w:rsidR="00046200">
          <w:rPr>
            <w:rFonts w:ascii="Times New Roman" w:eastAsia="Times New Roman" w:hAnsi="Times New Roman" w:cs="Times New Roman"/>
          </w:rPr>
          <w:t xml:space="preserve">such as </w:t>
        </w:r>
      </w:ins>
      <w:r w:rsidR="00E670DB">
        <w:rPr>
          <w:rFonts w:ascii="Times New Roman" w:eastAsia="Times New Roman" w:hAnsi="Times New Roman" w:cs="Times New Roman"/>
        </w:rPr>
        <w:t>sea surface temperature</w:t>
      </w:r>
      <w:ins w:id="246" w:author="Gordon Holtgrieve" w:date="2021-02-08T13:59:00Z">
        <w:r w:rsidR="00046200">
          <w:rPr>
            <w:rFonts w:ascii="Times New Roman" w:eastAsia="Times New Roman" w:hAnsi="Times New Roman" w:cs="Times New Roman"/>
          </w:rPr>
          <w:t xml:space="preserve">, </w:t>
        </w:r>
      </w:ins>
      <w:r w:rsidR="00E670DB">
        <w:rPr>
          <w:rFonts w:ascii="Times New Roman" w:eastAsia="Times New Roman" w:hAnsi="Times New Roman" w:cs="Times New Roman"/>
        </w:rPr>
        <w:t>upwelling</w:t>
      </w:r>
      <w:r w:rsidR="007D081D">
        <w:rPr>
          <w:rFonts w:ascii="Times New Roman" w:eastAsia="Times New Roman" w:hAnsi="Times New Roman" w:cs="Times New Roman"/>
        </w:rPr>
        <w:t>,</w:t>
      </w:r>
      <w:ins w:id="247" w:author="Gordon Holtgrieve" w:date="2021-02-08T13:59:00Z">
        <w:r w:rsidR="00046200">
          <w:rPr>
            <w:rFonts w:ascii="Times New Roman" w:eastAsia="Times New Roman" w:hAnsi="Times New Roman" w:cs="Times New Roman"/>
          </w:rPr>
          <w:t xml:space="preserve"> </w:t>
        </w:r>
      </w:ins>
      <w:r w:rsidR="00E670DB">
        <w:rPr>
          <w:rFonts w:ascii="Times New Roman" w:eastAsia="Times New Roman" w:hAnsi="Times New Roman" w:cs="Times New Roman"/>
        </w:rPr>
        <w:t>and discharge</w:t>
      </w:r>
      <w:ins w:id="248" w:author="Gordon Holtgrieve" w:date="2021-02-08T13:59:00Z">
        <w:r w:rsidR="00046200">
          <w:rPr>
            <w:rFonts w:ascii="Times New Roman" w:eastAsia="Times New Roman" w:hAnsi="Times New Roman" w:cs="Times New Roman"/>
          </w:rPr>
          <w:t xml:space="preserve"> </w:t>
        </w:r>
      </w:ins>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coastal Washington </w:t>
      </w:r>
      <w:ins w:id="249" w:author="Gordon Holtgrieve" w:date="2021-02-08T13:59:00Z">
        <w:r w:rsidR="00046200">
          <w:rPr>
            <w:rFonts w:ascii="Times New Roman" w:eastAsia="Times New Roman" w:hAnsi="Times New Roman" w:cs="Times New Roman"/>
          </w:rPr>
          <w:t xml:space="preserve">fishes </w:t>
        </w:r>
      </w:ins>
      <w:r>
        <w:rPr>
          <w:rFonts w:ascii="Times New Roman" w:eastAsia="Times New Roman" w:hAnsi="Times New Roman" w:cs="Times New Roman"/>
        </w:rPr>
        <w:t>(</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Greene et al. 2015). </w:t>
      </w:r>
      <w:r w:rsidR="00E670DB">
        <w:rPr>
          <w:rFonts w:ascii="Times New Roman" w:eastAsia="Times New Roman" w:hAnsi="Times New Roman" w:cs="Times New Roman"/>
        </w:rPr>
        <w:t xml:space="preserve">For some species of seabirds in the region, breeding success also responds to ocean conditions but exhibits a temporally lagged response (Duguid et al. 2019). </w:t>
      </w:r>
      <w:ins w:id="250" w:author="Gordon Holtgrieve" w:date="2021-02-08T14:00:00Z">
        <w:r w:rsidR="004D6C2F">
          <w:rPr>
            <w:rFonts w:ascii="Times New Roman" w:eastAsia="Times New Roman" w:hAnsi="Times New Roman" w:cs="Times New Roman"/>
          </w:rPr>
          <w:t>This work</w:t>
        </w:r>
      </w:ins>
      <w:r w:rsidR="00E670DB">
        <w:rPr>
          <w:rFonts w:ascii="Times New Roman" w:eastAsia="Times New Roman" w:hAnsi="Times New Roman" w:cs="Times New Roman"/>
        </w:rPr>
        <w:t xml:space="preserve"> </w:t>
      </w:r>
      <w:ins w:id="251" w:author="Gordon Holtgrieve" w:date="2021-02-08T14:00:00Z">
        <w:r w:rsidR="004D6C2F">
          <w:rPr>
            <w:rFonts w:ascii="Times New Roman" w:eastAsia="Times New Roman" w:hAnsi="Times New Roman" w:cs="Times New Roman"/>
          </w:rPr>
          <w:t xml:space="preserve">shows </w:t>
        </w:r>
      </w:ins>
      <w:r w:rsidR="007D081D">
        <w:rPr>
          <w:rFonts w:ascii="Times New Roman" w:eastAsia="Times New Roman" w:hAnsi="Times New Roman" w:cs="Times New Roman"/>
        </w:rPr>
        <w:t xml:space="preserve">trophic position of </w:t>
      </w:r>
      <w:ins w:id="252" w:author="Gordon Holtgrieve" w:date="2021-02-08T14:05:00Z">
        <w:r w:rsidR="00EE0263">
          <w:rPr>
            <w:rFonts w:ascii="Times New Roman" w:eastAsia="Times New Roman" w:hAnsi="Times New Roman" w:cs="Times New Roman"/>
          </w:rPr>
          <w:t>top predator</w:t>
        </w:r>
      </w:ins>
      <w:r w:rsidR="007D081D">
        <w:rPr>
          <w:rFonts w:ascii="Times New Roman" w:eastAsia="Times New Roman" w:hAnsi="Times New Roman" w:cs="Times New Roman"/>
        </w:rPr>
        <w:t>s</w:t>
      </w:r>
      <w:ins w:id="253" w:author="Gordon Holtgrieve" w:date="2021-02-08T14:05:00Z">
        <w:r w:rsidR="00EE0263">
          <w:rPr>
            <w:rFonts w:ascii="Times New Roman" w:eastAsia="Times New Roman" w:hAnsi="Times New Roman" w:cs="Times New Roman"/>
          </w:rPr>
          <w:t xml:space="preserve"> (</w:t>
        </w:r>
      </w:ins>
      <w:ins w:id="254" w:author="Gordon Holtgrieve" w:date="2021-02-08T14:00:00Z">
        <w:r w:rsidR="004D6C2F">
          <w:rPr>
            <w:rFonts w:ascii="Times New Roman" w:eastAsia="Times New Roman" w:hAnsi="Times New Roman" w:cs="Times New Roman"/>
          </w:rPr>
          <w:t>h</w:t>
        </w:r>
      </w:ins>
      <w:r w:rsidR="00FF77CC">
        <w:rPr>
          <w:rFonts w:ascii="Times New Roman" w:eastAsia="Times New Roman" w:hAnsi="Times New Roman" w:cs="Times New Roman"/>
        </w:rPr>
        <w:t>arbor seals</w:t>
      </w:r>
      <w:ins w:id="255" w:author="Gordon Holtgrieve" w:date="2021-02-08T14:05:00Z">
        <w:r w:rsidR="00EE0263">
          <w:rPr>
            <w:rFonts w:ascii="Times New Roman" w:eastAsia="Times New Roman" w:hAnsi="Times New Roman" w:cs="Times New Roman"/>
          </w:rPr>
          <w:t>)</w:t>
        </w:r>
      </w:ins>
      <w:r>
        <w:rPr>
          <w:rFonts w:ascii="Times New Roman" w:eastAsia="Times New Roman" w:hAnsi="Times New Roman" w:cs="Times New Roman"/>
        </w:rPr>
        <w:t xml:space="preserve"> </w:t>
      </w:r>
      <w:r w:rsidR="00E670DB">
        <w:rPr>
          <w:rFonts w:ascii="Times New Roman" w:eastAsia="Times New Roman" w:hAnsi="Times New Roman" w:cs="Times New Roman"/>
        </w:rPr>
        <w:t>can also</w:t>
      </w:r>
      <w:ins w:id="256" w:author="Gordon Holtgrieve" w:date="2021-02-08T14:05:00Z">
        <w:r w:rsidR="00EE0263">
          <w:rPr>
            <w:rFonts w:ascii="Times New Roman" w:eastAsia="Times New Roman" w:hAnsi="Times New Roman" w:cs="Times New Roman"/>
          </w:rPr>
          <w:t xml:space="preserve"> have delayed responses </w:t>
        </w:r>
      </w:ins>
      <w:r>
        <w:rPr>
          <w:rFonts w:ascii="Times New Roman" w:eastAsia="Times New Roman" w:hAnsi="Times New Roman" w:cs="Times New Roman"/>
        </w:rPr>
        <w:t xml:space="preserve">to bottom up </w:t>
      </w:r>
      <w:r w:rsidR="00E670DB">
        <w:rPr>
          <w:rFonts w:ascii="Times New Roman" w:eastAsia="Times New Roman" w:hAnsi="Times New Roman" w:cs="Times New Roman"/>
        </w:rPr>
        <w:t>forcing of ocean conditions with 1- and 2-year lags</w:t>
      </w:r>
      <w:ins w:id="257" w:author="Gordon Holtgrieve" w:date="2021-02-08T14:06:00Z">
        <w:r w:rsidR="00EE0263">
          <w:rPr>
            <w:rFonts w:ascii="Times New Roman" w:eastAsia="Times New Roman" w:hAnsi="Times New Roman" w:cs="Times New Roman"/>
          </w:rPr>
          <w:t xml:space="preserve">. </w:t>
        </w:r>
      </w:ins>
      <w:r>
        <w:rPr>
          <w:rFonts w:ascii="Times New Roman" w:eastAsia="Times New Roman" w:hAnsi="Times New Roman" w:cs="Times New Roman"/>
        </w:rPr>
        <w:t>More 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w:t>
      </w:r>
      <w:r w:rsidR="00E670DB">
        <w:rPr>
          <w:rFonts w:ascii="Times New Roman" w:eastAsia="Times New Roman" w:hAnsi="Times New Roman" w:cs="Times New Roman"/>
        </w:rPr>
        <w:t>a greater proportion</w:t>
      </w:r>
      <w:r w:rsidR="007D081D">
        <w:rPr>
          <w:rFonts w:ascii="Times New Roman" w:eastAsia="Times New Roman" w:hAnsi="Times New Roman" w:cs="Times New Roman"/>
        </w:rPr>
        <w:t xml:space="preserve"> of</w:t>
      </w:r>
      <w:r>
        <w:rPr>
          <w:rFonts w:ascii="Times New Roman" w:eastAsia="Times New Roman" w:hAnsi="Times New Roman" w:cs="Times New Roman"/>
        </w:rPr>
        <w:t xml:space="preserve"> low trophic level species in years of above average summer upwelling</w:t>
      </w:r>
      <w:r w:rsidR="007D081D">
        <w:rPr>
          <w:rFonts w:ascii="Times New Roman" w:eastAsia="Times New Roman" w:hAnsi="Times New Roman" w:cs="Times New Roman"/>
        </w:rPr>
        <w:t>,</w:t>
      </w:r>
      <w:r>
        <w:rPr>
          <w:rFonts w:ascii="Times New Roman" w:eastAsia="Times New Roman" w:hAnsi="Times New Roman" w:cs="Times New Roman"/>
        </w:rPr>
        <w:t xml:space="preserve"> summer sea surface temperature</w:t>
      </w:r>
      <w:r w:rsidR="007D081D">
        <w:rPr>
          <w:rFonts w:ascii="Times New Roman" w:eastAsia="Times New Roman" w:hAnsi="Times New Roman" w:cs="Times New Roman"/>
        </w:rPr>
        <w:t>, and multivariate ENSO index</w:t>
      </w:r>
      <w:r>
        <w:rPr>
          <w:rFonts w:ascii="Times New Roman" w:eastAsia="Times New Roman" w:hAnsi="Times New Roman" w:cs="Times New Roman"/>
        </w:rPr>
        <w:t xml:space="preserve"> (Fig</w:t>
      </w:r>
      <w:r w:rsidR="001A5637">
        <w:rPr>
          <w:rFonts w:ascii="Times New Roman" w:eastAsia="Times New Roman" w:hAnsi="Times New Roman" w:cs="Times New Roman"/>
        </w:rPr>
        <w:t>.</w:t>
      </w:r>
      <w:r>
        <w:rPr>
          <w:rFonts w:ascii="Times New Roman" w:eastAsia="Times New Roman" w:hAnsi="Times New Roman" w:cs="Times New Roman"/>
        </w:rPr>
        <w:t xml:space="preserve"> </w:t>
      </w:r>
      <w:r w:rsidR="00FB492F">
        <w:rPr>
          <w:rFonts w:ascii="Times New Roman" w:eastAsia="Times New Roman" w:hAnsi="Times New Roman" w:cs="Times New Roman"/>
        </w:rPr>
        <w:t>2 a-c</w:t>
      </w:r>
      <w:r>
        <w:rPr>
          <w:rFonts w:ascii="Times New Roman" w:eastAsia="Times New Roman" w:hAnsi="Times New Roman" w:cs="Times New Roman"/>
        </w:rPr>
        <w:t>)</w:t>
      </w:r>
      <w:r w:rsidR="007D081D">
        <w:rPr>
          <w:rFonts w:ascii="Times New Roman" w:eastAsia="Times New Roman" w:hAnsi="Times New Roman" w:cs="Times New Roman"/>
        </w:rPr>
        <w:t xml:space="preserve"> but </w:t>
      </w:r>
      <w:r>
        <w:rPr>
          <w:rFonts w:ascii="Times New Roman" w:eastAsia="Times New Roman" w:hAnsi="Times New Roman" w:cs="Times New Roman"/>
        </w:rPr>
        <w:t>respond to these environmental conditions on different temporal scales</w:t>
      </w:r>
      <w:r w:rsidR="00DF4ECE">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found age-0 Pacific herring abundance in Puget Sound is </w:t>
      </w:r>
      <w:r w:rsidR="007D081D">
        <w:rPr>
          <w:rFonts w:ascii="Times New Roman" w:eastAsia="Times New Roman" w:hAnsi="Times New Roman" w:cs="Times New Roman"/>
        </w:rPr>
        <w:t xml:space="preserve">also </w:t>
      </w:r>
      <w:r>
        <w:rPr>
          <w:rFonts w:ascii="Times New Roman" w:eastAsia="Times New Roman" w:hAnsi="Times New Roman" w:cs="Times New Roman"/>
        </w:rPr>
        <w:t xml:space="preserve">positively correlated with annual upwelling in the Strait of Georgia. </w:t>
      </w:r>
      <w:r w:rsidR="007D081D">
        <w:rPr>
          <w:rFonts w:ascii="Times New Roman" w:eastAsia="Times New Roman" w:hAnsi="Times New Roman" w:cs="Times New Roman"/>
        </w:rPr>
        <w:t>Consumption of a greater proportion of</w:t>
      </w:r>
      <w:r>
        <w:rPr>
          <w:rFonts w:ascii="Times New Roman" w:eastAsia="Times New Roman" w:hAnsi="Times New Roman" w:cs="Times New Roman"/>
        </w:rPr>
        <w:t xml:space="preserve"> </w:t>
      </w:r>
      <w:r w:rsidR="007D081D">
        <w:rPr>
          <w:rFonts w:ascii="Times New Roman" w:eastAsia="Times New Roman" w:hAnsi="Times New Roman" w:cs="Times New Roman"/>
        </w:rPr>
        <w:t xml:space="preserve">these </w:t>
      </w:r>
      <w:r>
        <w:rPr>
          <w:rFonts w:ascii="Times New Roman" w:eastAsia="Times New Roman" w:hAnsi="Times New Roman" w:cs="Times New Roman"/>
        </w:rPr>
        <w:t>low trophic level</w:t>
      </w:r>
      <w:ins w:id="258" w:author="Gordon Holtgrieve" w:date="2021-04-23T13:44:00Z">
        <w:r w:rsidR="004F4EED">
          <w:rPr>
            <w:rFonts w:ascii="Times New Roman" w:eastAsia="Times New Roman" w:hAnsi="Times New Roman" w:cs="Times New Roman"/>
          </w:rPr>
          <w:t xml:space="preserve"> individuals or species</w:t>
        </w:r>
      </w:ins>
      <w:del w:id="259" w:author="Gordon Holtgrieve" w:date="2021-04-23T13:44:00Z">
        <w:r w:rsidDel="004F4EED">
          <w:rPr>
            <w:rFonts w:ascii="Times New Roman" w:eastAsia="Times New Roman" w:hAnsi="Times New Roman" w:cs="Times New Roman"/>
          </w:rPr>
          <w:delText>, juvenile, fish</w:delText>
        </w:r>
        <w:r w:rsidR="007D081D" w:rsidDel="004F4EED">
          <w:rPr>
            <w:rFonts w:ascii="Times New Roman" w:eastAsia="Times New Roman" w:hAnsi="Times New Roman" w:cs="Times New Roman"/>
          </w:rPr>
          <w:delText>es,</w:delText>
        </w:r>
      </w:del>
      <w:r>
        <w:rPr>
          <w:rFonts w:ascii="Times New Roman" w:eastAsia="Times New Roman" w:hAnsi="Times New Roman" w:cs="Times New Roman"/>
        </w:rPr>
        <w:t xml:space="preserve"> </w:t>
      </w:r>
      <w:r w:rsidR="007D081D">
        <w:rPr>
          <w:rFonts w:ascii="Times New Roman" w:eastAsia="Times New Roman" w:hAnsi="Times New Roman" w:cs="Times New Roman"/>
        </w:rPr>
        <w:t xml:space="preserve">by harbor seals </w:t>
      </w:r>
      <w:r>
        <w:rPr>
          <w:rFonts w:ascii="Times New Roman" w:eastAsia="Times New Roman" w:hAnsi="Times New Roman" w:cs="Times New Roman"/>
        </w:rPr>
        <w:t xml:space="preserve">could explain the negative correlation between trophic position and upwelling in </w:t>
      </w:r>
      <w:r w:rsidR="00FB492F">
        <w:rPr>
          <w:rFonts w:ascii="Times New Roman" w:eastAsia="Times New Roman" w:hAnsi="Times New Roman" w:cs="Times New Roman"/>
        </w:rPr>
        <w:t>the physiological delay model</w:t>
      </w:r>
      <w:r w:rsidR="00DF4ECE">
        <w:rPr>
          <w:rFonts w:ascii="Times New Roman" w:eastAsia="Times New Roman" w:hAnsi="Times New Roman" w:cs="Times New Roman"/>
        </w:rPr>
        <w:t xml:space="preserve"> (Fig</w:t>
      </w:r>
      <w:r w:rsidR="001A5637">
        <w:rPr>
          <w:rFonts w:ascii="Times New Roman" w:eastAsia="Times New Roman" w:hAnsi="Times New Roman" w:cs="Times New Roman"/>
        </w:rPr>
        <w:t>.</w:t>
      </w:r>
      <w:r w:rsidR="00DF4ECE">
        <w:rPr>
          <w:rFonts w:ascii="Times New Roman" w:eastAsia="Times New Roman" w:hAnsi="Times New Roman" w:cs="Times New Roman"/>
        </w:rPr>
        <w:t xml:space="preserve"> </w:t>
      </w:r>
      <w:r w:rsidR="00FB492F">
        <w:rPr>
          <w:rFonts w:ascii="Times New Roman" w:eastAsia="Times New Roman" w:hAnsi="Times New Roman" w:cs="Times New Roman"/>
        </w:rPr>
        <w:t>2c</w:t>
      </w:r>
      <w:r w:rsidR="00DF4ECE">
        <w:rPr>
          <w:rFonts w:ascii="Times New Roman" w:eastAsia="Times New Roman" w:hAnsi="Times New Roman" w:cs="Times New Roman"/>
        </w:rPr>
        <w:t>)</w:t>
      </w:r>
      <w:r>
        <w:rPr>
          <w:rFonts w:ascii="Times New Roman" w:eastAsia="Times New Roman" w:hAnsi="Times New Roman" w:cs="Times New Roman"/>
        </w:rPr>
        <w:t xml:space="preserve">. Similarly, </w:t>
      </w:r>
      <w:r w:rsidR="00DF4ECE">
        <w:rPr>
          <w:rFonts w:ascii="Times New Roman" w:eastAsia="Times New Roman" w:hAnsi="Times New Roman" w:cs="Times New Roman"/>
        </w:rPr>
        <w:t xml:space="preserve">this could explain the positive correlation between trophic position and upwelling in </w:t>
      </w:r>
      <w:r w:rsidR="006103DF">
        <w:rPr>
          <w:rFonts w:ascii="Times New Roman" w:eastAsia="Times New Roman" w:hAnsi="Times New Roman" w:cs="Times New Roman"/>
        </w:rPr>
        <w:t>2-year</w:t>
      </w:r>
      <w:r w:rsidR="00FB492F">
        <w:rPr>
          <w:rFonts w:ascii="Times New Roman" w:eastAsia="Times New Roman" w:hAnsi="Times New Roman" w:cs="Times New Roman"/>
        </w:rPr>
        <w:t xml:space="preserve"> ecological delay model (Fig</w:t>
      </w:r>
      <w:r w:rsidR="001A5637">
        <w:rPr>
          <w:rFonts w:ascii="Times New Roman" w:eastAsia="Times New Roman" w:hAnsi="Times New Roman" w:cs="Times New Roman"/>
        </w:rPr>
        <w:t>.</w:t>
      </w:r>
      <w:r w:rsidR="00FB492F">
        <w:rPr>
          <w:rFonts w:ascii="Times New Roman" w:eastAsia="Times New Roman" w:hAnsi="Times New Roman" w:cs="Times New Roman"/>
        </w:rPr>
        <w:t xml:space="preserve"> 2a)</w:t>
      </w:r>
      <w:r w:rsidR="00DF4ECE">
        <w:rPr>
          <w:rFonts w:ascii="Times New Roman" w:eastAsia="Times New Roman" w:hAnsi="Times New Roman" w:cs="Times New Roman"/>
        </w:rPr>
        <w:t xml:space="preserve">, </w:t>
      </w:r>
      <w:r>
        <w:rPr>
          <w:rFonts w:ascii="Times New Roman" w:eastAsia="Times New Roman" w:hAnsi="Times New Roman" w:cs="Times New Roman"/>
        </w:rPr>
        <w:t xml:space="preserve">as this </w:t>
      </w:r>
      <w:r w:rsidR="00DF4ECE">
        <w:rPr>
          <w:rFonts w:ascii="Times New Roman" w:eastAsia="Times New Roman" w:hAnsi="Times New Roman" w:cs="Times New Roman"/>
        </w:rPr>
        <w:t xml:space="preserve">age </w:t>
      </w:r>
      <w:r>
        <w:rPr>
          <w:rFonts w:ascii="Times New Roman" w:eastAsia="Times New Roman" w:hAnsi="Times New Roman" w:cs="Times New Roman"/>
        </w:rPr>
        <w:t>class of juveniles grow</w:t>
      </w:r>
      <w:r w:rsidR="00DF4ECE">
        <w:rPr>
          <w:rFonts w:ascii="Times New Roman" w:eastAsia="Times New Roman" w:hAnsi="Times New Roman" w:cs="Times New Roman"/>
        </w:rPr>
        <w:t>s</w:t>
      </w:r>
      <w:r>
        <w:rPr>
          <w:rFonts w:ascii="Times New Roman" w:eastAsia="Times New Roman" w:hAnsi="Times New Roman" w:cs="Times New Roman"/>
        </w:rPr>
        <w:t xml:space="preserve"> to age-2 fish</w:t>
      </w:r>
      <w:r w:rsidR="00DF4ECE">
        <w:rPr>
          <w:rFonts w:ascii="Times New Roman" w:eastAsia="Times New Roman" w:hAnsi="Times New Roman" w:cs="Times New Roman"/>
        </w:rPr>
        <w:t xml:space="preserve"> and continue to be consumed by harbor seals</w:t>
      </w:r>
      <w:r w:rsidR="007D081D">
        <w:rPr>
          <w:rFonts w:ascii="Times New Roman" w:eastAsia="Times New Roman" w:hAnsi="Times New Roman" w:cs="Times New Roman"/>
        </w:rPr>
        <w:t>.</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6232AB5A"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w:t>
      </w:r>
      <w:r w:rsidR="007D081D">
        <w:rPr>
          <w:rFonts w:ascii="Times New Roman" w:eastAsia="Times New Roman" w:hAnsi="Times New Roman" w:cs="Times New Roman"/>
        </w:rPr>
        <w:lastRenderedPageBreak/>
        <w:t xml:space="preserve">delay. Pacific hake and Pacific herring </w:t>
      </w:r>
      <w:ins w:id="260" w:author="Gordon Holtgrieve" w:date="2021-02-08T14:09:00Z">
        <w:r w:rsidR="007D081D">
          <w:rPr>
            <w:rFonts w:ascii="Times New Roman" w:eastAsia="Times New Roman" w:hAnsi="Times New Roman" w:cs="Times New Roman"/>
          </w:rPr>
          <w:t>have been frequently</w:t>
        </w:r>
      </w:ins>
      <w:r w:rsidR="007D081D">
        <w:rPr>
          <w:rFonts w:ascii="Times New Roman" w:eastAsia="Times New Roman" w:hAnsi="Times New Roman" w:cs="Times New Roman"/>
        </w:rPr>
        <w:t xml:space="preserve"> documented as common prey sources in Washington harbor seal diet (</w:t>
      </w:r>
      <w:r w:rsidR="00A31426">
        <w:rPr>
          <w:rFonts w:ascii="Times New Roman" w:eastAsia="Times New Roman" w:hAnsi="Times New Roman" w:cs="Times New Roman"/>
        </w:rPr>
        <w:t>Thomas et al. 2011</w:t>
      </w:r>
      <w:r w:rsidR="007D081D">
        <w:rPr>
          <w:rFonts w:ascii="Times New Roman" w:eastAsia="Times New Roman" w:hAnsi="Times New Roman" w:cs="Times New Roman"/>
        </w:rPr>
        <w:t>, Lance et al. 2012). For some species of hake, trophic level can differ by as much at 0.6 between individuals of different size classes (</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B86078" w:rsidRPr="00B86078">
        <w:rPr>
          <w:rFonts w:ascii="Times New Roman" w:eastAsia="Times New Roman" w:hAnsi="Times New Roman" w:cs="Times New Roman"/>
          <w:color w:val="000000" w:themeColor="text1"/>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 xml:space="preserve">). In years when Pacific hake spawning biomass is high,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opportunistically feeding on large, sexually mature adults. Harbor seal trophic position also exhibits a delayed response to hake spawning biomass, feeding lower in the food web in the two years following high spawning biomass of Pacific hake, indicating a greater consumption of juvenile, low trophic level, fish</w:t>
      </w:r>
      <w:r w:rsidR="00FB492F">
        <w:rPr>
          <w:rFonts w:ascii="Times New Roman" w:eastAsia="Times New Roman" w:hAnsi="Times New Roman" w:cs="Times New Roman"/>
        </w:rPr>
        <w:t xml:space="preserve"> </w:t>
      </w:r>
      <w:r w:rsidR="006103DF">
        <w:rPr>
          <w:rFonts w:ascii="Times New Roman" w:eastAsia="Times New Roman" w:hAnsi="Times New Roman" w:cs="Times New Roman"/>
        </w:rPr>
        <w:t xml:space="preserve">produced by the spawners </w:t>
      </w:r>
      <w:r w:rsidR="00FB492F">
        <w:rPr>
          <w:rFonts w:ascii="Times New Roman" w:eastAsia="Times New Roman" w:hAnsi="Times New Roman" w:cs="Times New Roman"/>
        </w:rPr>
        <w:t>(Fig</w:t>
      </w:r>
      <w:r w:rsidR="001A5637">
        <w:rPr>
          <w:rFonts w:ascii="Times New Roman" w:eastAsia="Times New Roman" w:hAnsi="Times New Roman" w:cs="Times New Roman"/>
        </w:rPr>
        <w:t>.</w:t>
      </w:r>
      <w:r w:rsidR="00FB492F">
        <w:rPr>
          <w:rFonts w:ascii="Times New Roman" w:eastAsia="Times New Roman" w:hAnsi="Times New Roman" w:cs="Times New Roman"/>
        </w:rPr>
        <w:t xml:space="preserve"> 2g)</w:t>
      </w:r>
      <w:r w:rsidR="007D081D">
        <w:rPr>
          <w:rFonts w:ascii="Times New Roman" w:eastAsia="Times New Roman" w:hAnsi="Times New Roman" w:cs="Times New Roman"/>
        </w:rPr>
        <w:t>. Similar to Pacific hake, harbor seal trophic position exhibits a delayed response to herring spawning biomass</w:t>
      </w:r>
      <w:r w:rsidR="00E171AD">
        <w:rPr>
          <w:rFonts w:ascii="Times New Roman" w:eastAsia="Times New Roman" w:hAnsi="Times New Roman" w:cs="Times New Roman"/>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The relative abundance of adult to juvenile herring in harbor seal diet varies between years (Lance et al.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 herring spawning season and adult herring during the non-spawning season (Thomas et al. 201</w:t>
      </w:r>
      <w:r w:rsidR="00A31426">
        <w:rPr>
          <w:rFonts w:ascii="Times New Roman" w:eastAsia="Times New Roman" w:hAnsi="Times New Roman" w:cs="Times New Roman"/>
        </w:rPr>
        <w:t>1</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Our results are in agreement with the findings</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w:t>
      </w:r>
      <w:r w:rsidR="00FB492F">
        <w:rPr>
          <w:rFonts w:ascii="Times New Roman" w:eastAsia="Times New Roman" w:hAnsi="Times New Roman" w:cs="Times New Roman"/>
        </w:rPr>
        <w:t xml:space="preserve">delayed </w:t>
      </w:r>
      <w:r w:rsidR="00E171AD">
        <w:rPr>
          <w:rFonts w:ascii="Times New Roman" w:eastAsia="Times New Roman" w:hAnsi="Times New Roman" w:cs="Times New Roman"/>
        </w:rPr>
        <w:t xml:space="preserve">trophic 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1A5637">
        <w:rPr>
          <w:rFonts w:ascii="Times New Roman" w:eastAsia="Times New Roman" w:hAnsi="Times New Roman" w:cs="Times New Roman"/>
        </w:rPr>
        <w:t>.</w:t>
      </w:r>
      <w:r w:rsidR="00FB492F">
        <w:rPr>
          <w:rFonts w:ascii="Times New Roman" w:eastAsia="Times New Roman" w:hAnsi="Times New Roman" w:cs="Times New Roman"/>
        </w:rPr>
        <w:t xml:space="preserve"> 2 d</w:t>
      </w:r>
      <w:del w:id="261" w:author="Gordon Holtgrieve" w:date="2021-04-23T13:46:00Z">
        <w:r w:rsidR="00FB492F" w:rsidDel="005A43CF">
          <w:rPr>
            <w:rFonts w:ascii="Times New Roman" w:eastAsia="Times New Roman" w:hAnsi="Times New Roman" w:cs="Times New Roman"/>
          </w:rPr>
          <w:delText>&amp;</w:delText>
        </w:r>
      </w:del>
      <w:ins w:id="262" w:author="Gordon Holtgrieve" w:date="2021-04-23T13:46:00Z">
        <w:r w:rsidR="005A43CF">
          <w:rPr>
            <w:rFonts w:ascii="Times New Roman" w:eastAsia="Times New Roman" w:hAnsi="Times New Roman" w:cs="Times New Roman"/>
          </w:rPr>
          <w:t xml:space="preserve">, </w:t>
        </w:r>
      </w:ins>
      <w:r w:rsidR="00FB492F">
        <w:rPr>
          <w:rFonts w:ascii="Times New Roman" w:eastAsia="Times New Roman" w:hAnsi="Times New Roman" w:cs="Times New Roman"/>
        </w:rPr>
        <w:t xml:space="preserve">g) </w:t>
      </w:r>
      <w:r w:rsidR="00E171AD">
        <w:rPr>
          <w:rFonts w:ascii="Times New Roman" w:eastAsia="Times New Roman" w:hAnsi="Times New Roman" w:cs="Times New Roman"/>
        </w:rPr>
        <w:t xml:space="preserve">which is likely a result of a density dependent response of </w:t>
      </w:r>
      <w:commentRangeStart w:id="263"/>
      <w:proofErr w:type="spellStart"/>
      <w:proofErr w:type="gramStart"/>
      <w:r w:rsidR="00E171AD">
        <w:rPr>
          <w:rFonts w:ascii="Times New Roman" w:eastAsia="Times New Roman" w:hAnsi="Times New Roman" w:cs="Times New Roman"/>
        </w:rPr>
        <w:t>adult:juvenile</w:t>
      </w:r>
      <w:proofErr w:type="spellEnd"/>
      <w:proofErr w:type="gramEnd"/>
      <w:r w:rsidR="00E171AD">
        <w:rPr>
          <w:rFonts w:ascii="Times New Roman" w:eastAsia="Times New Roman" w:hAnsi="Times New Roman" w:cs="Times New Roman"/>
        </w:rPr>
        <w:t xml:space="preserve"> </w:t>
      </w:r>
      <w:commentRangeEnd w:id="263"/>
      <w:r w:rsidR="005A43CF">
        <w:rPr>
          <w:rStyle w:val="CommentReference"/>
        </w:rPr>
        <w:commentReference w:id="263"/>
      </w:r>
      <w:r w:rsidR="00E171AD">
        <w:rPr>
          <w:rFonts w:ascii="Times New Roman" w:eastAsia="Times New Roman" w:hAnsi="Times New Roman" w:cs="Times New Roman"/>
        </w:rPr>
        <w:t xml:space="preserve">herring in harbor seal diet. </w:t>
      </w:r>
      <w:r w:rsidR="007D081D">
        <w:rPr>
          <w:rFonts w:ascii="Times New Roman" w:eastAsia="Times New Roman" w:hAnsi="Times New Roman" w:cs="Times New Roman"/>
        </w:rPr>
        <w:t xml:space="preserve">Consumption of a greater proportion of adult herring </w:t>
      </w:r>
      <w:r w:rsidR="00FB492F">
        <w:rPr>
          <w:rFonts w:ascii="Times New Roman" w:eastAsia="Times New Roman" w:hAnsi="Times New Roman" w:cs="Times New Roman"/>
        </w:rPr>
        <w:t>2</w:t>
      </w:r>
      <w:r w:rsidR="007D081D">
        <w:rPr>
          <w:rFonts w:ascii="Times New Roman" w:eastAsia="Times New Roman" w:hAnsi="Times New Roman" w:cs="Times New Roman"/>
        </w:rPr>
        <w:t xml:space="preserve"> years</w:t>
      </w:r>
      <w:r w:rsidR="00FB492F">
        <w:rPr>
          <w:rFonts w:ascii="Times New Roman" w:eastAsia="Times New Roman" w:hAnsi="Times New Roman" w:cs="Times New Roman"/>
        </w:rPr>
        <w:t xml:space="preserve"> after a year</w:t>
      </w:r>
      <w:r w:rsidR="007D081D">
        <w:rPr>
          <w:rFonts w:ascii="Times New Roman" w:eastAsia="Times New Roman" w:hAnsi="Times New Roman" w:cs="Times New Roman"/>
        </w:rPr>
        <w:t xml:space="preserve"> of strong recruitment could explain this trophic dynamic. Alternatively, this result may be due to covariation between a third variable. For example, upwelling and hake spawning biomass were also correlated to harbor seal trophic position with a 2-year delay and are 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 2011).</w:t>
      </w:r>
      <w:r w:rsidR="007D081D" w:rsidRPr="007D081D">
        <w:rPr>
          <w:rFonts w:ascii="Times New Roman" w:eastAsia="Times New Roman" w:hAnsi="Times New Roman" w:cs="Times New Roman"/>
        </w:rPr>
        <w:t xml:space="preserve"> </w:t>
      </w:r>
    </w:p>
    <w:p w14:paraId="1D037D07" w14:textId="626BCE20" w:rsidR="001022DC"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A combined index of hatchery </w:t>
      </w:r>
      <w:r w:rsidR="00FF77CC">
        <w:rPr>
          <w:rFonts w:ascii="Times New Roman" w:eastAsia="Times New Roman" w:hAnsi="Times New Roman" w:cs="Times New Roman"/>
        </w:rPr>
        <w:t xml:space="preserve">Chinook </w:t>
      </w:r>
      <w:r>
        <w:rPr>
          <w:rFonts w:ascii="Times New Roman" w:eastAsia="Times New Roman" w:hAnsi="Times New Roman" w:cs="Times New Roman"/>
        </w:rPr>
        <w:t xml:space="preserve">smolt production and wild </w:t>
      </w:r>
      <w:r w:rsidR="00FF77CC">
        <w:rPr>
          <w:rFonts w:ascii="Times New Roman" w:eastAsia="Times New Roman" w:hAnsi="Times New Roman" w:cs="Times New Roman"/>
        </w:rPr>
        <w:t xml:space="preserve">Chinook </w:t>
      </w:r>
      <w:r>
        <w:rPr>
          <w:rFonts w:ascii="Times New Roman" w:eastAsia="Times New Roman" w:hAnsi="Times New Roman" w:cs="Times New Roman"/>
        </w:rPr>
        <w:t>production offer</w:t>
      </w:r>
      <w:r w:rsidR="00B3476E">
        <w:rPr>
          <w:rFonts w:ascii="Times New Roman" w:eastAsia="Times New Roman" w:hAnsi="Times New Roman" w:cs="Times New Roman"/>
        </w:rPr>
        <w:t>s</w:t>
      </w:r>
      <w:r>
        <w:rPr>
          <w:rFonts w:ascii="Times New Roman" w:eastAsia="Times New Roman" w:hAnsi="Times New Roman" w:cs="Times New Roman"/>
        </w:rPr>
        <w:t xml:space="preserve"> the best index of salmon availability to harbor seals</w:t>
      </w:r>
      <w:r w:rsidR="004A263B">
        <w:rPr>
          <w:rFonts w:ascii="Times New Roman" w:eastAsia="Times New Roman" w:hAnsi="Times New Roman" w:cs="Times New Roman"/>
        </w:rPr>
        <w:t xml:space="preserve">. </w:t>
      </w:r>
      <w:r>
        <w:rPr>
          <w:rFonts w:ascii="Times New Roman" w:eastAsia="Times New Roman" w:hAnsi="Times New Roman" w:cs="Times New Roman"/>
        </w:rPr>
        <w:t>The</w:t>
      </w:r>
      <w:r w:rsidR="00B3476E">
        <w:rPr>
          <w:rFonts w:ascii="Times New Roman" w:eastAsia="Times New Roman" w:hAnsi="Times New Roman" w:cs="Times New Roman"/>
        </w:rPr>
        <w:t xml:space="preserve"> delayed positive</w:t>
      </w:r>
      <w:r>
        <w:rPr>
          <w:rFonts w:ascii="Times New Roman" w:eastAsia="Times New Roman" w:hAnsi="Times New Roman" w:cs="Times New Roman"/>
        </w:rPr>
        <w:t xml:space="preserve"> </w:t>
      </w:r>
      <w:r w:rsidR="004A263B">
        <w:rPr>
          <w:rFonts w:ascii="Times New Roman" w:eastAsia="Times New Roman" w:hAnsi="Times New Roman" w:cs="Times New Roman"/>
        </w:rPr>
        <w:t>relationship</w:t>
      </w:r>
      <w:r>
        <w:rPr>
          <w:rFonts w:ascii="Times New Roman" w:eastAsia="Times New Roman" w:hAnsi="Times New Roman" w:cs="Times New Roman"/>
        </w:rPr>
        <w:t xml:space="preserve"> between harbor seal </w:t>
      </w:r>
      <w:r w:rsidR="00FF77CC">
        <w:rPr>
          <w:rFonts w:ascii="Times New Roman" w:eastAsia="Times New Roman" w:hAnsi="Times New Roman" w:cs="Times New Roman"/>
        </w:rPr>
        <w:t xml:space="preserve">trophic position </w:t>
      </w:r>
      <w:r>
        <w:rPr>
          <w:rFonts w:ascii="Times New Roman" w:eastAsia="Times New Roman" w:hAnsi="Times New Roman" w:cs="Times New Roman"/>
        </w:rPr>
        <w:t>and smolt production indicate</w:t>
      </w:r>
      <w:r w:rsidR="004A263B">
        <w:rPr>
          <w:rFonts w:ascii="Times New Roman" w:eastAsia="Times New Roman" w:hAnsi="Times New Roman" w:cs="Times New Roman"/>
        </w:rPr>
        <w:t>s</w:t>
      </w:r>
      <w:r>
        <w:rPr>
          <w:rFonts w:ascii="Times New Roman" w:eastAsia="Times New Roman" w:hAnsi="Times New Roman" w:cs="Times New Roman"/>
        </w:rPr>
        <w:t xml:space="preserve"> harbor seals do take advantage of increased </w:t>
      </w:r>
      <w:r w:rsidR="00B3476E">
        <w:rPr>
          <w:rFonts w:ascii="Times New Roman" w:eastAsia="Times New Roman" w:hAnsi="Times New Roman" w:cs="Times New Roman"/>
        </w:rPr>
        <w:t xml:space="preserve">smolt production as they age to </w:t>
      </w:r>
      <w:commentRangeStart w:id="264"/>
      <w:r w:rsidR="00B3476E">
        <w:rPr>
          <w:rFonts w:ascii="Times New Roman" w:eastAsia="Times New Roman" w:hAnsi="Times New Roman" w:cs="Times New Roman"/>
        </w:rPr>
        <w:t>1-ocean and 2-ocean fish</w:t>
      </w:r>
      <w:r w:rsidR="006103DF">
        <w:rPr>
          <w:rFonts w:ascii="Times New Roman" w:eastAsia="Times New Roman" w:hAnsi="Times New Roman" w:cs="Times New Roman"/>
        </w:rPr>
        <w:t xml:space="preserve"> </w:t>
      </w:r>
      <w:commentRangeEnd w:id="264"/>
      <w:r w:rsidR="003605FB">
        <w:rPr>
          <w:rStyle w:val="CommentReference"/>
        </w:rPr>
        <w:commentReference w:id="264"/>
      </w:r>
      <w:r w:rsidR="006103DF">
        <w:rPr>
          <w:rFonts w:ascii="Times New Roman" w:eastAsia="Times New Roman" w:hAnsi="Times New Roman" w:cs="Times New Roman"/>
        </w:rPr>
        <w:t>(Fig</w:t>
      </w:r>
      <w:r w:rsidR="001A5637">
        <w:rPr>
          <w:rFonts w:ascii="Times New Roman" w:eastAsia="Times New Roman" w:hAnsi="Times New Roman" w:cs="Times New Roman"/>
        </w:rPr>
        <w:t>.</w:t>
      </w:r>
      <w:r w:rsidR="006103DF">
        <w:rPr>
          <w:rFonts w:ascii="Times New Roman" w:eastAsia="Times New Roman" w:hAnsi="Times New Roman" w:cs="Times New Roman"/>
        </w:rPr>
        <w:t xml:space="preserve"> 2g)</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 xml:space="preserve">This </w:t>
      </w:r>
      <w:r w:rsidR="00FF77CC">
        <w:rPr>
          <w:rFonts w:ascii="Times New Roman" w:eastAsia="Times New Roman" w:hAnsi="Times New Roman" w:cs="Times New Roman"/>
        </w:rPr>
        <w:lastRenderedPageBreak/>
        <w:t xml:space="preserve">suggests that harbor seal trophic position is not dependent on </w:t>
      </w:r>
      <w:r w:rsidR="004A263B">
        <w:rPr>
          <w:rFonts w:ascii="Times New Roman" w:eastAsia="Times New Roman" w:hAnsi="Times New Roman" w:cs="Times New Roman"/>
        </w:rPr>
        <w:t>the abundance</w:t>
      </w:r>
      <w:ins w:id="265" w:author="Gordon Holtgrieve" w:date="2021-04-23T13:49:00Z">
        <w:r w:rsidR="003605FB">
          <w:rPr>
            <w:rFonts w:ascii="Times New Roman" w:eastAsia="Times New Roman" w:hAnsi="Times New Roman" w:cs="Times New Roman"/>
          </w:rPr>
          <w:t xml:space="preserve"> of</w:t>
        </w:r>
      </w:ins>
      <w:r w:rsidR="004A263B">
        <w:rPr>
          <w:rFonts w:ascii="Times New Roman" w:eastAsia="Times New Roman" w:hAnsi="Times New Roman" w:cs="Times New Roman"/>
        </w:rPr>
        <w:t xml:space="preserve"> </w:t>
      </w:r>
      <w:r w:rsidR="00FF77CC">
        <w:rPr>
          <w:rFonts w:ascii="Times New Roman" w:eastAsia="Times New Roman" w:hAnsi="Times New Roman" w:cs="Times New Roman"/>
        </w:rPr>
        <w:t xml:space="preserve">out migrating smolts, which would result in a negative correlation </w:t>
      </w:r>
      <w:r w:rsidR="00B3476E">
        <w:rPr>
          <w:rFonts w:ascii="Times New Roman" w:eastAsia="Times New Roman" w:hAnsi="Times New Roman" w:cs="Times New Roman"/>
        </w:rPr>
        <w:t>for the physiological delay model</w:t>
      </w:r>
      <w:r w:rsidR="00FF77CC">
        <w:rPr>
          <w:rFonts w:ascii="Times New Roman" w:eastAsia="Times New Roman" w:hAnsi="Times New Roman" w:cs="Times New Roman"/>
        </w:rPr>
        <w:t>. Instead, smolt abundance</w:t>
      </w:r>
      <w:r w:rsidR="00B3476E">
        <w:rPr>
          <w:rFonts w:ascii="Times New Roman" w:eastAsia="Times New Roman" w:hAnsi="Times New Roman" w:cs="Times New Roman"/>
        </w:rPr>
        <w:t xml:space="preserve"> during the previous two years</w:t>
      </w:r>
      <w:r w:rsidR="00FF77CC">
        <w:rPr>
          <w:rFonts w:ascii="Times New Roman" w:eastAsia="Times New Roman" w:hAnsi="Times New Roman" w:cs="Times New Roman"/>
        </w:rPr>
        <w:t xml:space="preserve"> is determining the abundance of 1-oce</w:t>
      </w:r>
      <w:commentRangeStart w:id="266"/>
      <w:r w:rsidR="00FF77CC">
        <w:rPr>
          <w:rFonts w:ascii="Times New Roman" w:eastAsia="Times New Roman" w:hAnsi="Times New Roman" w:cs="Times New Roman"/>
        </w:rPr>
        <w:t xml:space="preserve">an (salmon that have spent one year in the ocean) </w:t>
      </w:r>
      <w:commentRangeEnd w:id="266"/>
      <w:r w:rsidR="003605FB">
        <w:rPr>
          <w:rStyle w:val="CommentReference"/>
        </w:rPr>
        <w:commentReference w:id="266"/>
      </w:r>
      <w:r w:rsidR="00FF77CC">
        <w:rPr>
          <w:rFonts w:ascii="Times New Roman" w:eastAsia="Times New Roman" w:hAnsi="Times New Roman" w:cs="Times New Roman"/>
        </w:rPr>
        <w:t>and 2-ocean (salmon that have spent 2 years in the ocean) fish which are then predated on by harbor seals.</w:t>
      </w:r>
      <w:r w:rsidR="004A263B">
        <w:rPr>
          <w:rFonts w:ascii="Times New Roman" w:eastAsia="Times New Roman" w:hAnsi="Times New Roman" w:cs="Times New Roman"/>
        </w:rPr>
        <w:t xml:space="preserve"> This finding is contrary to pr</w:t>
      </w:r>
      <w:r w:rsidR="00FF77CC">
        <w:rPr>
          <w:rFonts w:ascii="Times New Roman" w:eastAsia="Times New Roman" w:hAnsi="Times New Roman" w:cs="Times New Roman"/>
        </w:rPr>
        <w:t>evious work document</w:t>
      </w:r>
      <w:r w:rsidR="004A263B">
        <w:rPr>
          <w:rFonts w:ascii="Times New Roman" w:eastAsia="Times New Roman" w:hAnsi="Times New Roman" w:cs="Times New Roman"/>
        </w:rPr>
        <w:t>ing</w:t>
      </w:r>
      <w:r w:rsidR="00FF77CC">
        <w:rPr>
          <w:rFonts w:ascii="Times New Roman" w:eastAsia="Times New Roman" w:hAnsi="Times New Roman" w:cs="Times New Roman"/>
        </w:rPr>
        <w:t xml:space="preserve"> juvenile salmon in harbor seal diets (</w:t>
      </w:r>
      <w:r w:rsidR="00A31426">
        <w:rPr>
          <w:rFonts w:ascii="Times New Roman" w:eastAsia="Times New Roman" w:hAnsi="Times New Roman" w:cs="Times New Roman"/>
        </w:rPr>
        <w:t>Thomas et al.</w:t>
      </w:r>
      <w:r w:rsidR="00385424">
        <w:rPr>
          <w:rFonts w:ascii="Times New Roman" w:eastAsia="Times New Roman" w:hAnsi="Times New Roman" w:cs="Times New Roman"/>
        </w:rPr>
        <w:t xml:space="preserve"> 2017, Lance et al. 2012</w:t>
      </w:r>
      <w:r w:rsidR="00FF77CC">
        <w:rPr>
          <w:rFonts w:ascii="Times New Roman" w:eastAsia="Times New Roman" w:hAnsi="Times New Roman" w:cs="Times New Roman"/>
        </w:rPr>
        <w:t xml:space="preserve">). </w:t>
      </w:r>
      <w:r w:rsidR="004A263B">
        <w:rPr>
          <w:rFonts w:ascii="Times New Roman" w:eastAsia="Times New Roman" w:hAnsi="Times New Roman" w:cs="Times New Roman"/>
        </w:rPr>
        <w:t>I</w:t>
      </w:r>
      <w:r w:rsidR="00FF77CC">
        <w:rPr>
          <w:rFonts w:ascii="Times New Roman" w:eastAsia="Times New Roman" w:hAnsi="Times New Roman" w:cs="Times New Roman"/>
        </w:rPr>
        <w:t>t is likely harbor seals do consume out migrating smolts</w:t>
      </w:r>
      <w:r w:rsidR="004A263B">
        <w:rPr>
          <w:rFonts w:ascii="Times New Roman" w:eastAsia="Times New Roman" w:hAnsi="Times New Roman" w:cs="Times New Roman"/>
        </w:rPr>
        <w:t xml:space="preserve"> but this consumption is not reflected in </w:t>
      </w:r>
      <w:ins w:id="267" w:author="Gordon Holtgrieve" w:date="2021-04-23T13:49:00Z">
        <w:r w:rsidR="003605FB">
          <w:rPr>
            <w:rFonts w:ascii="Times New Roman" w:eastAsia="Times New Roman" w:hAnsi="Times New Roman" w:cs="Times New Roman"/>
          </w:rPr>
          <w:t xml:space="preserve">our </w:t>
        </w:r>
      </w:ins>
      <w:r w:rsidR="004A263B">
        <w:rPr>
          <w:rFonts w:ascii="Times New Roman" w:eastAsia="Times New Roman" w:hAnsi="Times New Roman" w:cs="Times New Roman"/>
        </w:rPr>
        <w:t>trophic position</w:t>
      </w:r>
      <w:ins w:id="268" w:author="Gordon Holtgrieve" w:date="2021-04-23T13:50:00Z">
        <w:r w:rsidR="003605FB">
          <w:rPr>
            <w:rFonts w:ascii="Times New Roman" w:eastAsia="Times New Roman" w:hAnsi="Times New Roman" w:cs="Times New Roman"/>
          </w:rPr>
          <w:t xml:space="preserve"> estimate</w:t>
        </w:r>
      </w:ins>
      <w:r w:rsidR="00FF77CC">
        <w:rPr>
          <w:rFonts w:ascii="Times New Roman" w:eastAsia="Times New Roman" w:hAnsi="Times New Roman" w:cs="Times New Roman"/>
        </w:rPr>
        <w:t xml:space="preserve">. If the biomass of out migrating smolts consumed by harbors seals is low relative to the total </w:t>
      </w:r>
      <w:r w:rsidR="00385424">
        <w:rPr>
          <w:rFonts w:ascii="Times New Roman" w:eastAsia="Times New Roman" w:hAnsi="Times New Roman" w:cs="Times New Roman"/>
        </w:rPr>
        <w:t xml:space="preserve">biomass of </w:t>
      </w:r>
      <w:r w:rsidR="00FF77CC">
        <w:rPr>
          <w:rFonts w:ascii="Times New Roman" w:eastAsia="Times New Roman" w:hAnsi="Times New Roman" w:cs="Times New Roman"/>
        </w:rPr>
        <w:t xml:space="preserve">harbor seal diet, or the </w:t>
      </w:r>
      <w:r w:rsidR="004A263B">
        <w:rPr>
          <w:rFonts w:ascii="Times New Roman" w:eastAsia="Times New Roman" w:hAnsi="Times New Roman" w:cs="Times New Roman"/>
        </w:rPr>
        <w:t xml:space="preserve">smolt </w:t>
      </w:r>
      <w:r w:rsidR="00FF77CC">
        <w:rPr>
          <w:rFonts w:ascii="Times New Roman" w:eastAsia="Times New Roman" w:hAnsi="Times New Roman" w:cs="Times New Roman"/>
        </w:rPr>
        <w:t xml:space="preserve">biomass consumed by harbor seals </w:t>
      </w:r>
      <w:r w:rsidR="004A263B">
        <w:rPr>
          <w:rFonts w:ascii="Times New Roman" w:eastAsia="Times New Roman" w:hAnsi="Times New Roman" w:cs="Times New Roman"/>
        </w:rPr>
        <w:t xml:space="preserve">is relatively </w:t>
      </w:r>
      <w:r w:rsidR="00B3476E">
        <w:rPr>
          <w:rFonts w:ascii="Times New Roman" w:eastAsia="Times New Roman" w:hAnsi="Times New Roman" w:cs="Times New Roman"/>
        </w:rPr>
        <w:t>static</w:t>
      </w:r>
      <w:r w:rsidR="004A263B">
        <w:rPr>
          <w:rFonts w:ascii="Times New Roman" w:eastAsia="Times New Roman" w:hAnsi="Times New Roman" w:cs="Times New Roman"/>
        </w:rPr>
        <w:t xml:space="preserve"> despite</w:t>
      </w:r>
      <w:r w:rsidR="00FF77CC">
        <w:rPr>
          <w:rFonts w:ascii="Times New Roman" w:eastAsia="Times New Roman" w:hAnsi="Times New Roman" w:cs="Times New Roman"/>
        </w:rPr>
        <w:t xml:space="preserve"> the abundance of out migrating smolts, a change in </w:t>
      </w:r>
      <w:ins w:id="269" w:author="Gordon Holtgrieve" w:date="2021-04-23T13:50:00Z">
        <w:r w:rsidR="003605FB">
          <w:rPr>
            <w:rFonts w:ascii="Times New Roman" w:eastAsia="Times New Roman" w:hAnsi="Times New Roman" w:cs="Times New Roman"/>
          </w:rPr>
          <w:t xml:space="preserve">net </w:t>
        </w:r>
      </w:ins>
      <w:r w:rsidR="00FF77CC">
        <w:rPr>
          <w:rFonts w:ascii="Times New Roman" w:eastAsia="Times New Roman" w:hAnsi="Times New Roman" w:cs="Times New Roman"/>
        </w:rPr>
        <w:t>trophic position would not be expected.</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Additionally, the smolt abundance in this study was specific to Washington Chinook salmon</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It is possible that harbor seal trophic position could correlate with a metric of total smolt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for </w:t>
      </w:r>
      <w:r w:rsidR="00B3476E">
        <w:rPr>
          <w:rFonts w:ascii="Times New Roman" w:eastAsia="Times New Roman" w:hAnsi="Times New Roman" w:cs="Times New Roman"/>
        </w:rPr>
        <w:t>the physiological delay model</w:t>
      </w:r>
      <w:r w:rsidR="00FF77CC">
        <w:rPr>
          <w:rFonts w:ascii="Times New Roman" w:eastAsia="Times New Roman" w:hAnsi="Times New Roman" w:cs="Times New Roman"/>
        </w:rPr>
        <w:t xml:space="preserve"> if harbor seals are not selective on juvenile salmon species consumed. </w:t>
      </w:r>
      <w:r w:rsidR="00385424">
        <w:rPr>
          <w:rFonts w:ascii="Times New Roman" w:eastAsia="Times New Roman" w:hAnsi="Times New Roman" w:cs="Times New Roman"/>
        </w:rPr>
        <w:t>This is an especially important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to harbor seal diet in the region (Lance et al. 2012)</w:t>
      </w:r>
      <w:r w:rsidR="006103DF">
        <w:rPr>
          <w:rFonts w:ascii="Times New Roman" w:eastAsia="Times New Roman" w:hAnsi="Times New Roman" w:cs="Times New Roman"/>
        </w:rPr>
        <w:t>. However, data available for other species in the region did not provide enough temporal overlap with the trophic position data and thus were omitted</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 xml:space="preserve">Similarly, inclusion of a broader spatial scope of smolts not specific to Washington (i.e., British Columbia) could be important. Regardless, this analysis </w:t>
      </w:r>
      <w:r w:rsidR="00A31426">
        <w:rPr>
          <w:rFonts w:ascii="Times New Roman" w:eastAsia="Times New Roman" w:hAnsi="Times New Roman" w:cs="Times New Roman"/>
        </w:rPr>
        <w:t xml:space="preserve">shows </w:t>
      </w:r>
      <w:r w:rsidR="00FF77CC">
        <w:rPr>
          <w:rFonts w:ascii="Times New Roman" w:eastAsia="Times New Roman" w:hAnsi="Times New Roman" w:cs="Times New Roman"/>
        </w:rPr>
        <w:t xml:space="preserve">ocean-1 and ocean-2 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these age classes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 xml:space="preserve">sea survival of Washington Chinook. </w:t>
      </w:r>
      <w:r w:rsidR="00C21D64">
        <w:rPr>
          <w:rFonts w:ascii="Times New Roman" w:eastAsia="Times New Roman" w:hAnsi="Times New Roman" w:cs="Times New Roman"/>
        </w:rPr>
        <w:t xml:space="preserve"> </w:t>
      </w:r>
    </w:p>
    <w:p w14:paraId="3E36A5F4" w14:textId="12FFCC8F" w:rsidR="006103DF" w:rsidRPr="006103DF" w:rsidRDefault="00E670DB"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Application of multi-amino acid and weighted beta trophic position calculations</w:t>
      </w:r>
      <w:r w:rsidR="003D3733">
        <w:rPr>
          <w:rFonts w:ascii="Times New Roman" w:eastAsia="Times New Roman" w:hAnsi="Times New Roman" w:cs="Times New Roman"/>
        </w:rPr>
        <w:tab/>
      </w:r>
    </w:p>
    <w:p w14:paraId="137A78AD" w14:textId="43D3C041" w:rsidR="006103DF" w:rsidDel="00AD5020" w:rsidRDefault="006103DF" w:rsidP="006103DF">
      <w:pPr>
        <w:spacing w:line="480" w:lineRule="auto"/>
        <w:rPr>
          <w:del w:id="270" w:author="Gordon Holtgrieve" w:date="2021-04-23T13:56:00Z"/>
          <w:rFonts w:ascii="Times New Roman" w:eastAsia="Times New Roman" w:hAnsi="Times New Roman" w:cs="Times New Roman"/>
        </w:rPr>
      </w:pPr>
      <w:r>
        <w:rPr>
          <w:rFonts w:ascii="Times New Roman" w:eastAsia="Times New Roman" w:hAnsi="Times New Roman" w:cs="Times New Roman"/>
        </w:rPr>
        <w:lastRenderedPageBreak/>
        <w:tab/>
      </w:r>
      <w:moveFromRangeStart w:id="271" w:author="Gordon Holtgrieve" w:date="2021-04-23T13:53:00Z" w:name="move70078416"/>
      <w:commentRangeStart w:id="272"/>
      <w:commentRangeStart w:id="273"/>
      <w:moveFrom w:id="274" w:author="Gordon Holtgrieve" w:date="2021-04-23T13:53:00Z">
        <w:r w:rsidDel="00395DE8">
          <w:rPr>
            <w:rFonts w:ascii="Times New Roman" w:eastAsia="Times New Roman" w:hAnsi="Times New Roman" w:cs="Times New Roman"/>
          </w:rPr>
          <w:t xml:space="preserve">Application of a multi-TDF approach has led to consistent underestimates of trophic position compared to known feeding ecology (McMahon et al 2015, McMahon et al. 2019, Germain et al. 2015) despite its more realistic representation of metabolic </w:t>
        </w:r>
        <w:commentRangeStart w:id="275"/>
        <w:r w:rsidDel="00395DE8">
          <w:rPr>
            <w:rFonts w:ascii="Times New Roman" w:eastAsia="Times New Roman" w:hAnsi="Times New Roman" w:cs="Times New Roman"/>
          </w:rPr>
          <w:t>pathways</w:t>
        </w:r>
        <w:commentRangeEnd w:id="275"/>
        <w:r w:rsidDel="00395DE8">
          <w:rPr>
            <w:rStyle w:val="CommentReference"/>
          </w:rPr>
          <w:commentReference w:id="275"/>
        </w:r>
        <w:r w:rsidDel="00395DE8">
          <w:rPr>
            <w:rFonts w:ascii="Times New Roman" w:eastAsia="Times New Roman" w:hAnsi="Times New Roman" w:cs="Times New Roman"/>
          </w:rPr>
          <w:t xml:space="preserve"> compared to a single- TDF approach (</w:t>
        </w:r>
        <w:r w:rsidR="001A5637" w:rsidDel="00395DE8">
          <w:rPr>
            <w:rFonts w:ascii="Times New Roman" w:eastAsia="Times New Roman" w:hAnsi="Times New Roman" w:cs="Times New Roman"/>
          </w:rPr>
          <w:t>Appendix S1: Fig. S2 &amp; S3</w:t>
        </w:r>
        <w:r w:rsidDel="00395DE8">
          <w:rPr>
            <w:rFonts w:ascii="Times New Roman" w:eastAsia="Times New Roman" w:hAnsi="Times New Roman" w:cs="Times New Roman"/>
          </w:rPr>
          <w:t xml:space="preserve">). </w:t>
        </w:r>
        <w:moveFromRangeStart w:id="276" w:author="Gordon Holtgrieve" w:date="2021-04-23T13:53:00Z" w:name="move70078448"/>
        <w:moveFromRangeEnd w:id="271"/>
        <w:r w:rsidDel="00395DE8">
          <w:rPr>
            <w:rFonts w:ascii="Times New Roman" w:eastAsia="Times New Roman" w:hAnsi="Times New Roman" w:cs="Times New Roman"/>
          </w:rPr>
          <w:t>Harbor seals are expected to exhibit a trophic position ranging from approximately 3.5 to 5 and only 12%-66% of data fell within this range when applying the calculation described above (</w:t>
        </w:r>
        <w:r w:rsidR="001A5637" w:rsidDel="00395DE8">
          <w:rPr>
            <w:rFonts w:ascii="Times New Roman" w:eastAsia="Times New Roman" w:hAnsi="Times New Roman" w:cs="Times New Roman"/>
          </w:rPr>
          <w:t>Appendix S1:</w:t>
        </w:r>
        <w:r w:rsidRPr="006103DF" w:rsidDel="00395DE8">
          <w:rPr>
            <w:rFonts w:ascii="Times New Roman" w:eastAsia="Times New Roman" w:hAnsi="Times New Roman" w:cs="Times New Roman"/>
          </w:rPr>
          <w:t xml:space="preserve"> Fig</w:t>
        </w:r>
        <w:r w:rsidR="001A5637" w:rsidDel="00395DE8">
          <w:rPr>
            <w:rFonts w:ascii="Times New Roman" w:eastAsia="Times New Roman" w:hAnsi="Times New Roman" w:cs="Times New Roman"/>
          </w:rPr>
          <w:t>.</w:t>
        </w:r>
        <w:r w:rsidRPr="006103DF" w:rsidDel="00395DE8">
          <w:rPr>
            <w:rFonts w:ascii="Times New Roman" w:eastAsia="Times New Roman" w:hAnsi="Times New Roman" w:cs="Times New Roman"/>
          </w:rPr>
          <w:t xml:space="preserve"> S2</w:t>
        </w:r>
        <w:r w:rsidDel="00395DE8">
          <w:rPr>
            <w:rFonts w:ascii="Times New Roman" w:eastAsia="Times New Roman" w:hAnsi="Times New Roman" w:cs="Times New Roman"/>
          </w:rPr>
          <w:t xml:space="preserve">). Primary producers that utilize the C4 photosynthesis pathway such as sea grasses and some macrophytes (i.e., </w:t>
        </w:r>
        <w:r w:rsidDel="00395DE8">
          <w:rPr>
            <w:rFonts w:ascii="Times New Roman" w:eastAsia="Times New Roman" w:hAnsi="Times New Roman" w:cs="Times New Roman"/>
            <w:i/>
          </w:rPr>
          <w:t>Ulva spp.</w:t>
        </w:r>
        <w:r w:rsidDel="00395DE8">
          <w:rPr>
            <w:rFonts w:ascii="Times New Roman" w:eastAsia="Times New Roman" w:hAnsi="Times New Roman" w:cs="Times New Roman"/>
          </w:rPr>
          <w:t>) have substantially lower discrimination between trophic amino acids and phenyalanine than C3 producers (Choi et al. 2017) (</w:t>
        </w:r>
        <w:r w:rsidR="001A5637" w:rsidDel="00395DE8">
          <w:rPr>
            <w:rFonts w:ascii="Times New Roman" w:eastAsia="Times New Roman" w:hAnsi="Times New Roman" w:cs="Times New Roman"/>
          </w:rPr>
          <w:t xml:space="preserve">Appendix S1: </w:t>
        </w:r>
        <w:r w:rsidDel="00395DE8">
          <w:rPr>
            <w:rFonts w:ascii="Times New Roman" w:eastAsia="Times New Roman" w:hAnsi="Times New Roman" w:cs="Times New Roman"/>
          </w:rPr>
          <w:t xml:space="preserve">Table S2). Thus, if C4 derived organic matter is utilized in marine food webs and trophic position calculations assume only C3 pathways, trophic position will be consistently underestimated. Given the abundance of seagrasses in coastal Washington and the Salish Sea and food web coupling in these coastal environments (Howe and Simenstad 2015) it is expected C4 primary producers contribute to Salish Sea and coastal Washington food webs in which harbor seals forage (Feddern et al. 2021). </w:t>
        </w:r>
        <w:commentRangeEnd w:id="272"/>
        <w:r w:rsidDel="00395DE8">
          <w:rPr>
            <w:rStyle w:val="CommentReference"/>
          </w:rPr>
          <w:commentReference w:id="272"/>
        </w:r>
        <w:commentRangeEnd w:id="273"/>
        <w:r w:rsidDel="00395DE8">
          <w:rPr>
            <w:rStyle w:val="CommentReference"/>
            <w:rFonts w:ascii="Times New Roman" w:eastAsia="Times New Roman" w:hAnsi="Times New Roman" w:cs="Times New Roman"/>
          </w:rPr>
          <w:commentReference w:id="273"/>
        </w:r>
      </w:moveFrom>
      <w:moveFromRangeEnd w:id="276"/>
    </w:p>
    <w:p w14:paraId="29050CE5" w14:textId="2A4B81CA" w:rsidR="004A263B" w:rsidRDefault="006103DF" w:rsidP="004A263B">
      <w:pPr>
        <w:spacing w:line="480" w:lineRule="auto"/>
        <w:rPr>
          <w:rFonts w:ascii="Times New Roman" w:eastAsia="Times New Roman" w:hAnsi="Times New Roman" w:cs="Times New Roman"/>
        </w:rPr>
      </w:pPr>
      <w:del w:id="277" w:author="Gordon Holtgrieve" w:date="2021-04-23T13:56:00Z">
        <w:r w:rsidDel="00AD5020">
          <w:rPr>
            <w:rFonts w:ascii="Times New Roman" w:eastAsia="Times New Roman" w:hAnsi="Times New Roman" w:cs="Times New Roman"/>
          </w:rPr>
          <w:tab/>
        </w:r>
      </w:del>
      <w:r w:rsidR="003D3733">
        <w:rPr>
          <w:rFonts w:ascii="Times New Roman" w:eastAsia="Times New Roman" w:hAnsi="Times New Roman" w:cs="Times New Roman"/>
        </w:rPr>
        <w:t xml:space="preserve">CSSIA offers improved characterization of trophic ecology of top predators </w:t>
      </w:r>
      <w:r w:rsidR="007B0E15">
        <w:rPr>
          <w:rFonts w:ascii="Times New Roman" w:eastAsia="Times New Roman" w:hAnsi="Times New Roman" w:cs="Times New Roman"/>
        </w:rPr>
        <w:t>over</w:t>
      </w:r>
      <w:r w:rsidR="003D3733">
        <w:rPr>
          <w:rFonts w:ascii="Times New Roman" w:eastAsia="Times New Roman" w:hAnsi="Times New Roman" w:cs="Times New Roman"/>
        </w:rPr>
        <w:t xml:space="preserve"> long time scales compared to traditional bulk methods.</w:t>
      </w:r>
      <w:r w:rsidR="00500DBC" w:rsidRPr="00500DBC">
        <w:rPr>
          <w:rFonts w:ascii="Times New Roman" w:eastAsia="Times New Roman" w:hAnsi="Times New Roman" w:cs="Times New Roman"/>
        </w:rPr>
        <w:t xml:space="preserve"> </w:t>
      </w:r>
      <w:r w:rsidR="00500DBC">
        <w:rPr>
          <w:rFonts w:ascii="Times New Roman" w:eastAsia="Times New Roman" w:hAnsi="Times New Roman" w:cs="Times New Roman"/>
        </w:rPr>
        <w:t>Bulk stable isotope analysis of trophic position is limited in its ability to discern between changes in trophic ecology and changes in the isotopic signature of primary producers unless both are sampled simultaneously.</w:t>
      </w:r>
      <w:r w:rsidR="003D3733">
        <w:rPr>
          <w:rFonts w:ascii="Times New Roman" w:eastAsia="Times New Roman" w:hAnsi="Times New Roman" w:cs="Times New Roman"/>
        </w:rPr>
        <w:t xml:space="preserve"> </w:t>
      </w:r>
      <w:r w:rsidR="00500DBC">
        <w:rPr>
          <w:rFonts w:ascii="Times New Roman" w:eastAsia="Times New Roman" w:hAnsi="Times New Roman" w:cs="Times New Roman"/>
        </w:rPr>
        <w:t>CSSIA allows for internal standardization of the stable isotope signature of primary producers through source amino acids (</w:t>
      </w:r>
      <w:r w:rsidR="00827A90">
        <w:rPr>
          <w:rFonts w:ascii="Times New Roman" w:eastAsia="Times New Roman" w:hAnsi="Times New Roman" w:cs="Times New Roman"/>
        </w:rPr>
        <w:t xml:space="preserve">McClelland and Montoya 2002, </w:t>
      </w:r>
      <w:proofErr w:type="spellStart"/>
      <w:r w:rsidR="00827A90">
        <w:rPr>
          <w:rFonts w:ascii="Times New Roman" w:eastAsia="Times New Roman" w:hAnsi="Times New Roman" w:cs="Times New Roman"/>
        </w:rPr>
        <w:t>Chikaraishi</w:t>
      </w:r>
      <w:proofErr w:type="spellEnd"/>
      <w:r w:rsidR="00827A90">
        <w:rPr>
          <w:rFonts w:ascii="Times New Roman" w:eastAsia="Times New Roman" w:hAnsi="Times New Roman" w:cs="Times New Roman"/>
        </w:rPr>
        <w:t xml:space="preserve"> et al. 2009</w:t>
      </w:r>
      <w:r w:rsidR="00500DBC">
        <w:rPr>
          <w:rFonts w:ascii="Times New Roman" w:eastAsia="Times New Roman" w:hAnsi="Times New Roman" w:cs="Times New Roman"/>
        </w:rPr>
        <w:t>). The nitrogen stable 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 2015</w:t>
      </w:r>
      <w:r w:rsidR="00500DBC">
        <w:rPr>
          <w:rFonts w:ascii="Times New Roman" w:eastAsia="Times New Roman" w:hAnsi="Times New Roman" w:cs="Times New Roman"/>
        </w:rPr>
        <w:t>)</w:t>
      </w:r>
      <w:ins w:id="278" w:author="Gordon Holtgrieve" w:date="2021-02-08T14:17:00Z">
        <w:r w:rsidR="003E7B7F">
          <w:rPr>
            <w:rFonts w:ascii="Times New Roman" w:eastAsia="Times New Roman" w:hAnsi="Times New Roman" w:cs="Times New Roman"/>
          </w:rPr>
          <w:t>,</w:t>
        </w:r>
      </w:ins>
      <w:r w:rsidR="00500DBC">
        <w:rPr>
          <w:rFonts w:ascii="Times New Roman" w:eastAsia="Times New Roman" w:hAnsi="Times New Roman" w:cs="Times New Roman"/>
        </w:rPr>
        <w:t xml:space="preserve"> which </w:t>
      </w:r>
      <w:ins w:id="279" w:author="Gordon Holtgrieve" w:date="2021-02-08T14:17:00Z">
        <w:r w:rsidR="003E7B7F">
          <w:rPr>
            <w:rFonts w:ascii="Times New Roman" w:eastAsia="Times New Roman" w:hAnsi="Times New Roman" w:cs="Times New Roman"/>
          </w:rPr>
          <w:t xml:space="preserve">vary </w:t>
        </w:r>
      </w:ins>
      <w:r w:rsidR="00500DBC">
        <w:rPr>
          <w:rFonts w:ascii="Times New Roman" w:eastAsia="Times New Roman" w:hAnsi="Times New Roman" w:cs="Times New Roman"/>
        </w:rPr>
        <w:t>in response to environmental conditions (</w:t>
      </w:r>
      <w:r w:rsidR="00A31426">
        <w:rPr>
          <w:rFonts w:ascii="Times New Roman" w:eastAsia="Times New Roman" w:hAnsi="Times New Roman" w:cs="Times New Roman"/>
        </w:rPr>
        <w:t>Feddern et al. 2021</w:t>
      </w:r>
      <w:r w:rsidR="00827A90">
        <w:rPr>
          <w:rFonts w:ascii="Times New Roman" w:eastAsia="Times New Roman" w:hAnsi="Times New Roman" w:cs="Times New Roman"/>
        </w:rPr>
        <w:t>, Sherwood et al. 2014</w:t>
      </w:r>
      <w:r w:rsidR="00500DBC">
        <w:rPr>
          <w:rFonts w:ascii="Times New Roman" w:eastAsia="Times New Roman" w:hAnsi="Times New Roman" w:cs="Times New Roman"/>
        </w:rPr>
        <w:t>).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 Nonetheless, like bulk stable isotope analysis, CSIAA is sensitive to the parameterization of trophic position equation (</w:t>
      </w:r>
      <w:r w:rsidR="00827A90">
        <w:rPr>
          <w:rFonts w:ascii="Times New Roman" w:eastAsia="Times New Roman" w:hAnsi="Times New Roman" w:cs="Times New Roman"/>
        </w:rPr>
        <w:t xml:space="preserve">McMahon et al. 2019, Germain et al. 2013; </w:t>
      </w:r>
      <w:r w:rsidR="00827A90" w:rsidRPr="006103DF">
        <w:rPr>
          <w:rFonts w:ascii="Times New Roman" w:eastAsia="Times New Roman" w:hAnsi="Times New Roman" w:cs="Times New Roman"/>
        </w:rPr>
        <w:t>SI Figures S2 and S3</w:t>
      </w:r>
      <w:r w:rsidR="00827A90">
        <w:rPr>
          <w:rFonts w:ascii="Times New Roman" w:eastAsia="Times New Roman" w:hAnsi="Times New Roman" w:cs="Times New Roman"/>
        </w:rPr>
        <w:t>).</w:t>
      </w:r>
      <w:r w:rsidR="00500DBC">
        <w:rPr>
          <w:rFonts w:ascii="Times New Roman" w:eastAsia="Times New Roman" w:hAnsi="Times New Roman" w:cs="Times New Roman"/>
        </w:rPr>
        <w:t xml:space="preserve"> </w:t>
      </w:r>
      <w:moveToRangeStart w:id="280" w:author="Gordon Holtgrieve" w:date="2021-04-23T13:53:00Z" w:name="move70078416"/>
      <w:moveTo w:id="281" w:author="Gordon Holtgrieve" w:date="2021-04-23T13:53:00Z">
        <w:r w:rsidR="00395DE8">
          <w:rPr>
            <w:rFonts w:ascii="Times New Roman" w:eastAsia="Times New Roman" w:hAnsi="Times New Roman" w:cs="Times New Roman"/>
          </w:rPr>
          <w:t xml:space="preserve">Application of a multi-TDF approach has led to consistent underestimates of trophic position compared to known feeding ecology (McMahon et al 2015, McMahon et al. 2019, Germain et al. 2015) despite its more realistic representation of metabolic </w:t>
        </w:r>
        <w:commentRangeStart w:id="282"/>
        <w:r w:rsidR="00395DE8">
          <w:rPr>
            <w:rFonts w:ascii="Times New Roman" w:eastAsia="Times New Roman" w:hAnsi="Times New Roman" w:cs="Times New Roman"/>
          </w:rPr>
          <w:t>pathways</w:t>
        </w:r>
        <w:commentRangeEnd w:id="282"/>
        <w:r w:rsidR="00395DE8">
          <w:rPr>
            <w:rStyle w:val="CommentReference"/>
          </w:rPr>
          <w:commentReference w:id="282"/>
        </w:r>
        <w:r w:rsidR="00395DE8">
          <w:rPr>
            <w:rFonts w:ascii="Times New Roman" w:eastAsia="Times New Roman" w:hAnsi="Times New Roman" w:cs="Times New Roman"/>
          </w:rPr>
          <w:t xml:space="preserve"> compared to a single- TDF approach (Appendix S1: Fig. S2 &amp; S3). </w:t>
        </w:r>
      </w:moveTo>
      <w:moveToRangeEnd w:id="280"/>
      <w:r w:rsidR="00500DBC">
        <w:rPr>
          <w:rFonts w:ascii="Times New Roman" w:eastAsia="Times New Roman" w:hAnsi="Times New Roman" w:cs="Times New Roman"/>
        </w:rPr>
        <w:t>Thus</w:t>
      </w:r>
      <w:ins w:id="283" w:author="Gordon Holtgrieve" w:date="2021-02-08T14:17:00Z">
        <w:r w:rsidR="003E7B7F">
          <w:rPr>
            <w:rFonts w:ascii="Times New Roman" w:eastAsia="Times New Roman" w:hAnsi="Times New Roman" w:cs="Times New Roman"/>
          </w:rPr>
          <w:t xml:space="preserve">, </w:t>
        </w:r>
      </w:ins>
      <w:r w:rsidR="00500DBC">
        <w:rPr>
          <w:rFonts w:ascii="Times New Roman" w:eastAsia="Times New Roman" w:hAnsi="Times New Roman" w:cs="Times New Roman"/>
        </w:rPr>
        <w:t xml:space="preserve">the utility and reliability of CSIAA for trophic position studies requires careful considerations of the trophic discrimination factors and beta values applied. </w:t>
      </w:r>
      <w:moveToRangeStart w:id="284" w:author="Gordon Holtgrieve" w:date="2021-04-23T13:53:00Z" w:name="move70078448"/>
      <w:moveTo w:id="285" w:author="Gordon Holtgrieve" w:date="2021-04-23T13:53:00Z">
        <w:r w:rsidR="00395DE8">
          <w:rPr>
            <w:rFonts w:ascii="Times New Roman" w:eastAsia="Times New Roman" w:hAnsi="Times New Roman" w:cs="Times New Roman"/>
          </w:rPr>
          <w:t>Harbor seals are expected to exhibit a trophic position ranging from approximately 3.5 to 5 and only 12%-66% of data fell within this range when applying the calculation described above (Appendix S1:</w:t>
        </w:r>
        <w:r w:rsidR="00395DE8" w:rsidRPr="006103DF">
          <w:rPr>
            <w:rFonts w:ascii="Times New Roman" w:eastAsia="Times New Roman" w:hAnsi="Times New Roman" w:cs="Times New Roman"/>
          </w:rPr>
          <w:t xml:space="preserve"> Fig</w:t>
        </w:r>
        <w:r w:rsidR="00395DE8">
          <w:rPr>
            <w:rFonts w:ascii="Times New Roman" w:eastAsia="Times New Roman" w:hAnsi="Times New Roman" w:cs="Times New Roman"/>
          </w:rPr>
          <w:t>.</w:t>
        </w:r>
        <w:r w:rsidR="00395DE8" w:rsidRPr="006103DF">
          <w:rPr>
            <w:rFonts w:ascii="Times New Roman" w:eastAsia="Times New Roman" w:hAnsi="Times New Roman" w:cs="Times New Roman"/>
          </w:rPr>
          <w:t xml:space="preserve"> S2</w:t>
        </w:r>
        <w:r w:rsidR="00395DE8">
          <w:rPr>
            <w:rFonts w:ascii="Times New Roman" w:eastAsia="Times New Roman" w:hAnsi="Times New Roman" w:cs="Times New Roman"/>
          </w:rPr>
          <w:t xml:space="preserve">). Primary producers that utilize the C4 photosynthesis pathway such as sea grasses and some macrophytes (i.e., </w:t>
        </w:r>
        <w:r w:rsidR="00395DE8">
          <w:rPr>
            <w:rFonts w:ascii="Times New Roman" w:eastAsia="Times New Roman" w:hAnsi="Times New Roman" w:cs="Times New Roman"/>
            <w:i/>
          </w:rPr>
          <w:t>Ulva spp.</w:t>
        </w:r>
        <w:r w:rsidR="00395DE8">
          <w:rPr>
            <w:rFonts w:ascii="Times New Roman" w:eastAsia="Times New Roman" w:hAnsi="Times New Roman" w:cs="Times New Roman"/>
          </w:rPr>
          <w:t xml:space="preserve">) have substantially lower discrimination between trophic amino acids and </w:t>
        </w:r>
        <w:proofErr w:type="spellStart"/>
        <w:r w:rsidR="00395DE8">
          <w:rPr>
            <w:rFonts w:ascii="Times New Roman" w:eastAsia="Times New Roman" w:hAnsi="Times New Roman" w:cs="Times New Roman"/>
          </w:rPr>
          <w:t>phenyalanine</w:t>
        </w:r>
        <w:proofErr w:type="spellEnd"/>
        <w:r w:rsidR="00395DE8">
          <w:rPr>
            <w:rFonts w:ascii="Times New Roman" w:eastAsia="Times New Roman" w:hAnsi="Times New Roman" w:cs="Times New Roman"/>
          </w:rPr>
          <w:t xml:space="preserve"> than C3 </w:t>
        </w:r>
        <w:r w:rsidR="00395DE8">
          <w:rPr>
            <w:rFonts w:ascii="Times New Roman" w:eastAsia="Times New Roman" w:hAnsi="Times New Roman" w:cs="Times New Roman"/>
          </w:rPr>
          <w:lastRenderedPageBreak/>
          <w:t xml:space="preserve">producers (Choi et al. 2017) (Appendix S1: Table S2). Thus, if C4 derived organic matter is utilized in marine food webs and trophic position calculations assume only C3 pathways, trophic position will be consistently underestimated. Given the abundance of seagrasses in coastal Washington and the Salish Sea and food web coupling in these coastal environments (Howe and </w:t>
        </w:r>
        <w:proofErr w:type="spellStart"/>
        <w:r w:rsidR="00395DE8">
          <w:rPr>
            <w:rFonts w:ascii="Times New Roman" w:eastAsia="Times New Roman" w:hAnsi="Times New Roman" w:cs="Times New Roman"/>
          </w:rPr>
          <w:t>Simenstad</w:t>
        </w:r>
        <w:proofErr w:type="spellEnd"/>
        <w:r w:rsidR="00395DE8">
          <w:rPr>
            <w:rFonts w:ascii="Times New Roman" w:eastAsia="Times New Roman" w:hAnsi="Times New Roman" w:cs="Times New Roman"/>
          </w:rPr>
          <w:t xml:space="preserve"> 2015) it is expected C4 primary producers contribute to Salish Sea and coastal Washington food webs in which harbor seals forage (</w:t>
        </w:r>
        <w:proofErr w:type="spellStart"/>
        <w:r w:rsidR="00395DE8">
          <w:rPr>
            <w:rFonts w:ascii="Times New Roman" w:eastAsia="Times New Roman" w:hAnsi="Times New Roman" w:cs="Times New Roman"/>
          </w:rPr>
          <w:t>Feddern</w:t>
        </w:r>
        <w:proofErr w:type="spellEnd"/>
        <w:r w:rsidR="00395DE8">
          <w:rPr>
            <w:rFonts w:ascii="Times New Roman" w:eastAsia="Times New Roman" w:hAnsi="Times New Roman" w:cs="Times New Roman"/>
          </w:rPr>
          <w:t xml:space="preserve"> et al. 2021). </w:t>
        </w:r>
        <w:commentRangeStart w:id="286"/>
        <w:commentRangeEnd w:id="286"/>
        <w:r w:rsidR="00395DE8">
          <w:rPr>
            <w:rStyle w:val="CommentReference"/>
          </w:rPr>
          <w:commentReference w:id="286"/>
        </w:r>
        <w:commentRangeStart w:id="287"/>
        <w:commentRangeEnd w:id="287"/>
        <w:r w:rsidR="00395DE8">
          <w:rPr>
            <w:rStyle w:val="CommentReference"/>
            <w:rFonts w:ascii="Times New Roman" w:eastAsia="Times New Roman" w:hAnsi="Times New Roman" w:cs="Times New Roman"/>
          </w:rPr>
          <w:commentReference w:id="287"/>
        </w:r>
      </w:moveTo>
      <w:moveToRangeEnd w:id="284"/>
      <w:del w:id="288" w:author="Gordon Holtgrieve" w:date="2021-04-23T13:54:00Z">
        <w:r w:rsidR="007B0E15" w:rsidDel="00395DE8">
          <w:rPr>
            <w:rFonts w:ascii="Times New Roman" w:eastAsia="Times New Roman" w:hAnsi="Times New Roman" w:cs="Times New Roman"/>
          </w:rPr>
          <w:delText>Additionally</w:delText>
        </w:r>
      </w:del>
      <w:ins w:id="289" w:author="Gordon Holtgrieve" w:date="2021-04-23T13:54:00Z">
        <w:r w:rsidR="00395DE8">
          <w:rPr>
            <w:rFonts w:ascii="Times New Roman" w:eastAsia="Times New Roman" w:hAnsi="Times New Roman" w:cs="Times New Roman"/>
          </w:rPr>
          <w:t>Our</w:t>
        </w:r>
      </w:ins>
      <w:del w:id="290" w:author="Gordon Holtgrieve" w:date="2021-04-23T13:54:00Z">
        <w:r w:rsidR="007B0E15" w:rsidDel="00395DE8">
          <w:rPr>
            <w:rFonts w:ascii="Times New Roman" w:eastAsia="Times New Roman" w:hAnsi="Times New Roman" w:cs="Times New Roman"/>
          </w:rPr>
          <w:delText>,</w:delText>
        </w:r>
      </w:del>
      <w:r w:rsidR="007B0E15">
        <w:rPr>
          <w:rFonts w:ascii="Times New Roman" w:eastAsia="Times New Roman" w:hAnsi="Times New Roman" w:cs="Times New Roman"/>
        </w:rPr>
        <w:t xml:space="preserve"> application of a multi-amino acid framework </w:t>
      </w:r>
      <w:ins w:id="291" w:author="Gordon Holtgrieve" w:date="2021-04-23T13:54:00Z">
        <w:r w:rsidR="00395DE8">
          <w:rPr>
            <w:rFonts w:ascii="Times New Roman" w:eastAsia="Times New Roman" w:hAnsi="Times New Roman" w:cs="Times New Roman"/>
          </w:rPr>
          <w:t xml:space="preserve">and </w:t>
        </w:r>
      </w:ins>
      <w:ins w:id="292" w:author="Gordon Holtgrieve" w:date="2021-04-23T13:55:00Z">
        <w:r w:rsidR="007F2E56">
          <w:rPr>
            <w:rFonts w:ascii="Times New Roman" w:eastAsia="Times New Roman" w:hAnsi="Times New Roman" w:cs="Times New Roman"/>
          </w:rPr>
          <w:t>variable</w:t>
        </w:r>
      </w:ins>
      <w:ins w:id="293" w:author="Gordon Holtgrieve" w:date="2021-04-23T13:54:00Z">
        <w:r w:rsidR="00395DE8">
          <w:rPr>
            <w:rFonts w:ascii="Times New Roman" w:eastAsia="Times New Roman" w:hAnsi="Times New Roman" w:cs="Times New Roman"/>
          </w:rPr>
          <w:t xml:space="preserve"> beta </w:t>
        </w:r>
      </w:ins>
      <w:ins w:id="294" w:author="Gordon Holtgrieve" w:date="2021-04-23T13:55:00Z">
        <w:r w:rsidR="00395DE8">
          <w:rPr>
            <w:rFonts w:ascii="Times New Roman" w:eastAsia="Times New Roman" w:hAnsi="Times New Roman" w:cs="Times New Roman"/>
          </w:rPr>
          <w:t xml:space="preserve">parameterization </w:t>
        </w:r>
      </w:ins>
      <w:del w:id="295" w:author="Gordon Holtgrieve" w:date="2021-04-23T13:55:00Z">
        <w:r w:rsidR="007B0E15" w:rsidDel="00395DE8">
          <w:rPr>
            <w:rFonts w:ascii="Times New Roman" w:eastAsia="Times New Roman" w:hAnsi="Times New Roman" w:cs="Times New Roman"/>
          </w:rPr>
          <w:delText xml:space="preserve">improved </w:delText>
        </w:r>
      </w:del>
      <w:ins w:id="296" w:author="Gordon Holtgrieve" w:date="2021-04-23T13:55:00Z">
        <w:r w:rsidR="00395DE8">
          <w:rPr>
            <w:rFonts w:ascii="Times New Roman" w:eastAsia="Times New Roman" w:hAnsi="Times New Roman" w:cs="Times New Roman"/>
          </w:rPr>
          <w:t>significantly reduced</w:t>
        </w:r>
        <w:r w:rsidR="00395DE8">
          <w:rPr>
            <w:rFonts w:ascii="Times New Roman" w:eastAsia="Times New Roman" w:hAnsi="Times New Roman" w:cs="Times New Roman"/>
          </w:rPr>
          <w:t xml:space="preserve"> </w:t>
        </w:r>
      </w:ins>
      <w:r w:rsidR="007B0E15">
        <w:rPr>
          <w:rFonts w:ascii="Times New Roman" w:eastAsia="Times New Roman" w:hAnsi="Times New Roman" w:cs="Times New Roman"/>
        </w:rPr>
        <w:t>model certainty (</w:t>
      </w:r>
      <w:r w:rsidR="001A5637">
        <w:rPr>
          <w:rFonts w:ascii="Times New Roman" w:eastAsia="Times New Roman" w:hAnsi="Times New Roman" w:cs="Times New Roman"/>
        </w:rPr>
        <w:t xml:space="preserve">Appendix S1: Section </w:t>
      </w:r>
      <w:r w:rsidRPr="006103DF">
        <w:rPr>
          <w:rFonts w:ascii="Times New Roman" w:eastAsia="Times New Roman" w:hAnsi="Times New Roman" w:cs="Times New Roman"/>
        </w:rPr>
        <w:t>S</w:t>
      </w:r>
      <w:r w:rsidR="004522E1">
        <w:rPr>
          <w:rFonts w:ascii="Times New Roman" w:eastAsia="Times New Roman" w:hAnsi="Times New Roman" w:cs="Times New Roman"/>
        </w:rPr>
        <w:t>6</w:t>
      </w:r>
      <w:r w:rsidR="007B0E15">
        <w:rPr>
          <w:rFonts w:ascii="Times New Roman" w:eastAsia="Times New Roman" w:hAnsi="Times New Roman" w:cs="Times New Roman"/>
        </w:rPr>
        <w:t xml:space="preserve">, Nielsen et al. 2015). </w:t>
      </w:r>
      <w:r w:rsidR="00500DBC">
        <w:rPr>
          <w:rFonts w:ascii="Times New Roman" w:eastAsia="Times New Roman" w:hAnsi="Times New Roman" w:cs="Times New Roman"/>
        </w:rPr>
        <w:t xml:space="preserve">We </w:t>
      </w:r>
      <w:ins w:id="297" w:author="Gordon Holtgrieve" w:date="2021-04-23T13:55:00Z">
        <w:r w:rsidR="007F2E56">
          <w:rPr>
            <w:rFonts w:ascii="Times New Roman" w:eastAsia="Times New Roman" w:hAnsi="Times New Roman" w:cs="Times New Roman"/>
          </w:rPr>
          <w:t xml:space="preserve">there </w:t>
        </w:r>
      </w:ins>
      <w:r w:rsidR="00500DBC">
        <w:rPr>
          <w:rFonts w:ascii="Times New Roman" w:eastAsia="Times New Roman" w:hAnsi="Times New Roman" w:cs="Times New Roman"/>
        </w:rPr>
        <w:t xml:space="preserve">recommend using a multi-trophic discrimination factor approach with taxa specific trophic discrimination factors and system specific betas when appropriate. </w:t>
      </w:r>
    </w:p>
    <w:p w14:paraId="42788115" w14:textId="0F2C13EC"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57B093D8" w14:textId="03930B1D" w:rsidR="00CF4B45" w:rsidDel="00BD132D" w:rsidRDefault="008C63D1" w:rsidP="00955572">
      <w:pPr>
        <w:spacing w:line="480" w:lineRule="auto"/>
        <w:rPr>
          <w:del w:id="298" w:author="Gordon Holtgrieve" w:date="2021-04-23T13:56:00Z"/>
          <w:rFonts w:ascii="Times New Roman" w:hAnsi="Times New Roman" w:cs="Times New Roman"/>
        </w:rPr>
      </w:pPr>
      <w:r w:rsidRPr="008C63D1">
        <w:rPr>
          <w:rFonts w:ascii="Times New Roman" w:hAnsi="Times New Roman" w:cs="Times New Roman"/>
        </w:rPr>
        <w:t xml:space="preserve">We </w:t>
      </w:r>
      <w:del w:id="299" w:author="Gordon Holtgrieve" w:date="2021-04-23T13:38:00Z">
        <w:r w:rsidRPr="008C63D1" w:rsidDel="00A214E1">
          <w:rPr>
            <w:rFonts w:ascii="Times New Roman" w:hAnsi="Times New Roman" w:cs="Times New Roman"/>
          </w:rPr>
          <w:delText xml:space="preserve">would like to </w:delText>
        </w:r>
      </w:del>
      <w:r w:rsidRPr="008C63D1">
        <w:rPr>
          <w:rFonts w:ascii="Times New Roman" w:hAnsi="Times New Roman" w:cs="Times New Roman"/>
        </w:rPr>
        <w:t xml:space="preserve">extend our deepest gratitude to our museum collaborators for permitting sampling and coordinating logistics. We thank Chris Harvey and Jens Nielsen for helpful discussions and support.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 Mark Haught and Terry Rolfe assisted with GC/C/IRMS methods development, maintenance, and troubleshooting. This publication was funded in part by grants from Washington Sea Grant, University of Washington</w:t>
      </w:r>
      <w:ins w:id="300" w:author="Gordon Holtgrieve" w:date="2021-02-08T12:48:00Z">
        <w:r w:rsidR="009F4B98">
          <w:rPr>
            <w:rFonts w:ascii="Times New Roman" w:hAnsi="Times New Roman" w:cs="Times New Roman"/>
          </w:rPr>
          <w:t xml:space="preserve"> (UW)</w:t>
        </w:r>
      </w:ins>
      <w:r w:rsidRPr="008C63D1">
        <w:rPr>
          <w:rFonts w:ascii="Times New Roman" w:hAnsi="Times New Roman" w:cs="Times New Roman"/>
        </w:rPr>
        <w:t>, pursuant to National Oceanic and Atmospheric Administration Award No. NA18OAR4170095 and NA19OAR4170360</w:t>
      </w:r>
      <w:r w:rsidR="007E093A">
        <w:rPr>
          <w:rFonts w:ascii="Times New Roman" w:hAnsi="Times New Roman" w:cs="Times New Roman"/>
        </w:rPr>
        <w:t xml:space="preserve"> </w:t>
      </w:r>
      <w:ins w:id="301" w:author="Gordon Holtgrieve" w:date="2021-02-08T12:45:00Z">
        <w:r w:rsidR="006A00AE">
          <w:rPr>
            <w:rFonts w:ascii="Times New Roman" w:hAnsi="Times New Roman" w:cs="Times New Roman"/>
          </w:rPr>
          <w:t>with additional funding</w:t>
        </w:r>
      </w:ins>
      <w:r w:rsidRPr="008C63D1">
        <w:rPr>
          <w:rFonts w:ascii="Times New Roman" w:hAnsi="Times New Roman" w:cs="Times New Roman"/>
        </w:rPr>
        <w:t xml:space="preserve"> by </w:t>
      </w:r>
      <w:ins w:id="302" w:author="Gordon Holtgrieve" w:date="2021-02-08T12:46:00Z">
        <w:r w:rsidR="006A00AE">
          <w:rPr>
            <w:rFonts w:ascii="Times New Roman" w:hAnsi="Times New Roman" w:cs="Times New Roman"/>
          </w:rPr>
          <w:t xml:space="preserve">the </w:t>
        </w:r>
      </w:ins>
      <w:ins w:id="303" w:author="Gordon Holtgrieve" w:date="2021-02-08T12:45:00Z">
        <w:r w:rsidR="006A00AE" w:rsidRPr="008C63D1">
          <w:rPr>
            <w:rFonts w:ascii="Times New Roman" w:hAnsi="Times New Roman" w:cs="Times New Roman"/>
          </w:rPr>
          <w:t>Northwest Fisheries Science Center</w:t>
        </w:r>
      </w:ins>
      <w:ins w:id="304" w:author="Gordon Holtgrieve" w:date="2021-02-08T12:46:00Z">
        <w:r w:rsidR="006A00AE">
          <w:rPr>
            <w:rFonts w:ascii="Times New Roman" w:hAnsi="Times New Roman" w:cs="Times New Roman"/>
          </w:rPr>
          <w:t xml:space="preserve"> via</w:t>
        </w:r>
      </w:ins>
      <w:ins w:id="305" w:author="Gordon Holtgrieve" w:date="2021-02-08T12:45:00Z">
        <w:r w:rsidR="006A00AE" w:rsidRPr="008C63D1">
          <w:rPr>
            <w:rFonts w:ascii="Times New Roman" w:hAnsi="Times New Roman" w:cs="Times New Roman"/>
          </w:rPr>
          <w:t xml:space="preserve"> </w:t>
        </w:r>
      </w:ins>
      <w:r w:rsidRPr="008C63D1">
        <w:rPr>
          <w:rFonts w:ascii="Times New Roman" w:hAnsi="Times New Roman" w:cs="Times New Roman"/>
        </w:rPr>
        <w:t xml:space="preserve">the Joint Institute for the Study of the Atmosphere and Ocean (JISAO) under NOAA Cooperative Agreement NA15OAR4320063. </w:t>
      </w:r>
      <w:ins w:id="306" w:author="Gordon Holtgrieve" w:date="2021-02-08T12:47:00Z">
        <w:r w:rsidR="00BD1B54">
          <w:rPr>
            <w:rFonts w:ascii="Times New Roman" w:hAnsi="Times New Roman" w:cs="Times New Roman"/>
          </w:rPr>
          <w:t>The H</w:t>
        </w:r>
      </w:ins>
      <w:ins w:id="307" w:author="Gordon Holtgrieve" w:date="2021-02-08T12:48:00Z">
        <w:r w:rsidR="00BD1B54">
          <w:rPr>
            <w:rFonts w:ascii="Times New Roman" w:hAnsi="Times New Roman" w:cs="Times New Roman"/>
          </w:rPr>
          <w:t xml:space="preserve">. Mason Keeler Endowed Professorship </w:t>
        </w:r>
        <w:r w:rsidR="009F4B98">
          <w:rPr>
            <w:rFonts w:ascii="Times New Roman" w:hAnsi="Times New Roman" w:cs="Times New Roman"/>
          </w:rPr>
          <w:t>in the UW Scho</w:t>
        </w:r>
      </w:ins>
      <w:ins w:id="308" w:author="Gordon Holtgrieve" w:date="2021-02-08T12:49:00Z">
        <w:r w:rsidR="009F4B98">
          <w:rPr>
            <w:rFonts w:ascii="Times New Roman" w:hAnsi="Times New Roman" w:cs="Times New Roman"/>
          </w:rPr>
          <w:t xml:space="preserve">ol of Aquatic and Fishery Sciences </w:t>
        </w:r>
      </w:ins>
      <w:ins w:id="309" w:author="Gordon Holtgrieve" w:date="2021-02-08T12:48:00Z">
        <w:r w:rsidR="00BD1B54">
          <w:rPr>
            <w:rFonts w:ascii="Times New Roman" w:hAnsi="Times New Roman" w:cs="Times New Roman"/>
          </w:rPr>
          <w:t xml:space="preserve">provided additional </w:t>
        </w:r>
      </w:ins>
      <w:ins w:id="310" w:author="Gordon Holtgrieve" w:date="2021-02-08T12:47:00Z">
        <w:r w:rsidR="00BD1B54">
          <w:rPr>
            <w:rFonts w:ascii="Times New Roman" w:hAnsi="Times New Roman" w:cs="Times New Roman"/>
          </w:rPr>
          <w:t>support to Holtgrieve</w:t>
        </w:r>
      </w:ins>
      <w:ins w:id="311" w:author="Gordon Holtgrieve" w:date="2021-02-08T12:48:00Z">
        <w:r w:rsidR="00BD1B54">
          <w:rPr>
            <w:rFonts w:ascii="Times New Roman" w:hAnsi="Times New Roman" w:cs="Times New Roman"/>
          </w:rPr>
          <w:t>.</w:t>
        </w:r>
      </w:ins>
      <w:ins w:id="312" w:author="Gordon Holtgrieve" w:date="2021-02-08T12:47:00Z">
        <w:r w:rsidR="00BD1B54">
          <w:rPr>
            <w:rFonts w:ascii="Times New Roman" w:hAnsi="Times New Roman" w:cs="Times New Roman"/>
          </w:rPr>
          <w:t xml:space="preserve"> </w:t>
        </w:r>
      </w:ins>
      <w:r w:rsidRPr="008C63D1">
        <w:rPr>
          <w:rFonts w:ascii="Times New Roman" w:hAnsi="Times New Roman" w:cs="Times New Roman"/>
        </w:rPr>
        <w:t xml:space="preserve">The views expressed herein are those of the authors and do not necessarily reflect the views of NOAA or any of its sub-agencies. </w:t>
      </w:r>
    </w:p>
    <w:p w14:paraId="73D6D5A0" w14:textId="77777777" w:rsidR="000637F7" w:rsidRDefault="000637F7" w:rsidP="00BD132D">
      <w:pPr>
        <w:spacing w:line="480" w:lineRule="auto"/>
        <w:rPr>
          <w:rFonts w:ascii="Times New Roman" w:hAnsi="Times New Roman" w:cs="Times New Roman"/>
          <w:b/>
        </w:rPr>
        <w:pPrChange w:id="313" w:author="Gordon Holtgrieve" w:date="2021-04-23T13:56:00Z">
          <w:pPr/>
        </w:pPrChange>
      </w:pPr>
      <w:r>
        <w:rPr>
          <w:rFonts w:ascii="Times New Roman" w:hAnsi="Times New Roman" w:cs="Times New Roman"/>
          <w:b/>
        </w:rPr>
        <w:br w:type="page"/>
      </w:r>
    </w:p>
    <w:p w14:paraId="779F2A18" w14:textId="46BA4ADD" w:rsidR="00CF4B45" w:rsidRPr="00ED09B7" w:rsidRDefault="00CF4B45" w:rsidP="00CF4B45">
      <w:pPr>
        <w:spacing w:line="480" w:lineRule="auto"/>
        <w:rPr>
          <w:rFonts w:ascii="Times New Roman" w:hAnsi="Times New Roman" w:cs="Times New Roman"/>
          <w:b/>
        </w:rPr>
      </w:pPr>
      <w:r w:rsidRPr="00ED09B7">
        <w:rPr>
          <w:rFonts w:ascii="Times New Roman" w:hAnsi="Times New Roman" w:cs="Times New Roman"/>
          <w:b/>
        </w:rPr>
        <w:lastRenderedPageBreak/>
        <w:t>References</w:t>
      </w:r>
    </w:p>
    <w:p w14:paraId="301ED66D"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Pr>
          <w:rFonts w:ascii="Times New Roman" w:hAnsi="Times New Roman" w:cs="Times New Roman"/>
        </w:rPr>
        <w:t xml:space="preserve"> </w:t>
      </w:r>
      <w:r w:rsidRPr="00ED09B7">
        <w:rPr>
          <w:rFonts w:ascii="Times New Roman" w:hAnsi="Times New Roman" w:cs="Times New Roman"/>
        </w:rPr>
        <w:t xml:space="preserve">R., </w:t>
      </w:r>
      <w:r>
        <w:rPr>
          <w:rFonts w:ascii="Times New Roman" w:hAnsi="Times New Roman" w:cs="Times New Roman"/>
        </w:rPr>
        <w:t xml:space="preserve">J. F.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 xml:space="preserve">and J. R. </w:t>
      </w:r>
      <w:r w:rsidRPr="00ED09B7">
        <w:rPr>
          <w:rFonts w:ascii="Times New Roman" w:hAnsi="Times New Roman" w:cs="Times New Roman"/>
        </w:rPr>
        <w:t xml:space="preserve">Hodgson. 1985. Cascading trophic interactions and lake </w:t>
      </w:r>
      <w:r w:rsidRPr="00ED09B7">
        <w:rPr>
          <w:rFonts w:ascii="Times New Roman" w:hAnsi="Times New Roman" w:cs="Times New Roman"/>
        </w:rPr>
        <w:tab/>
        <w:t xml:space="preserve">productivity.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p>
    <w:p w14:paraId="2A14E93E" w14:textId="77777777"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Chasco</w:t>
      </w:r>
      <w:proofErr w:type="spellEnd"/>
      <w:r>
        <w:rPr>
          <w:rFonts w:ascii="Times New Roman" w:hAnsi="Times New Roman" w:cs="Times New Roman"/>
        </w:rPr>
        <w:t>,</w:t>
      </w:r>
      <w:r w:rsidRPr="00ED09B7">
        <w:rPr>
          <w:rFonts w:ascii="Times New Roman" w:hAnsi="Times New Roman" w:cs="Times New Roman"/>
        </w:rPr>
        <w:t xml:space="preserve"> B.</w:t>
      </w:r>
      <w:r>
        <w:rPr>
          <w:rFonts w:ascii="Times New Roman" w:hAnsi="Times New Roman" w:cs="Times New Roman"/>
        </w:rPr>
        <w:t xml:space="preserve"> </w:t>
      </w:r>
      <w:r w:rsidRPr="00ED09B7">
        <w:rPr>
          <w:rFonts w:ascii="Times New Roman" w:hAnsi="Times New Roman" w:cs="Times New Roman"/>
        </w:rPr>
        <w:t xml:space="preserve">E., </w:t>
      </w:r>
      <w:r>
        <w:rPr>
          <w:rFonts w:ascii="Times New Roman" w:hAnsi="Times New Roman" w:cs="Times New Roman"/>
        </w:rPr>
        <w:t xml:space="preserve">I. C. </w:t>
      </w:r>
      <w:r w:rsidRPr="00ED09B7">
        <w:rPr>
          <w:rFonts w:ascii="Times New Roman" w:hAnsi="Times New Roman" w:cs="Times New Roman"/>
        </w:rPr>
        <w:t xml:space="preserve">Kaplan, </w:t>
      </w:r>
      <w:r>
        <w:rPr>
          <w:rFonts w:ascii="Times New Roman" w:hAnsi="Times New Roman" w:cs="Times New Roman"/>
        </w:rPr>
        <w:t xml:space="preserve">A. </w:t>
      </w:r>
      <w:r w:rsidRPr="00ED09B7">
        <w:rPr>
          <w:rFonts w:ascii="Times New Roman" w:hAnsi="Times New Roman" w:cs="Times New Roman"/>
        </w:rPr>
        <w:t xml:space="preserve">Thomas, </w:t>
      </w:r>
      <w:r>
        <w:rPr>
          <w:rFonts w:ascii="Times New Roman" w:hAnsi="Times New Roman" w:cs="Times New Roman"/>
        </w:rPr>
        <w:t xml:space="preserve">A. </w:t>
      </w:r>
      <w:r w:rsidRPr="00ED09B7">
        <w:rPr>
          <w:rFonts w:ascii="Times New Roman" w:hAnsi="Times New Roman" w:cs="Times New Roman"/>
        </w:rPr>
        <w:t xml:space="preserve">Acevedo-Gutierrez, </w:t>
      </w:r>
      <w:r>
        <w:rPr>
          <w:rFonts w:ascii="Times New Roman" w:hAnsi="Times New Roman" w:cs="Times New Roman"/>
        </w:rPr>
        <w:t xml:space="preserve">D.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 xml:space="preserve">M. J. </w:t>
      </w:r>
      <w:r w:rsidRPr="00ED09B7">
        <w:rPr>
          <w:rFonts w:ascii="Times New Roman" w:hAnsi="Times New Roman" w:cs="Times New Roman"/>
        </w:rPr>
        <w:t>Ford,</w:t>
      </w:r>
      <w:r>
        <w:rPr>
          <w:rFonts w:ascii="Times New Roman" w:hAnsi="Times New Roman" w:cs="Times New Roman"/>
        </w:rPr>
        <w:t xml:space="preserve"> M. B.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 xml:space="preserve">J.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Pr="00ED09B7">
        <w:rPr>
          <w:rFonts w:ascii="Times New Roman" w:hAnsi="Times New Roman" w:cs="Times New Roman"/>
        </w:rPr>
        <w:t xml:space="preserve"> Jeffries, </w:t>
      </w:r>
      <w:r>
        <w:rPr>
          <w:rFonts w:ascii="Times New Roman" w:hAnsi="Times New Roman" w:cs="Times New Roman"/>
        </w:rPr>
        <w:t xml:space="preserve">S. </w:t>
      </w:r>
      <w:r w:rsidRPr="00ED09B7">
        <w:rPr>
          <w:rFonts w:ascii="Times New Roman" w:hAnsi="Times New Roman" w:cs="Times New Roman"/>
        </w:rPr>
        <w:t xml:space="preserve">Pearson, </w:t>
      </w:r>
      <w:r>
        <w:rPr>
          <w:rFonts w:ascii="Times New Roman" w:hAnsi="Times New Roman" w:cs="Times New Roman"/>
        </w:rPr>
        <w:t xml:space="preserve">K. </w:t>
      </w:r>
      <w:r w:rsidRPr="00ED09B7">
        <w:rPr>
          <w:rFonts w:ascii="Times New Roman" w:hAnsi="Times New Roman" w:cs="Times New Roman"/>
        </w:rPr>
        <w:t xml:space="preserve">Marshall, </w:t>
      </w:r>
      <w:r>
        <w:rPr>
          <w:rFonts w:ascii="Times New Roman" w:hAnsi="Times New Roman" w:cs="Times New Roman"/>
        </w:rPr>
        <w:t xml:space="preserve">and E. J. </w:t>
      </w:r>
      <w:r w:rsidRPr="00ED09B7">
        <w:rPr>
          <w:rFonts w:ascii="Times New Roman" w:hAnsi="Times New Roman" w:cs="Times New Roman"/>
        </w:rPr>
        <w:t>Ward</w:t>
      </w:r>
      <w:r>
        <w:rPr>
          <w:rFonts w:ascii="Times New Roman" w:hAnsi="Times New Roman" w:cs="Times New Roman"/>
        </w:rPr>
        <w:t>.</w:t>
      </w:r>
      <w:r w:rsidRPr="00ED09B7">
        <w:rPr>
          <w:rFonts w:ascii="Times New Roman" w:hAnsi="Times New Roman" w:cs="Times New Roman"/>
        </w:rPr>
        <w:t xml:space="preserve"> 2017.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 xml:space="preserve">mammal predators from 1970 to 2015.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p>
    <w:p w14:paraId="7F44BA99" w14:textId="77777777"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 </w:t>
      </w:r>
      <w:r>
        <w:rPr>
          <w:rFonts w:ascii="Times New Roman" w:hAnsi="Times New Roman" w:cs="Times New Roman"/>
        </w:rPr>
        <w:t xml:space="preserve">S.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 xml:space="preserve">N. K.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 xml:space="preserve">F.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 xml:space="preserve">R. </w:t>
      </w:r>
      <w:r w:rsidRPr="00ED09B7">
        <w:rPr>
          <w:rFonts w:ascii="Times New Roman" w:hAnsi="Times New Roman" w:cs="Times New Roman"/>
        </w:rPr>
        <w:t xml:space="preserve">Watson, </w:t>
      </w:r>
      <w:r>
        <w:rPr>
          <w:rFonts w:ascii="Times New Roman" w:hAnsi="Times New Roman" w:cs="Times New Roman"/>
        </w:rPr>
        <w:t xml:space="preserve">D.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 xml:space="preserve">O. </w:t>
      </w:r>
      <w:r w:rsidRPr="00ED09B7">
        <w:rPr>
          <w:rFonts w:ascii="Times New Roman" w:hAnsi="Times New Roman" w:cs="Times New Roman"/>
        </w:rPr>
        <w:t xml:space="preserve">Le Pape. </w:t>
      </w:r>
      <w:r>
        <w:rPr>
          <w:rFonts w:ascii="Times New Roman" w:hAnsi="Times New Roman" w:cs="Times New Roman"/>
        </w:rPr>
        <w:tab/>
      </w:r>
      <w:r w:rsidRPr="00ED09B7">
        <w:rPr>
          <w:rFonts w:ascii="Times New Roman" w:hAnsi="Times New Roman" w:cs="Times New Roman"/>
        </w:rPr>
        <w:t xml:space="preserve">2010. Global marine primary production constrains fishery catches.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p>
    <w:p w14:paraId="0AB77FF0" w14:textId="77777777"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Chikaraishi</w:t>
      </w:r>
      <w:proofErr w:type="spellEnd"/>
      <w:r w:rsidRPr="00ED09B7">
        <w:rPr>
          <w:color w:val="000000" w:themeColor="text1"/>
        </w:rPr>
        <w:t xml:space="preserve">, </w:t>
      </w:r>
      <w:r>
        <w:rPr>
          <w:color w:val="000000" w:themeColor="text1"/>
        </w:rPr>
        <w:t xml:space="preserve">Y., N. O. </w:t>
      </w:r>
      <w:r w:rsidRPr="00ED09B7">
        <w:rPr>
          <w:color w:val="000000" w:themeColor="text1"/>
        </w:rPr>
        <w:t xml:space="preserve">Ogawa, </w:t>
      </w:r>
      <w:r>
        <w:rPr>
          <w:color w:val="000000" w:themeColor="text1"/>
        </w:rPr>
        <w:t xml:space="preserve">Y. </w:t>
      </w:r>
      <w:r w:rsidRPr="00ED09B7">
        <w:rPr>
          <w:color w:val="000000" w:themeColor="text1"/>
        </w:rPr>
        <w:t>Kashiyama,</w:t>
      </w:r>
      <w:r>
        <w:rPr>
          <w:color w:val="000000" w:themeColor="text1"/>
        </w:rPr>
        <w:t xml:space="preserve"> Y.</w:t>
      </w:r>
      <w:r w:rsidRPr="00ED09B7">
        <w:rPr>
          <w:color w:val="000000" w:themeColor="text1"/>
        </w:rPr>
        <w:t xml:space="preserve"> Takano, </w:t>
      </w:r>
      <w:r>
        <w:rPr>
          <w:color w:val="000000" w:themeColor="text1"/>
        </w:rPr>
        <w:t xml:space="preserve">H. </w:t>
      </w:r>
      <w:r w:rsidRPr="00ED09B7">
        <w:rPr>
          <w:color w:val="000000" w:themeColor="text1"/>
        </w:rPr>
        <w:t>Suga,</w:t>
      </w:r>
      <w:r>
        <w:rPr>
          <w:color w:val="000000" w:themeColor="text1"/>
        </w:rPr>
        <w:t xml:space="preserve"> A.</w:t>
      </w:r>
      <w:r w:rsidRPr="00ED09B7">
        <w:rPr>
          <w:color w:val="000000" w:themeColor="text1"/>
        </w:rPr>
        <w:t xml:space="preserve"> </w:t>
      </w:r>
      <w:proofErr w:type="spellStart"/>
      <w:r w:rsidRPr="00ED09B7">
        <w:rPr>
          <w:color w:val="000000" w:themeColor="text1"/>
        </w:rPr>
        <w:t>Tomitani</w:t>
      </w:r>
      <w:proofErr w:type="spellEnd"/>
      <w:r w:rsidRPr="00ED09B7">
        <w:rPr>
          <w:color w:val="000000" w:themeColor="text1"/>
        </w:rPr>
        <w:t>,</w:t>
      </w:r>
      <w:r>
        <w:rPr>
          <w:color w:val="000000" w:themeColor="text1"/>
        </w:rPr>
        <w:t xml:space="preserve"> H.</w:t>
      </w:r>
      <w:r w:rsidRPr="00ED09B7">
        <w:rPr>
          <w:color w:val="000000" w:themeColor="text1"/>
        </w:rPr>
        <w:t xml:space="preserve"> Miyashita, </w:t>
      </w:r>
      <w:r w:rsidRPr="00ED09B7">
        <w:rPr>
          <w:color w:val="000000" w:themeColor="text1"/>
        </w:rPr>
        <w:tab/>
      </w:r>
      <w:r>
        <w:rPr>
          <w:color w:val="000000" w:themeColor="text1"/>
        </w:rPr>
        <w:t xml:space="preserve">H. </w:t>
      </w:r>
      <w:proofErr w:type="spellStart"/>
      <w:r w:rsidRPr="00ED09B7">
        <w:rPr>
          <w:color w:val="000000" w:themeColor="text1"/>
        </w:rPr>
        <w:t>Kitazato</w:t>
      </w:r>
      <w:proofErr w:type="spellEnd"/>
      <w:r w:rsidRPr="00ED09B7">
        <w:rPr>
          <w:color w:val="000000" w:themeColor="text1"/>
        </w:rPr>
        <w:t xml:space="preserve">, </w:t>
      </w:r>
      <w:r>
        <w:rPr>
          <w:color w:val="000000" w:themeColor="text1"/>
        </w:rPr>
        <w:t xml:space="preserve">and N. </w:t>
      </w:r>
      <w:proofErr w:type="spellStart"/>
      <w:r w:rsidRPr="00ED09B7">
        <w:rPr>
          <w:color w:val="000000" w:themeColor="text1"/>
        </w:rPr>
        <w:t>Ohkouchi</w:t>
      </w:r>
      <w:proofErr w:type="spellEnd"/>
      <w:r w:rsidRPr="00ED09B7">
        <w:rPr>
          <w:color w:val="000000" w:themeColor="text1"/>
        </w:rPr>
        <w:t xml:space="preserve">. 2009. Determination of aquatic food-web structure based </w:t>
      </w:r>
      <w:r>
        <w:rPr>
          <w:color w:val="000000" w:themeColor="text1"/>
        </w:rPr>
        <w:tab/>
      </w:r>
      <w:r w:rsidRPr="00ED09B7">
        <w:rPr>
          <w:color w:val="000000" w:themeColor="text1"/>
        </w:rPr>
        <w:t xml:space="preserve">on compound-specific nitrogen isotopic composition of amino acids. </w:t>
      </w:r>
      <w:r w:rsidRPr="00692556">
        <w:rPr>
          <w:color w:val="000000" w:themeColor="text1"/>
        </w:rPr>
        <w:t xml:space="preserve">Limnology and </w:t>
      </w:r>
      <w:r w:rsidRPr="00692556">
        <w:rPr>
          <w:color w:val="000000" w:themeColor="text1"/>
        </w:rPr>
        <w:tab/>
        <w:t>Oceanography Methods</w:t>
      </w:r>
      <w:r w:rsidRPr="00ED09B7">
        <w:rPr>
          <w:color w:val="000000" w:themeColor="text1"/>
        </w:rPr>
        <w:t xml:space="preserve"> 7</w:t>
      </w:r>
      <w:r>
        <w:rPr>
          <w:color w:val="000000" w:themeColor="text1"/>
        </w:rPr>
        <w:t>:</w:t>
      </w:r>
      <w:r w:rsidRPr="00ED09B7">
        <w:rPr>
          <w:color w:val="000000" w:themeColor="text1"/>
        </w:rPr>
        <w:t xml:space="preserve"> 740-750.</w:t>
      </w:r>
    </w:p>
    <w:p w14:paraId="3CB3D382"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 xml:space="preserve">H. </w:t>
      </w:r>
      <w:r w:rsidRPr="00ED09B7">
        <w:rPr>
          <w:rFonts w:ascii="Times New Roman" w:hAnsi="Times New Roman" w:cs="Times New Roman"/>
        </w:rPr>
        <w:t>Sun-Yong,</w:t>
      </w:r>
      <w:r>
        <w:rPr>
          <w:rFonts w:ascii="Times New Roman" w:hAnsi="Times New Roman" w:cs="Times New Roman"/>
        </w:rPr>
        <w:t xml:space="preserve"> J. S.</w:t>
      </w:r>
      <w:r w:rsidRPr="00ED09B7">
        <w:rPr>
          <w:rFonts w:ascii="Times New Roman" w:hAnsi="Times New Roman" w:cs="Times New Roman"/>
        </w:rPr>
        <w:t xml:space="preserve"> Lee, </w:t>
      </w:r>
      <w:r>
        <w:rPr>
          <w:rFonts w:ascii="Times New Roman" w:hAnsi="Times New Roman" w:cs="Times New Roman"/>
        </w:rPr>
        <w:t xml:space="preserve">Y.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 xml:space="preserve">N.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 xml:space="preserve">and K. </w:t>
      </w:r>
      <w:r w:rsidRPr="00ED09B7">
        <w:rPr>
          <w:rFonts w:ascii="Times New Roman" w:hAnsi="Times New Roman" w:cs="Times New Roman"/>
        </w:rPr>
        <w:t xml:space="preserve">Shin. 2017.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analyses.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p>
    <w:p w14:paraId="59C5FA57" w14:textId="77777777"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Corwith</w:t>
      </w:r>
      <w:proofErr w:type="spellEnd"/>
      <w:r>
        <w:rPr>
          <w:color w:val="000000" w:themeColor="text1"/>
        </w:rPr>
        <w:t>,</w:t>
      </w:r>
      <w:r w:rsidRPr="00ED09B7">
        <w:rPr>
          <w:color w:val="000000" w:themeColor="text1"/>
        </w:rPr>
        <w:t xml:space="preserve"> H.</w:t>
      </w:r>
      <w:r>
        <w:rPr>
          <w:color w:val="000000" w:themeColor="text1"/>
        </w:rPr>
        <w:t xml:space="preserve"> </w:t>
      </w:r>
      <w:r w:rsidRPr="00ED09B7">
        <w:rPr>
          <w:color w:val="000000" w:themeColor="text1"/>
        </w:rPr>
        <w:t>L.,</w:t>
      </w:r>
      <w:r>
        <w:rPr>
          <w:color w:val="000000" w:themeColor="text1"/>
        </w:rPr>
        <w:t xml:space="preserve"> and P. A.</w:t>
      </w:r>
      <w:r w:rsidRPr="00ED09B7">
        <w:rPr>
          <w:color w:val="000000" w:themeColor="text1"/>
        </w:rPr>
        <w:t xml:space="preserve"> Wheeler. 2002. El Ni</w:t>
      </w:r>
      <w:r w:rsidRPr="00ED09B7">
        <w:rPr>
          <w:rStyle w:val="title-text"/>
          <w:color w:val="000000" w:themeColor="text1"/>
        </w:rPr>
        <w:t xml:space="preserve">ño related variations in nutrient and chlorophyll </w:t>
      </w:r>
      <w:r w:rsidRPr="00ED09B7">
        <w:rPr>
          <w:rStyle w:val="title-text"/>
          <w:color w:val="000000" w:themeColor="text1"/>
        </w:rPr>
        <w:tab/>
        <w:t xml:space="preserve">distributions off Oregon.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 </w:t>
      </w:r>
    </w:p>
    <w:p w14:paraId="1B21CCD3" w14:textId="77777777" w:rsidR="00CF4B45" w:rsidRPr="00ED09B7" w:rsidRDefault="00CF4B45" w:rsidP="00CF4B45">
      <w:pPr>
        <w:pStyle w:val="contributor"/>
        <w:shd w:val="clear" w:color="auto" w:fill="FFFFFF"/>
        <w:tabs>
          <w:tab w:val="left" w:pos="474"/>
        </w:tabs>
        <w:spacing w:before="0" w:beforeAutospacing="0" w:after="0" w:afterAutospacing="0" w:line="480" w:lineRule="auto"/>
        <w:rPr>
          <w:color w:val="000000" w:themeColor="text1"/>
        </w:rPr>
      </w:pPr>
      <w:r w:rsidRPr="00ED09B7">
        <w:rPr>
          <w:color w:val="000000" w:themeColor="text1"/>
        </w:rPr>
        <w:t>de la Vega</w:t>
      </w:r>
      <w:r>
        <w:rPr>
          <w:color w:val="000000" w:themeColor="text1"/>
        </w:rPr>
        <w:t>,</w:t>
      </w:r>
      <w:r w:rsidRPr="00ED09B7">
        <w:rPr>
          <w:color w:val="000000" w:themeColor="text1"/>
        </w:rPr>
        <w:t xml:space="preserve"> C.,</w:t>
      </w:r>
      <w:r>
        <w:rPr>
          <w:color w:val="000000" w:themeColor="text1"/>
        </w:rPr>
        <w:t xml:space="preserve"> C.</w:t>
      </w:r>
      <w:r w:rsidRPr="00ED09B7">
        <w:rPr>
          <w:color w:val="000000" w:themeColor="text1"/>
        </w:rPr>
        <w:t xml:space="preserve"> Mahaffey, </w:t>
      </w:r>
      <w:r>
        <w:rPr>
          <w:color w:val="000000" w:themeColor="text1"/>
        </w:rPr>
        <w:t>R. E.</w:t>
      </w:r>
      <w:r>
        <w:t xml:space="preserve"> </w:t>
      </w:r>
      <w:proofErr w:type="spellStart"/>
      <w:r w:rsidRPr="00ED09B7">
        <w:rPr>
          <w:color w:val="000000" w:themeColor="text1"/>
        </w:rPr>
        <w:t>Tuerena</w:t>
      </w:r>
      <w:proofErr w:type="spellEnd"/>
      <w:r w:rsidRPr="00ED09B7">
        <w:rPr>
          <w:color w:val="000000" w:themeColor="text1"/>
        </w:rPr>
        <w:t xml:space="preserve">, </w:t>
      </w:r>
      <w:r>
        <w:rPr>
          <w:color w:val="000000" w:themeColor="text1"/>
        </w:rPr>
        <w:t xml:space="preserve">D. J. </w:t>
      </w:r>
      <w:proofErr w:type="spellStart"/>
      <w:r w:rsidRPr="00ED09B7">
        <w:rPr>
          <w:color w:val="000000" w:themeColor="text1"/>
        </w:rPr>
        <w:t>Yurkowski</w:t>
      </w:r>
      <w:proofErr w:type="spellEnd"/>
      <w:r w:rsidRPr="00ED09B7">
        <w:rPr>
          <w:color w:val="000000" w:themeColor="text1"/>
        </w:rPr>
        <w:t>,</w:t>
      </w:r>
      <w:r>
        <w:rPr>
          <w:color w:val="000000" w:themeColor="text1"/>
        </w:rPr>
        <w:t xml:space="preserve"> S. H.</w:t>
      </w:r>
      <w:r w:rsidRPr="00ED09B7">
        <w:rPr>
          <w:color w:val="000000" w:themeColor="text1"/>
        </w:rPr>
        <w:t xml:space="preserve"> Ferguson, </w:t>
      </w:r>
      <w:r>
        <w:rPr>
          <w:color w:val="000000" w:themeColor="text1"/>
        </w:rPr>
        <w:t xml:space="preserve">G. B. </w:t>
      </w:r>
      <w:r w:rsidRPr="00ED09B7">
        <w:rPr>
          <w:color w:val="000000" w:themeColor="text1"/>
        </w:rPr>
        <w:t xml:space="preserve">Stenson, </w:t>
      </w:r>
      <w:r>
        <w:rPr>
          <w:color w:val="000000" w:themeColor="text1"/>
        </w:rPr>
        <w:t xml:space="preserve">E. </w:t>
      </w:r>
      <w:r>
        <w:rPr>
          <w:color w:val="000000" w:themeColor="text1"/>
        </w:rPr>
        <w:tab/>
        <w:t xml:space="preserve">S. </w:t>
      </w:r>
      <w:proofErr w:type="spellStart"/>
      <w:r w:rsidRPr="00ED09B7">
        <w:rPr>
          <w:color w:val="000000" w:themeColor="text1"/>
        </w:rPr>
        <w:t>Nor</w:t>
      </w:r>
      <w:r w:rsidRPr="00ED09B7">
        <w:t>d</w:t>
      </w:r>
      <w:r w:rsidRPr="00ED09B7">
        <w:rPr>
          <w:color w:val="000000" w:themeColor="text1"/>
        </w:rPr>
        <w:t>øy</w:t>
      </w:r>
      <w:proofErr w:type="spellEnd"/>
      <w:r w:rsidRPr="00ED09B7">
        <w:rPr>
          <w:color w:val="000000" w:themeColor="text1"/>
        </w:rPr>
        <w:t xml:space="preserve">, </w:t>
      </w:r>
      <w:r>
        <w:rPr>
          <w:color w:val="000000" w:themeColor="text1"/>
        </w:rPr>
        <w:t xml:space="preserve">T. </w:t>
      </w:r>
      <w:proofErr w:type="spellStart"/>
      <w:r w:rsidRPr="00ED09B7">
        <w:rPr>
          <w:color w:val="000000" w:themeColor="text1"/>
        </w:rPr>
        <w:t>Haug</w:t>
      </w:r>
      <w:proofErr w:type="spellEnd"/>
      <w:r w:rsidRPr="00ED09B7">
        <w:rPr>
          <w:color w:val="000000" w:themeColor="text1"/>
        </w:rPr>
        <w:t>,</w:t>
      </w:r>
      <w:r>
        <w:rPr>
          <w:color w:val="000000" w:themeColor="text1"/>
        </w:rPr>
        <w:t xml:space="preserve"> M.</w:t>
      </w:r>
      <w:r w:rsidRPr="00ED09B7">
        <w:rPr>
          <w:color w:val="000000" w:themeColor="text1"/>
        </w:rPr>
        <w:t xml:space="preserve"> </w:t>
      </w:r>
      <w:proofErr w:type="spellStart"/>
      <w:r w:rsidRPr="00ED09B7">
        <w:rPr>
          <w:color w:val="000000" w:themeColor="text1"/>
        </w:rPr>
        <w:t>Biuw</w:t>
      </w:r>
      <w:proofErr w:type="spellEnd"/>
      <w:r w:rsidRPr="00ED09B7">
        <w:rPr>
          <w:color w:val="000000" w:themeColor="text1"/>
        </w:rPr>
        <w:t>,</w:t>
      </w:r>
      <w:r>
        <w:rPr>
          <w:color w:val="000000" w:themeColor="text1"/>
        </w:rPr>
        <w:t xml:space="preserve"> S.</w:t>
      </w:r>
      <w:r w:rsidRPr="00ED09B7">
        <w:rPr>
          <w:color w:val="000000" w:themeColor="text1"/>
        </w:rPr>
        <w:t xml:space="preserve"> </w:t>
      </w:r>
      <w:proofErr w:type="spellStart"/>
      <w:r w:rsidRPr="00ED09B7">
        <w:rPr>
          <w:color w:val="000000" w:themeColor="text1"/>
        </w:rPr>
        <w:t>Smout</w:t>
      </w:r>
      <w:proofErr w:type="spellEnd"/>
      <w:r w:rsidRPr="00ED09B7">
        <w:rPr>
          <w:color w:val="000000" w:themeColor="text1"/>
        </w:rPr>
        <w:t xml:space="preserve">, </w:t>
      </w:r>
      <w:r>
        <w:rPr>
          <w:color w:val="000000" w:themeColor="text1"/>
        </w:rPr>
        <w:t xml:space="preserve">J. </w:t>
      </w:r>
      <w:r w:rsidRPr="00ED09B7">
        <w:rPr>
          <w:color w:val="000000" w:themeColor="text1"/>
        </w:rPr>
        <w:t>Hopkins,</w:t>
      </w:r>
      <w:r>
        <w:rPr>
          <w:color w:val="000000" w:themeColor="text1"/>
        </w:rPr>
        <w:t xml:space="preserve"> A.</w:t>
      </w:r>
      <w:r w:rsidRPr="00ED09B7">
        <w:rPr>
          <w:color w:val="000000" w:themeColor="text1"/>
        </w:rPr>
        <w:t xml:space="preserve"> Tagliabue,</w:t>
      </w:r>
      <w:r>
        <w:rPr>
          <w:color w:val="000000" w:themeColor="text1"/>
        </w:rPr>
        <w:t xml:space="preserve"> and R. M.</w:t>
      </w:r>
      <w:r w:rsidRPr="00ED09B7">
        <w:rPr>
          <w:color w:val="000000" w:themeColor="text1"/>
        </w:rPr>
        <w:t xml:space="preserve"> Jeffreys</w:t>
      </w:r>
      <w:r>
        <w:rPr>
          <w:color w:val="000000" w:themeColor="text1"/>
        </w:rPr>
        <w:t>.</w:t>
      </w:r>
      <w:r w:rsidRPr="00ED09B7">
        <w:rPr>
          <w:color w:val="000000" w:themeColor="text1"/>
        </w:rPr>
        <w:t xml:space="preserve"> </w:t>
      </w:r>
      <w:r>
        <w:rPr>
          <w:color w:val="000000" w:themeColor="text1"/>
        </w:rPr>
        <w:lastRenderedPageBreak/>
        <w:tab/>
      </w:r>
      <w:r w:rsidRPr="00ED09B7">
        <w:rPr>
          <w:color w:val="000000" w:themeColor="text1"/>
        </w:rPr>
        <w:t xml:space="preserve">2020. Arctic seals as tracers of environmental and ecological change. </w:t>
      </w:r>
      <w:r w:rsidRPr="00692556">
        <w:rPr>
          <w:color w:val="000000" w:themeColor="text1"/>
        </w:rPr>
        <w:t xml:space="preserve">Limnology and </w:t>
      </w:r>
      <w:r>
        <w:rPr>
          <w:color w:val="000000" w:themeColor="text1"/>
        </w:rPr>
        <w:tab/>
      </w:r>
      <w:r w:rsidRPr="00692556">
        <w:rPr>
          <w:color w:val="000000" w:themeColor="text1"/>
        </w:rPr>
        <w:t>Oceanography Letters</w:t>
      </w:r>
      <w:r w:rsidRPr="00ED09B7">
        <w:rPr>
          <w:color w:val="000000" w:themeColor="text1"/>
        </w:rPr>
        <w:t xml:space="preserve"> </w:t>
      </w:r>
      <w:r>
        <w:rPr>
          <w:color w:val="000000" w:themeColor="text1"/>
        </w:rPr>
        <w:t>6: 24-32.</w:t>
      </w:r>
    </w:p>
    <w:p w14:paraId="7ABB7FBC"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Duguid</w:t>
      </w:r>
      <w:r>
        <w:rPr>
          <w:rFonts w:ascii="Times New Roman" w:hAnsi="Times New Roman" w:cs="Times New Roman"/>
        </w:rPr>
        <w:t>,</w:t>
      </w:r>
      <w:r w:rsidRPr="00ED09B7">
        <w:rPr>
          <w:rFonts w:ascii="Times New Roman" w:hAnsi="Times New Roman" w:cs="Times New Roman"/>
        </w:rPr>
        <w:t xml:space="preserve"> W.</w:t>
      </w:r>
      <w:r>
        <w:rPr>
          <w:rFonts w:ascii="Times New Roman" w:hAnsi="Times New Roman" w:cs="Times New Roman"/>
        </w:rPr>
        <w:t xml:space="preserve"> </w:t>
      </w:r>
      <w:r w:rsidRPr="00ED09B7">
        <w:rPr>
          <w:rFonts w:ascii="Times New Roman" w:hAnsi="Times New Roman" w:cs="Times New Roman"/>
        </w:rPr>
        <w:t>D.</w:t>
      </w:r>
      <w:r>
        <w:rPr>
          <w:rFonts w:ascii="Times New Roman" w:hAnsi="Times New Roman" w:cs="Times New Roman"/>
        </w:rPr>
        <w:t xml:space="preserve"> </w:t>
      </w:r>
      <w:r w:rsidRPr="00ED09B7">
        <w:rPr>
          <w:rFonts w:ascii="Times New Roman" w:hAnsi="Times New Roman" w:cs="Times New Roman"/>
        </w:rPr>
        <w:t xml:space="preserve">P., </w:t>
      </w:r>
      <w:r>
        <w:rPr>
          <w:rFonts w:ascii="Times New Roman" w:hAnsi="Times New Roman" w:cs="Times New Roman"/>
        </w:rPr>
        <w:t xml:space="preserve">J. L. </w:t>
      </w:r>
      <w:r w:rsidRPr="00ED09B7">
        <w:rPr>
          <w:rFonts w:ascii="Times New Roman" w:hAnsi="Times New Roman" w:cs="Times New Roman"/>
        </w:rPr>
        <w:t xml:space="preserve">Boldt, </w:t>
      </w:r>
      <w:r>
        <w:rPr>
          <w:rFonts w:ascii="Times New Roman" w:hAnsi="Times New Roman" w:cs="Times New Roman"/>
        </w:rPr>
        <w:t xml:space="preserve">L.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 M.</w:t>
      </w:r>
      <w:r w:rsidRPr="00ED09B7">
        <w:rPr>
          <w:rFonts w:ascii="Times New Roman" w:hAnsi="Times New Roman" w:cs="Times New Roman"/>
        </w:rPr>
        <w:t xml:space="preserve"> Greene,</w:t>
      </w:r>
      <w:r>
        <w:rPr>
          <w:rFonts w:ascii="Times New Roman" w:hAnsi="Times New Roman" w:cs="Times New Roman"/>
        </w:rPr>
        <w:t xml:space="preserve"> M.</w:t>
      </w:r>
      <w:r w:rsidRPr="00ED09B7">
        <w:rPr>
          <w:rFonts w:ascii="Times New Roman" w:hAnsi="Times New Roman" w:cs="Times New Roman"/>
        </w:rPr>
        <w:t xml:space="preserve"> Galbraith,</w:t>
      </w:r>
      <w:r>
        <w:rPr>
          <w:rFonts w:ascii="Times New Roman" w:hAnsi="Times New Roman" w:cs="Times New Roman"/>
        </w:rPr>
        <w:t xml:space="preserve"> D.</w:t>
      </w:r>
      <w:r w:rsidRPr="00ED09B7">
        <w:rPr>
          <w:rFonts w:ascii="Times New Roman" w:hAnsi="Times New Roman" w:cs="Times New Roman"/>
        </w:rPr>
        <w:t xml:space="preserve"> Hay, </w:t>
      </w:r>
      <w:r>
        <w:rPr>
          <w:rFonts w:ascii="Times New Roman" w:hAnsi="Times New Roman" w:cs="Times New Roman"/>
        </w:rPr>
        <w:t xml:space="preserve">D. </w:t>
      </w:r>
      <w:r w:rsidRPr="00ED09B7">
        <w:rPr>
          <w:rFonts w:ascii="Times New Roman" w:hAnsi="Times New Roman" w:cs="Times New Roman"/>
        </w:rPr>
        <w:t xml:space="preserve">Lowry D., </w:t>
      </w:r>
      <w:r w:rsidRPr="00ED09B7">
        <w:rPr>
          <w:rFonts w:ascii="Times New Roman" w:hAnsi="Times New Roman" w:cs="Times New Roman"/>
        </w:rPr>
        <w:tab/>
      </w:r>
      <w:r>
        <w:rPr>
          <w:rFonts w:ascii="Times New Roman" w:hAnsi="Times New Roman" w:cs="Times New Roman"/>
        </w:rPr>
        <w:t xml:space="preserve">S.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 M.</w:t>
      </w:r>
      <w:r w:rsidRPr="00ED09B7">
        <w:rPr>
          <w:rFonts w:ascii="Times New Roman" w:hAnsi="Times New Roman" w:cs="Times New Roman"/>
        </w:rPr>
        <w:t xml:space="preserve"> Neville,</w:t>
      </w:r>
      <w:r>
        <w:rPr>
          <w:rFonts w:ascii="Times New Roman" w:hAnsi="Times New Roman" w:cs="Times New Roman"/>
        </w:rPr>
        <w:t xml:space="preserve"> J.</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 xml:space="preserve">T.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Pr="00ED09B7">
        <w:rPr>
          <w:rFonts w:ascii="Times New Roman" w:hAnsi="Times New Roman" w:cs="Times New Roman"/>
        </w:rPr>
        <w:t xml:space="preserve"> Thompson, </w:t>
      </w:r>
      <w:r>
        <w:rPr>
          <w:rFonts w:ascii="Times New Roman" w:hAnsi="Times New Roman" w:cs="Times New Roman"/>
        </w:rPr>
        <w:t xml:space="preserve">M.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 xml:space="preserve">K.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 </w:t>
      </w:r>
      <w:proofErr w:type="spellStart"/>
      <w:r w:rsidRPr="00ED09B7">
        <w:rPr>
          <w:rFonts w:ascii="Times New Roman" w:hAnsi="Times New Roman" w:cs="Times New Roman"/>
        </w:rPr>
        <w:t>Juanes</w:t>
      </w:r>
      <w:proofErr w:type="spellEnd"/>
      <w:r w:rsidRPr="00ED09B7">
        <w:rPr>
          <w:rFonts w:ascii="Times New Roman" w:hAnsi="Times New Roman" w:cs="Times New Roman"/>
        </w:rPr>
        <w:t xml:space="preserve">. 2019.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 xml:space="preserve">in the Salish Sea.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p>
    <w:p w14:paraId="06203B46"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Pr>
          <w:rFonts w:ascii="Times New Roman" w:hAnsi="Times New Roman" w:cs="Times New Roman"/>
        </w:rPr>
        <w:t xml:space="preserve"> </w:t>
      </w:r>
      <w:r w:rsidRPr="00ED09B7">
        <w:rPr>
          <w:rFonts w:ascii="Times New Roman" w:hAnsi="Times New Roman" w:cs="Times New Roman"/>
        </w:rPr>
        <w:t xml:space="preserve">A., </w:t>
      </w:r>
      <w:r>
        <w:rPr>
          <w:rFonts w:ascii="Times New Roman" w:hAnsi="Times New Roman" w:cs="Times New Roman"/>
        </w:rPr>
        <w:t xml:space="preserve">M. T. </w:t>
      </w:r>
      <w:r w:rsidRPr="00ED09B7">
        <w:rPr>
          <w:rFonts w:ascii="Times New Roman" w:hAnsi="Times New Roman" w:cs="Times New Roman"/>
        </w:rPr>
        <w:t>Tinker,</w:t>
      </w:r>
      <w:r>
        <w:rPr>
          <w:rFonts w:ascii="Times New Roman" w:hAnsi="Times New Roman" w:cs="Times New Roman"/>
        </w:rPr>
        <w:t xml:space="preserve"> T. M.</w:t>
      </w:r>
      <w:r w:rsidRPr="00ED09B7">
        <w:rPr>
          <w:rFonts w:ascii="Times New Roman" w:hAnsi="Times New Roman" w:cs="Times New Roman"/>
        </w:rPr>
        <w:t xml:space="preserve"> Williams,</w:t>
      </w:r>
      <w:r>
        <w:rPr>
          <w:rFonts w:ascii="Times New Roman" w:hAnsi="Times New Roman" w:cs="Times New Roman"/>
        </w:rPr>
        <w:t xml:space="preserve"> and D. F.</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Pr="00ED09B7">
        <w:rPr>
          <w:rFonts w:ascii="Times New Roman" w:hAnsi="Times New Roman" w:cs="Times New Roman"/>
        </w:rPr>
        <w:t xml:space="preserve">. 1998. Killer whale predation on sea </w:t>
      </w:r>
      <w:r>
        <w:rPr>
          <w:rFonts w:ascii="Times New Roman" w:hAnsi="Times New Roman" w:cs="Times New Roman"/>
        </w:rPr>
        <w:tab/>
      </w:r>
      <w:r w:rsidRPr="00ED09B7">
        <w:rPr>
          <w:rFonts w:ascii="Times New Roman" w:hAnsi="Times New Roman" w:cs="Times New Roman"/>
        </w:rPr>
        <w:t xml:space="preserve">otters linking oceanic and nearshore ecosystems.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p>
    <w:p w14:paraId="1D8E962B" w14:textId="77777777"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L., </w:t>
      </w:r>
      <w:r>
        <w:rPr>
          <w:rFonts w:ascii="Times New Roman" w:hAnsi="Times New Roman" w:cs="Times New Roman"/>
        </w:rPr>
        <w:t xml:space="preserve">G. W. </w:t>
      </w:r>
      <w:r w:rsidRPr="00ED09B7">
        <w:rPr>
          <w:rFonts w:ascii="Times New Roman" w:hAnsi="Times New Roman" w:cs="Times New Roman"/>
        </w:rPr>
        <w:t xml:space="preserve">Holtgrieve, </w:t>
      </w:r>
      <w:r>
        <w:rPr>
          <w:rFonts w:ascii="Times New Roman" w:hAnsi="Times New Roman" w:cs="Times New Roman"/>
        </w:rPr>
        <w:t xml:space="preserve">and E. J. </w:t>
      </w:r>
      <w:r w:rsidRPr="00ED09B7">
        <w:rPr>
          <w:rFonts w:ascii="Times New Roman" w:hAnsi="Times New Roman" w:cs="Times New Roman"/>
        </w:rPr>
        <w:t xml:space="preserve">Ward. 2021.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 xml:space="preserve">environmental change. </w:t>
      </w:r>
      <w:r w:rsidRPr="00692556">
        <w:rPr>
          <w:rFonts w:ascii="Times New Roman" w:hAnsi="Times New Roman" w:cs="Times New Roman"/>
        </w:rPr>
        <w:t>Global Change Biology</w:t>
      </w:r>
      <w:r w:rsidRPr="00ED09B7">
        <w:rPr>
          <w:rFonts w:ascii="Times New Roman" w:hAnsi="Times New Roman" w:cs="Times New Roman"/>
          <w:i/>
        </w:rPr>
        <w:t xml:space="preserve"> </w:t>
      </w:r>
      <w:r w:rsidRPr="00ED09B7">
        <w:rPr>
          <w:rFonts w:ascii="Times New Roman" w:hAnsi="Times New Roman" w:cs="Times New Roman"/>
        </w:rPr>
        <w:t>00</w:t>
      </w:r>
      <w:r>
        <w:rPr>
          <w:rFonts w:ascii="Times New Roman" w:hAnsi="Times New Roman" w:cs="Times New Roman"/>
        </w:rPr>
        <w:t>:</w:t>
      </w:r>
      <w:r w:rsidRPr="00ED09B7">
        <w:rPr>
          <w:rFonts w:ascii="Times New Roman" w:hAnsi="Times New Roman" w:cs="Times New Roman"/>
        </w:rPr>
        <w:t xml:space="preserve"> 1–15. </w:t>
      </w:r>
    </w:p>
    <w:p w14:paraId="0223A9C5" w14:textId="77777777" w:rsidR="00CF4B45" w:rsidRPr="00AB7F1E" w:rsidRDefault="00CF4B45" w:rsidP="00CF4B45">
      <w:pPr>
        <w:spacing w:line="480" w:lineRule="auto"/>
        <w:contextualSpacing/>
        <w:rPr>
          <w:rFonts w:ascii="Times New Roman" w:hAnsi="Times New Roman" w:cs="Times New Roman"/>
        </w:rPr>
      </w:pPr>
      <w:r w:rsidRPr="00AB7F1E">
        <w:rPr>
          <w:rFonts w:ascii="Times New Roman" w:hAnsi="Times New Roman" w:cs="Times New Roman"/>
        </w:rPr>
        <w:t>Fox</w:t>
      </w:r>
      <w:r>
        <w:rPr>
          <w:rFonts w:ascii="Times New Roman" w:hAnsi="Times New Roman" w:cs="Times New Roman"/>
        </w:rPr>
        <w:t>,</w:t>
      </w:r>
      <w:r w:rsidRPr="00AB7F1E">
        <w:rPr>
          <w:rFonts w:ascii="Times New Roman" w:hAnsi="Times New Roman" w:cs="Times New Roman"/>
        </w:rPr>
        <w:t xml:space="preserve"> J., </w:t>
      </w:r>
      <w:r>
        <w:rPr>
          <w:rFonts w:ascii="Times New Roman" w:hAnsi="Times New Roman" w:cs="Times New Roman"/>
        </w:rPr>
        <w:t xml:space="preserve">and S. </w:t>
      </w:r>
      <w:r w:rsidRPr="00AB7F1E">
        <w:rPr>
          <w:rFonts w:ascii="Times New Roman" w:hAnsi="Times New Roman" w:cs="Times New Roman"/>
        </w:rPr>
        <w:t xml:space="preserve">Weisberg. 2019. An R companion to applied regression, Third edition. Sage, </w:t>
      </w:r>
      <w:r>
        <w:rPr>
          <w:rFonts w:ascii="Times New Roman" w:hAnsi="Times New Roman" w:cs="Times New Roman"/>
        </w:rPr>
        <w:tab/>
      </w:r>
      <w:r w:rsidRPr="00AB7F1E">
        <w:rPr>
          <w:rFonts w:ascii="Times New Roman" w:hAnsi="Times New Roman" w:cs="Times New Roman"/>
        </w:rPr>
        <w:t xml:space="preserve">Thousand Oaks, CA. </w:t>
      </w:r>
    </w:p>
    <w:p w14:paraId="2D349C3F" w14:textId="77777777" w:rsidR="00CF4B45" w:rsidRPr="00ED09B7" w:rsidRDefault="00CF4B45">
      <w:pPr>
        <w:spacing w:line="480" w:lineRule="auto"/>
        <w:rPr>
          <w:rFonts w:ascii="Times New Roman" w:hAnsi="Times New Roman" w:cs="Times New Roman"/>
        </w:rPr>
        <w:pPrChange w:id="314" w:author="Megan Feddern" w:date="2021-02-12T15:47:00Z">
          <w:pPr>
            <w:spacing w:line="360" w:lineRule="auto"/>
          </w:pPr>
        </w:pPrChange>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Pr>
          <w:rFonts w:ascii="Times New Roman" w:hAnsi="Times New Roman" w:cs="Times New Roman"/>
        </w:rPr>
        <w:t xml:space="preserve"> </w:t>
      </w:r>
      <w:r w:rsidRPr="00ED09B7">
        <w:rPr>
          <w:rFonts w:ascii="Times New Roman" w:hAnsi="Times New Roman" w:cs="Times New Roman"/>
        </w:rPr>
        <w:t xml:space="preserve">R., </w:t>
      </w:r>
      <w:r>
        <w:rPr>
          <w:rFonts w:ascii="Times New Roman" w:hAnsi="Times New Roman" w:cs="Times New Roman"/>
        </w:rPr>
        <w:t xml:space="preserve">P. L. </w:t>
      </w:r>
      <w:r w:rsidRPr="00ED09B7">
        <w:rPr>
          <w:rFonts w:ascii="Times New Roman" w:hAnsi="Times New Roman" w:cs="Times New Roman"/>
        </w:rPr>
        <w:t xml:space="preserve">Koch, </w:t>
      </w:r>
      <w:r>
        <w:rPr>
          <w:rFonts w:ascii="Times New Roman" w:hAnsi="Times New Roman" w:cs="Times New Roman"/>
        </w:rPr>
        <w:t xml:space="preserve">J. </w:t>
      </w:r>
      <w:r w:rsidRPr="00ED09B7">
        <w:rPr>
          <w:rFonts w:ascii="Times New Roman" w:hAnsi="Times New Roman" w:cs="Times New Roman"/>
        </w:rPr>
        <w:t xml:space="preserve">Harvey, </w:t>
      </w:r>
      <w:r>
        <w:rPr>
          <w:rFonts w:ascii="Times New Roman" w:hAnsi="Times New Roman" w:cs="Times New Roman"/>
        </w:rPr>
        <w:t xml:space="preserve">and M. D. </w:t>
      </w:r>
      <w:r w:rsidRPr="00ED09B7">
        <w:rPr>
          <w:rFonts w:ascii="Times New Roman" w:hAnsi="Times New Roman" w:cs="Times New Roman"/>
        </w:rPr>
        <w:t xml:space="preserve">McCarthy. 2013.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 xml:space="preserve">trophic position calculations.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p>
    <w:p w14:paraId="565AE0C6" w14:textId="77777777" w:rsidR="00CF4B45" w:rsidRPr="00ED09B7" w:rsidRDefault="00CF4B45">
      <w:pPr>
        <w:spacing w:line="480" w:lineRule="auto"/>
        <w:rPr>
          <w:rFonts w:ascii="Times New Roman" w:hAnsi="Times New Roman" w:cs="Times New Roman"/>
        </w:rPr>
        <w:pPrChange w:id="315" w:author="Megan Feddern" w:date="2021-02-12T15:47:00Z">
          <w:pPr>
            <w:spacing w:line="360" w:lineRule="auto"/>
          </w:pPr>
        </w:pPrChange>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 </w:t>
      </w:r>
      <w:r>
        <w:rPr>
          <w:rFonts w:ascii="Times New Roman" w:hAnsi="Times New Roman" w:cs="Times New Roman"/>
        </w:rPr>
        <w:t xml:space="preserve">L. </w:t>
      </w:r>
      <w:r w:rsidRPr="00ED09B7">
        <w:rPr>
          <w:rFonts w:ascii="Times New Roman" w:hAnsi="Times New Roman" w:cs="Times New Roman"/>
        </w:rPr>
        <w:t xml:space="preserve">Kuehne, </w:t>
      </w:r>
      <w:r>
        <w:rPr>
          <w:rFonts w:ascii="Times New Roman" w:hAnsi="Times New Roman" w:cs="Times New Roman"/>
        </w:rPr>
        <w:t xml:space="preserve">C. </w:t>
      </w:r>
      <w:r w:rsidRPr="00ED09B7">
        <w:rPr>
          <w:rFonts w:ascii="Times New Roman" w:hAnsi="Times New Roman" w:cs="Times New Roman"/>
        </w:rPr>
        <w:t xml:space="preserve">Rice, </w:t>
      </w:r>
      <w:r>
        <w:rPr>
          <w:rFonts w:ascii="Times New Roman" w:hAnsi="Times New Roman" w:cs="Times New Roman"/>
        </w:rPr>
        <w:t xml:space="preserve">K. </w:t>
      </w:r>
      <w:r w:rsidRPr="00ED09B7">
        <w:rPr>
          <w:rFonts w:ascii="Times New Roman" w:hAnsi="Times New Roman" w:cs="Times New Roman"/>
        </w:rPr>
        <w:t>Fresh,</w:t>
      </w:r>
      <w:r>
        <w:rPr>
          <w:rFonts w:ascii="Times New Roman" w:hAnsi="Times New Roman" w:cs="Times New Roman"/>
        </w:rPr>
        <w:t xml:space="preserve"> and D.</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Pr="00ED09B7">
        <w:rPr>
          <w:rFonts w:ascii="Times New Roman" w:hAnsi="Times New Roman" w:cs="Times New Roman"/>
        </w:rPr>
        <w:t xml:space="preserve">. 2015.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 xml:space="preserve">and climate associations.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p>
    <w:p w14:paraId="55522CCB" w14:textId="77777777" w:rsidR="007372E0"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Goñi</w:t>
      </w:r>
      <w:proofErr w:type="spellEnd"/>
      <w:r>
        <w:rPr>
          <w:rFonts w:ascii="Times New Roman" w:hAnsi="Times New Roman" w:cs="Times New Roman"/>
        </w:rPr>
        <w:t>,</w:t>
      </w:r>
      <w:r w:rsidRPr="00ED09B7">
        <w:rPr>
          <w:rFonts w:ascii="Times New Roman" w:hAnsi="Times New Roman" w:cs="Times New Roman"/>
        </w:rPr>
        <w:t xml:space="preserve"> R. 1998. Ecosystem effects of marine fisheries: an overview. </w:t>
      </w:r>
      <w:r w:rsidRPr="00692556">
        <w:rPr>
          <w:rFonts w:ascii="Times New Roman" w:hAnsi="Times New Roman" w:cs="Times New Roman"/>
          <w:iCs/>
        </w:rPr>
        <w:t xml:space="preserve">Ocean and Coastal </w:t>
      </w:r>
      <w:r w:rsidRPr="00692556">
        <w:rPr>
          <w:rFonts w:ascii="Times New Roman" w:hAnsi="Times New Roman" w:cs="Times New Roman"/>
          <w:iCs/>
        </w:rPr>
        <w:tab/>
      </w:r>
      <w:r w:rsidRPr="00692556">
        <w:rPr>
          <w:rFonts w:ascii="Times New Roman" w:hAnsi="Times New Roman" w:cs="Times New Roman"/>
          <w:iCs/>
        </w:rPr>
        <w:tab/>
        <w:t xml:space="preserve">Management </w:t>
      </w:r>
      <w:r w:rsidRPr="00ED09B7">
        <w:rPr>
          <w:rFonts w:ascii="Times New Roman" w:hAnsi="Times New Roman" w:cs="Times New Roman"/>
          <w:bCs/>
        </w:rPr>
        <w:t>40</w:t>
      </w:r>
      <w:r>
        <w:rPr>
          <w:rFonts w:ascii="Times New Roman" w:hAnsi="Times New Roman" w:cs="Times New Roman"/>
        </w:rPr>
        <w:t>:</w:t>
      </w:r>
      <w:r w:rsidRPr="00ED09B7">
        <w:rPr>
          <w:rFonts w:ascii="Times New Roman" w:hAnsi="Times New Roman" w:cs="Times New Roman"/>
        </w:rPr>
        <w:t xml:space="preserve"> 37-64.</w:t>
      </w:r>
    </w:p>
    <w:p w14:paraId="0CFAD227" w14:textId="0649B930"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lastRenderedPageBreak/>
        <w:t xml:space="preserve">Howe, E. R., and C. A.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C.A. 2015. Using stable isotopes to discern mechanisms of </w:t>
      </w:r>
      <w:r>
        <w:rPr>
          <w:rFonts w:ascii="Times New Roman" w:hAnsi="Times New Roman" w:cs="Times New Roman"/>
          <w:color w:val="000000" w:themeColor="text1"/>
        </w:rPr>
        <w:tab/>
        <w:t xml:space="preserve">connectivity in estuarine detritus-based food webs.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p>
    <w:p w14:paraId="4F08DD3F" w14:textId="77777777"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R., </w:t>
      </w:r>
      <w:r>
        <w:rPr>
          <w:rFonts w:ascii="Times New Roman" w:hAnsi="Times New Roman" w:cs="Times New Roman"/>
        </w:rPr>
        <w:t xml:space="preserve">A.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 J.</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 xml:space="preserve">B. </w:t>
      </w:r>
      <w:r w:rsidRPr="00ED09B7">
        <w:rPr>
          <w:rFonts w:ascii="Times New Roman" w:hAnsi="Times New Roman" w:cs="Times New Roman"/>
        </w:rPr>
        <w:t xml:space="preserve">Worm. 2008. Predicting ecological consequences of </w:t>
      </w:r>
      <w:r w:rsidRPr="00ED09B7">
        <w:rPr>
          <w:rFonts w:ascii="Times New Roman" w:hAnsi="Times New Roman" w:cs="Times New Roman"/>
        </w:rPr>
        <w:tab/>
        <w:t xml:space="preserve">marine top predator declines.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p>
    <w:p w14:paraId="221C8E55" w14:textId="77777777"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D., </w:t>
      </w:r>
      <w:r>
        <w:rPr>
          <w:rFonts w:ascii="Times New Roman" w:hAnsi="Times New Roman" w:cs="Times New Roman"/>
        </w:rPr>
        <w:t xml:space="preserve">and </w:t>
      </w:r>
      <w:r w:rsidRPr="00ED09B7">
        <w:rPr>
          <w:rFonts w:ascii="Times New Roman" w:hAnsi="Times New Roman" w:cs="Times New Roman"/>
        </w:rPr>
        <w:t>Price P.</w:t>
      </w:r>
      <w:r>
        <w:rPr>
          <w:rFonts w:ascii="Times New Roman" w:hAnsi="Times New Roman" w:cs="Times New Roman"/>
        </w:rPr>
        <w:t xml:space="preserve"> </w:t>
      </w:r>
      <w:r w:rsidRPr="00ED09B7">
        <w:rPr>
          <w:rFonts w:ascii="Times New Roman" w:hAnsi="Times New Roman" w:cs="Times New Roman"/>
        </w:rPr>
        <w:t xml:space="preserve">W. 1992. Playing chutes and ladders: heterogeneity and the relative </w:t>
      </w:r>
      <w:r>
        <w:rPr>
          <w:rFonts w:ascii="Times New Roman" w:hAnsi="Times New Roman" w:cs="Times New Roman"/>
        </w:rPr>
        <w:tab/>
      </w:r>
      <w:r w:rsidRPr="00ED09B7">
        <w:rPr>
          <w:rFonts w:ascii="Times New Roman" w:hAnsi="Times New Roman" w:cs="Times New Roman"/>
        </w:rPr>
        <w:t xml:space="preserve">roles of bottom-up and top-down forces in natural communities.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p>
    <w:p w14:paraId="3C8D218E" w14:textId="77777777"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xml:space="preserve">, J. A., T. W. Miller, K. </w:t>
      </w:r>
      <w:proofErr w:type="spellStart"/>
      <w:r>
        <w:rPr>
          <w:rFonts w:ascii="Times New Roman" w:hAnsi="Times New Roman" w:cs="Times New Roman"/>
        </w:rPr>
        <w:t>Ohmori</w:t>
      </w:r>
      <w:proofErr w:type="spellEnd"/>
      <w:r>
        <w:rPr>
          <w:rFonts w:ascii="Times New Roman" w:hAnsi="Times New Roman" w:cs="Times New Roman"/>
        </w:rPr>
        <w:t xml:space="preserve">, A. Kanime, and S. Wells. 2012.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r>
        <w:rPr>
          <w:rFonts w:ascii="Times New Roman" w:hAnsi="Times New Roman" w:cs="Times New Roman"/>
          <w:i/>
        </w:rPr>
        <w:t xml:space="preserve">Merluccius capensis </w:t>
      </w:r>
      <w:r>
        <w:rPr>
          <w:rFonts w:ascii="Times New Roman" w:hAnsi="Times New Roman" w:cs="Times New Roman"/>
        </w:rPr>
        <w:t xml:space="preserve">and </w:t>
      </w:r>
      <w:r>
        <w:rPr>
          <w:rFonts w:ascii="Times New Roman" w:hAnsi="Times New Roman" w:cs="Times New Roman"/>
          <w:i/>
        </w:rPr>
        <w:t xml:space="preserve">Merluccius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 xml:space="preserve">isotope analysis.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p>
    <w:p w14:paraId="0D4D13CA"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Jeffries</w:t>
      </w:r>
      <w:r>
        <w:rPr>
          <w:rFonts w:ascii="Times New Roman" w:hAnsi="Times New Roman" w:cs="Times New Roman"/>
        </w:rPr>
        <w:t>,</w:t>
      </w:r>
      <w:r w:rsidRPr="00ED09B7">
        <w:rPr>
          <w:rFonts w:ascii="Times New Roman" w:hAnsi="Times New Roman" w:cs="Times New Roman"/>
        </w:rPr>
        <w:t xml:space="preserve"> S.</w:t>
      </w:r>
      <w:r>
        <w:rPr>
          <w:rFonts w:ascii="Times New Roman" w:hAnsi="Times New Roman" w:cs="Times New Roman"/>
        </w:rPr>
        <w:t xml:space="preserve"> </w:t>
      </w:r>
      <w:r w:rsidRPr="00ED09B7">
        <w:rPr>
          <w:rFonts w:ascii="Times New Roman" w:hAnsi="Times New Roman" w:cs="Times New Roman"/>
        </w:rPr>
        <w:t xml:space="preserve">J., </w:t>
      </w:r>
      <w:r>
        <w:rPr>
          <w:rFonts w:ascii="Times New Roman" w:hAnsi="Times New Roman" w:cs="Times New Roman"/>
        </w:rPr>
        <w:t xml:space="preserve">H. R. </w:t>
      </w:r>
      <w:r w:rsidRPr="00ED09B7">
        <w:rPr>
          <w:rFonts w:ascii="Times New Roman" w:hAnsi="Times New Roman" w:cs="Times New Roman"/>
        </w:rPr>
        <w:t xml:space="preserve">Huber, </w:t>
      </w:r>
      <w:r>
        <w:rPr>
          <w:rFonts w:ascii="Times New Roman" w:hAnsi="Times New Roman" w:cs="Times New Roman"/>
        </w:rPr>
        <w:t xml:space="preserve">J. </w:t>
      </w:r>
      <w:proofErr w:type="spellStart"/>
      <w:r w:rsidRPr="00ED09B7">
        <w:rPr>
          <w:rFonts w:ascii="Times New Roman" w:hAnsi="Times New Roman" w:cs="Times New Roman"/>
        </w:rPr>
        <w:t>Calambikidis</w:t>
      </w:r>
      <w:proofErr w:type="spellEnd"/>
      <w:r w:rsidRPr="00ED09B7">
        <w:rPr>
          <w:rFonts w:ascii="Times New Roman" w:hAnsi="Times New Roman" w:cs="Times New Roman"/>
        </w:rPr>
        <w:t xml:space="preserve">, </w:t>
      </w:r>
      <w:r>
        <w:rPr>
          <w:rFonts w:ascii="Times New Roman" w:hAnsi="Times New Roman" w:cs="Times New Roman"/>
        </w:rPr>
        <w:t xml:space="preserve">and J. </w:t>
      </w:r>
      <w:proofErr w:type="spellStart"/>
      <w:r w:rsidRPr="00ED09B7">
        <w:rPr>
          <w:rFonts w:ascii="Times New Roman" w:hAnsi="Times New Roman" w:cs="Times New Roman"/>
        </w:rPr>
        <w:t>Laake</w:t>
      </w:r>
      <w:proofErr w:type="spellEnd"/>
      <w:r w:rsidRPr="00ED09B7">
        <w:rPr>
          <w:rFonts w:ascii="Times New Roman" w:hAnsi="Times New Roman" w:cs="Times New Roman"/>
        </w:rPr>
        <w:t xml:space="preserve">. 2003. Trends and status of harbor seals </w:t>
      </w:r>
      <w:r>
        <w:rPr>
          <w:rFonts w:ascii="Times New Roman" w:hAnsi="Times New Roman" w:cs="Times New Roman"/>
        </w:rPr>
        <w:tab/>
      </w:r>
      <w:r w:rsidRPr="00ED09B7">
        <w:rPr>
          <w:rFonts w:ascii="Times New Roman" w:hAnsi="Times New Roman" w:cs="Times New Roman"/>
        </w:rPr>
        <w:t xml:space="preserve">in Washington State: 1978-1999. </w:t>
      </w:r>
      <w:r w:rsidRPr="00692556">
        <w:rPr>
          <w:rFonts w:ascii="Times New Roman" w:hAnsi="Times New Roman" w:cs="Times New Roman"/>
          <w:iCs/>
        </w:rPr>
        <w:t>Journal of Wildlife Management</w:t>
      </w:r>
      <w:r w:rsidRPr="00ED09B7">
        <w:rPr>
          <w:rFonts w:ascii="Times New Roman" w:hAnsi="Times New Roman" w:cs="Times New Roman"/>
        </w:rPr>
        <w:t xml:space="preserve"> </w:t>
      </w:r>
      <w:r w:rsidRPr="00ED09B7">
        <w:rPr>
          <w:rFonts w:ascii="Times New Roman" w:hAnsi="Times New Roman" w:cs="Times New Roman"/>
          <w:bCs/>
        </w:rPr>
        <w:t>67</w:t>
      </w:r>
      <w:r>
        <w:rPr>
          <w:rFonts w:ascii="Times New Roman" w:hAnsi="Times New Roman" w:cs="Times New Roman"/>
        </w:rPr>
        <w:t>:</w:t>
      </w:r>
      <w:r w:rsidRPr="00ED09B7">
        <w:rPr>
          <w:rFonts w:ascii="Times New Roman" w:hAnsi="Times New Roman" w:cs="Times New Roman"/>
        </w:rPr>
        <w:t xml:space="preserve"> 208-219.</w:t>
      </w:r>
    </w:p>
    <w:p w14:paraId="60FCDFA2" w14:textId="77777777"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Pr>
          <w:rFonts w:ascii="Times New Roman" w:hAnsi="Times New Roman" w:cs="Times New Roman"/>
        </w:rPr>
        <w:t xml:space="preserve"> </w:t>
      </w:r>
      <w:r w:rsidRPr="00ED09B7">
        <w:rPr>
          <w:rFonts w:ascii="Times New Roman" w:hAnsi="Times New Roman" w:cs="Times New Roman"/>
        </w:rPr>
        <w:t xml:space="preserve">L., </w:t>
      </w:r>
      <w:r>
        <w:rPr>
          <w:rFonts w:ascii="Times New Roman" w:hAnsi="Times New Roman" w:cs="Times New Roman"/>
        </w:rPr>
        <w:t xml:space="preserve">C. D. G. </w:t>
      </w:r>
      <w:r w:rsidRPr="00ED09B7">
        <w:rPr>
          <w:rFonts w:ascii="Times New Roman" w:hAnsi="Times New Roman" w:cs="Times New Roman"/>
        </w:rPr>
        <w:t xml:space="preserve">Harley, </w:t>
      </w:r>
      <w:r>
        <w:rPr>
          <w:rFonts w:ascii="Times New Roman" w:hAnsi="Times New Roman" w:cs="Times New Roman"/>
        </w:rPr>
        <w:t xml:space="preserve">and M. I. </w:t>
      </w:r>
      <w:r w:rsidRPr="00ED09B7">
        <w:rPr>
          <w:rFonts w:ascii="Times New Roman" w:hAnsi="Times New Roman" w:cs="Times New Roman"/>
        </w:rPr>
        <w:t xml:space="preserve">Connor. 2011.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 xml:space="preserve">the influence of temperature on interspecific interactions in marine systems.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p>
    <w:p w14:paraId="601C2CFB"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33F67EF0" w14:textId="77777777"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J. 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 B.</w:t>
      </w:r>
      <w:r w:rsidRPr="00ED09B7">
        <w:rPr>
          <w:rFonts w:ascii="Times New Roman" w:hAnsi="Times New Roman" w:cs="Times New Roman"/>
        </w:rPr>
        <w:t xml:space="preserve"> Christensen,</w:t>
      </w:r>
      <w:r>
        <w:rPr>
          <w:rFonts w:ascii="Times New Roman" w:hAnsi="Times New Roman" w:cs="Times New Roman"/>
        </w:rPr>
        <w:t xml:space="preserve"> and H. K.</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Pr="00ED09B7">
        <w:rPr>
          <w:rFonts w:ascii="Times New Roman" w:hAnsi="Times New Roman" w:cs="Times New Roman"/>
        </w:rPr>
        <w:t xml:space="preserve">. 2013. </w:t>
      </w:r>
      <w:r w:rsidRPr="00ED09B7">
        <w:rPr>
          <w:rFonts w:ascii="Times New Roman" w:hAnsi="Times New Roman" w:cs="Times New Roman"/>
        </w:rPr>
        <w:tab/>
        <w:t xml:space="preserve">Recovery trends in marine mammal populations.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 </w:t>
      </w:r>
    </w:p>
    <w:p w14:paraId="12708A4B"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Marshall</w:t>
      </w:r>
      <w:r>
        <w:rPr>
          <w:rFonts w:ascii="Times New Roman" w:hAnsi="Times New Roman" w:cs="Times New Roman"/>
        </w:rPr>
        <w:t>,</w:t>
      </w:r>
      <w:r w:rsidRPr="00ED09B7">
        <w:rPr>
          <w:rFonts w:ascii="Times New Roman" w:hAnsi="Times New Roman" w:cs="Times New Roman"/>
        </w:rPr>
        <w:t xml:space="preserve"> K.</w:t>
      </w:r>
      <w:r>
        <w:rPr>
          <w:rFonts w:ascii="Times New Roman" w:hAnsi="Times New Roman" w:cs="Times New Roman"/>
        </w:rPr>
        <w:t xml:space="preserve"> </w:t>
      </w:r>
      <w:r w:rsidRPr="00ED09B7">
        <w:rPr>
          <w:rFonts w:ascii="Times New Roman" w:hAnsi="Times New Roman" w:cs="Times New Roman"/>
        </w:rPr>
        <w:t xml:space="preserve">N., </w:t>
      </w:r>
      <w:r>
        <w:rPr>
          <w:rFonts w:ascii="Times New Roman" w:hAnsi="Times New Roman" w:cs="Times New Roman"/>
        </w:rPr>
        <w:t xml:space="preserve">A. C. </w:t>
      </w:r>
      <w:r w:rsidRPr="00ED09B7">
        <w:rPr>
          <w:rFonts w:ascii="Times New Roman" w:hAnsi="Times New Roman" w:cs="Times New Roman"/>
        </w:rPr>
        <w:t xml:space="preserve">Stier, </w:t>
      </w:r>
      <w:r>
        <w:rPr>
          <w:rFonts w:ascii="Times New Roman" w:hAnsi="Times New Roman" w:cs="Times New Roman"/>
        </w:rPr>
        <w:t xml:space="preserve">J. F.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 P.</w:t>
      </w:r>
      <w:r w:rsidRPr="00ED09B7">
        <w:rPr>
          <w:rFonts w:ascii="Times New Roman" w:hAnsi="Times New Roman" w:cs="Times New Roman"/>
        </w:rPr>
        <w:t xml:space="preserve"> Kelly, </w:t>
      </w:r>
      <w:r>
        <w:rPr>
          <w:rFonts w:ascii="Times New Roman" w:hAnsi="Times New Roman" w:cs="Times New Roman"/>
        </w:rPr>
        <w:t xml:space="preserve">and E. J. </w:t>
      </w:r>
      <w:r w:rsidRPr="00ED09B7">
        <w:rPr>
          <w:rFonts w:ascii="Times New Roman" w:hAnsi="Times New Roman" w:cs="Times New Roman"/>
        </w:rPr>
        <w:t xml:space="preserve">Ward. 2015. Conservation </w:t>
      </w:r>
      <w:r>
        <w:rPr>
          <w:rFonts w:ascii="Times New Roman" w:hAnsi="Times New Roman" w:cs="Times New Roman"/>
        </w:rPr>
        <w:tab/>
      </w:r>
      <w:r w:rsidRPr="00ED09B7">
        <w:rPr>
          <w:rFonts w:ascii="Times New Roman" w:hAnsi="Times New Roman" w:cs="Times New Roman"/>
        </w:rPr>
        <w:t xml:space="preserve">challenges of predator recovery.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p>
    <w:p w14:paraId="02760F34"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Martínez del Rio</w:t>
      </w:r>
      <w:r>
        <w:rPr>
          <w:rFonts w:ascii="Times New Roman" w:hAnsi="Times New Roman" w:cs="Times New Roman"/>
        </w:rPr>
        <w:t>,</w:t>
      </w:r>
      <w:r w:rsidRPr="00ED09B7">
        <w:rPr>
          <w:rFonts w:ascii="Times New Roman" w:hAnsi="Times New Roman" w:cs="Times New Roman"/>
        </w:rPr>
        <w:t xml:space="preserve"> C., </w:t>
      </w:r>
      <w:r>
        <w:rPr>
          <w:rFonts w:ascii="Times New Roman" w:hAnsi="Times New Roman" w:cs="Times New Roman"/>
        </w:rPr>
        <w:t xml:space="preserve">N. </w:t>
      </w:r>
      <w:r w:rsidRPr="00ED09B7">
        <w:rPr>
          <w:rFonts w:ascii="Times New Roman" w:hAnsi="Times New Roman" w:cs="Times New Roman"/>
        </w:rPr>
        <w:t xml:space="preserve">Wolf, </w:t>
      </w:r>
      <w:r>
        <w:rPr>
          <w:rFonts w:ascii="Times New Roman" w:hAnsi="Times New Roman" w:cs="Times New Roman"/>
        </w:rPr>
        <w:t xml:space="preserve">S. A. </w:t>
      </w:r>
      <w:r w:rsidRPr="00ED09B7">
        <w:rPr>
          <w:rFonts w:ascii="Times New Roman" w:hAnsi="Times New Roman" w:cs="Times New Roman"/>
        </w:rPr>
        <w:t xml:space="preserve">Carleton, </w:t>
      </w:r>
      <w:r>
        <w:rPr>
          <w:rFonts w:ascii="Times New Roman" w:hAnsi="Times New Roman" w:cs="Times New Roman"/>
        </w:rPr>
        <w:t xml:space="preserve">and L. Z. </w:t>
      </w:r>
      <w:proofErr w:type="spellStart"/>
      <w:r w:rsidRPr="00ED09B7">
        <w:rPr>
          <w:rFonts w:ascii="Times New Roman" w:hAnsi="Times New Roman" w:cs="Times New Roman"/>
        </w:rPr>
        <w:t>Gannes</w:t>
      </w:r>
      <w:proofErr w:type="spellEnd"/>
      <w:r w:rsidRPr="00ED09B7">
        <w:rPr>
          <w:rFonts w:ascii="Times New Roman" w:hAnsi="Times New Roman" w:cs="Times New Roman"/>
        </w:rPr>
        <w:t xml:space="preserve">. 2009. Isotopic ecology ten </w:t>
      </w:r>
      <w:r>
        <w:rPr>
          <w:rFonts w:ascii="Times New Roman" w:hAnsi="Times New Roman" w:cs="Times New Roman"/>
        </w:rPr>
        <w:tab/>
      </w:r>
      <w:r w:rsidRPr="00ED09B7">
        <w:rPr>
          <w:rFonts w:ascii="Times New Roman" w:hAnsi="Times New Roman" w:cs="Times New Roman"/>
        </w:rPr>
        <w:t xml:space="preserve">years after a call for more laboratory experiments. </w:t>
      </w:r>
      <w:r w:rsidRPr="00692556">
        <w:rPr>
          <w:rFonts w:ascii="Times New Roman" w:hAnsi="Times New Roman" w:cs="Times New Roman"/>
        </w:rPr>
        <w:t>Biological Reviews</w:t>
      </w:r>
      <w:r w:rsidRPr="00ED09B7">
        <w:rPr>
          <w:rFonts w:ascii="Times New Roman" w:hAnsi="Times New Roman" w:cs="Times New Roman"/>
        </w:rPr>
        <w:t xml:space="preserve"> 84</w:t>
      </w:r>
      <w:r>
        <w:rPr>
          <w:rFonts w:ascii="Times New Roman" w:hAnsi="Times New Roman" w:cs="Times New Roman"/>
        </w:rPr>
        <w:t>:</w:t>
      </w:r>
      <w:r w:rsidRPr="00ED09B7">
        <w:rPr>
          <w:rFonts w:ascii="Times New Roman" w:hAnsi="Times New Roman" w:cs="Times New Roman"/>
        </w:rPr>
        <w:t xml:space="preserve"> 91-111.</w:t>
      </w:r>
    </w:p>
    <w:p w14:paraId="0631FAF6"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Pr>
          <w:rFonts w:ascii="Times New Roman" w:hAnsi="Times New Roman" w:cs="Times New Roman"/>
        </w:rPr>
        <w:t xml:space="preserve"> </w:t>
      </w:r>
      <w:r w:rsidRPr="00ED09B7">
        <w:rPr>
          <w:rFonts w:ascii="Times New Roman" w:hAnsi="Times New Roman" w:cs="Times New Roman"/>
        </w:rPr>
        <w:t>J.,</w:t>
      </w:r>
      <w:r>
        <w:rPr>
          <w:rFonts w:ascii="Times New Roman" w:hAnsi="Times New Roman" w:cs="Times New Roman"/>
        </w:rPr>
        <w:t xml:space="preserve"> and S. R.</w:t>
      </w:r>
      <w:r w:rsidRPr="00ED09B7">
        <w:rPr>
          <w:rFonts w:ascii="Times New Roman" w:hAnsi="Times New Roman" w:cs="Times New Roman"/>
        </w:rPr>
        <w:t xml:space="preserve"> Har</w:t>
      </w:r>
      <w:r>
        <w:rPr>
          <w:rFonts w:ascii="Times New Roman" w:hAnsi="Times New Roman" w:cs="Times New Roman"/>
        </w:rPr>
        <w:t>e</w:t>
      </w:r>
      <w:r w:rsidRPr="00ED09B7">
        <w:rPr>
          <w:rFonts w:ascii="Times New Roman" w:hAnsi="Times New Roman" w:cs="Times New Roman"/>
        </w:rPr>
        <w:t xml:space="preserve">. 2002. The Pacific Decadal Oscillation.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p>
    <w:p w14:paraId="46756445"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McClelland</w:t>
      </w:r>
      <w:r>
        <w:rPr>
          <w:rFonts w:ascii="Times New Roman" w:hAnsi="Times New Roman" w:cs="Times New Roman"/>
        </w:rPr>
        <w:t>,</w:t>
      </w:r>
      <w:r w:rsidRPr="00ED09B7">
        <w:rPr>
          <w:rFonts w:ascii="Times New Roman" w:hAnsi="Times New Roman" w:cs="Times New Roman"/>
        </w:rPr>
        <w:t xml:space="preserve"> J.</w:t>
      </w:r>
      <w:r>
        <w:rPr>
          <w:rFonts w:ascii="Times New Roman" w:hAnsi="Times New Roman" w:cs="Times New Roman"/>
        </w:rPr>
        <w:t xml:space="preserve"> </w:t>
      </w:r>
      <w:r w:rsidRPr="00ED09B7">
        <w:rPr>
          <w:rFonts w:ascii="Times New Roman" w:hAnsi="Times New Roman" w:cs="Times New Roman"/>
        </w:rPr>
        <w:t xml:space="preserve">W., </w:t>
      </w:r>
      <w:r>
        <w:rPr>
          <w:rFonts w:ascii="Times New Roman" w:hAnsi="Times New Roman" w:cs="Times New Roman"/>
        </w:rPr>
        <w:t xml:space="preserve">and J. P. </w:t>
      </w:r>
      <w:r w:rsidRPr="00ED09B7">
        <w:rPr>
          <w:rFonts w:ascii="Times New Roman" w:hAnsi="Times New Roman" w:cs="Times New Roman"/>
        </w:rPr>
        <w:t>Montoya</w:t>
      </w:r>
      <w:r>
        <w:rPr>
          <w:rFonts w:ascii="Times New Roman" w:hAnsi="Times New Roman" w:cs="Times New Roman"/>
        </w:rPr>
        <w:t xml:space="preserve">. </w:t>
      </w:r>
      <w:r w:rsidRPr="00ED09B7">
        <w:rPr>
          <w:rFonts w:ascii="Times New Roman" w:hAnsi="Times New Roman" w:cs="Times New Roman"/>
        </w:rPr>
        <w:t xml:space="preserve">2002. Trophic relationships and the nitrogen isotopic </w:t>
      </w:r>
      <w:r w:rsidRPr="00ED09B7">
        <w:rPr>
          <w:rFonts w:ascii="Times New Roman" w:hAnsi="Times New Roman" w:cs="Times New Roman"/>
        </w:rPr>
        <w:tab/>
        <w:t xml:space="preserve">composition of amino acids in plankton. </w:t>
      </w:r>
      <w:r w:rsidRPr="00692556">
        <w:rPr>
          <w:rFonts w:ascii="Times New Roman" w:hAnsi="Times New Roman" w:cs="Times New Roman"/>
        </w:rPr>
        <w:t>Ecology</w:t>
      </w:r>
      <w:r w:rsidRPr="00ED09B7">
        <w:rPr>
          <w:rFonts w:ascii="Times New Roman" w:hAnsi="Times New Roman" w:cs="Times New Roman"/>
          <w:i/>
        </w:rPr>
        <w:t xml:space="preserve"> </w:t>
      </w:r>
      <w:r w:rsidRPr="00ED09B7">
        <w:rPr>
          <w:rFonts w:ascii="Times New Roman" w:hAnsi="Times New Roman" w:cs="Times New Roman"/>
        </w:rPr>
        <w:t>83</w:t>
      </w:r>
      <w:r>
        <w:rPr>
          <w:rFonts w:ascii="Times New Roman" w:hAnsi="Times New Roman" w:cs="Times New Roman"/>
        </w:rPr>
        <w:t>:</w:t>
      </w:r>
      <w:r w:rsidRPr="00ED09B7">
        <w:rPr>
          <w:rFonts w:ascii="Times New Roman" w:hAnsi="Times New Roman" w:cs="Times New Roman"/>
        </w:rPr>
        <w:t xml:space="preserve"> 2173-2180.</w:t>
      </w:r>
    </w:p>
    <w:p w14:paraId="20947EAE"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Pr>
          <w:rFonts w:ascii="Times New Roman" w:hAnsi="Times New Roman" w:cs="Times New Roman"/>
        </w:rPr>
        <w:t xml:space="preserve"> </w:t>
      </w:r>
      <w:r w:rsidRPr="00ED09B7">
        <w:rPr>
          <w:rFonts w:ascii="Times New Roman" w:hAnsi="Times New Roman" w:cs="Times New Roman"/>
        </w:rPr>
        <w:t xml:space="preserve">W., </w:t>
      </w:r>
      <w:r>
        <w:rPr>
          <w:rFonts w:ascii="Times New Roman" w:hAnsi="Times New Roman" w:cs="Times New Roman"/>
        </w:rPr>
        <w:t xml:space="preserve">M. D. </w:t>
      </w:r>
      <w:r w:rsidRPr="00ED09B7">
        <w:rPr>
          <w:rFonts w:ascii="Times New Roman" w:hAnsi="Times New Roman" w:cs="Times New Roman"/>
        </w:rPr>
        <w:t xml:space="preserve">McCarthy, </w:t>
      </w:r>
      <w:r>
        <w:rPr>
          <w:rFonts w:ascii="Times New Roman" w:hAnsi="Times New Roman" w:cs="Times New Roman"/>
        </w:rPr>
        <w:t xml:space="preserve">O. A. </w:t>
      </w:r>
      <w:r w:rsidRPr="00ED09B7">
        <w:rPr>
          <w:rFonts w:ascii="Times New Roman" w:hAnsi="Times New Roman" w:cs="Times New Roman"/>
        </w:rPr>
        <w:t xml:space="preserve">Sherwood, </w:t>
      </w:r>
      <w:r>
        <w:rPr>
          <w:rFonts w:ascii="Times New Roman" w:hAnsi="Times New Roman" w:cs="Times New Roman"/>
        </w:rPr>
        <w:t xml:space="preserve">T. </w:t>
      </w:r>
      <w:r w:rsidRPr="00ED09B7">
        <w:rPr>
          <w:rFonts w:ascii="Times New Roman" w:hAnsi="Times New Roman" w:cs="Times New Roman"/>
        </w:rPr>
        <w:t xml:space="preserve">Larsen, </w:t>
      </w:r>
      <w:r>
        <w:rPr>
          <w:rFonts w:ascii="Times New Roman" w:hAnsi="Times New Roman" w:cs="Times New Roman"/>
        </w:rPr>
        <w:t xml:space="preserve">and T. P. </w:t>
      </w:r>
      <w:proofErr w:type="spellStart"/>
      <w:r w:rsidRPr="00ED09B7">
        <w:rPr>
          <w:rFonts w:ascii="Times New Roman" w:hAnsi="Times New Roman" w:cs="Times New Roman"/>
        </w:rPr>
        <w:t>Guilderson</w:t>
      </w:r>
      <w:proofErr w:type="spellEnd"/>
      <w:r w:rsidRPr="00ED09B7">
        <w:rPr>
          <w:rFonts w:ascii="Times New Roman" w:hAnsi="Times New Roman" w:cs="Times New Roman"/>
        </w:rPr>
        <w:t xml:space="preserve">. 2015. </w:t>
      </w:r>
      <w:r w:rsidRPr="00ED09B7">
        <w:rPr>
          <w:rFonts w:ascii="Times New Roman" w:hAnsi="Times New Roman" w:cs="Times New Roman"/>
        </w:rPr>
        <w:tab/>
        <w:t xml:space="preserve">Millennial-scale plankton regime shifts in the subtropical North Pacific Ocean. </w:t>
      </w:r>
      <w:r w:rsidRPr="00692556">
        <w:rPr>
          <w:rFonts w:ascii="Times New Roman" w:hAnsi="Times New Roman" w:cs="Times New Roman"/>
        </w:rPr>
        <w:t>Science</w:t>
      </w:r>
      <w:r w:rsidRPr="00ED09B7">
        <w:rPr>
          <w:rFonts w:ascii="Times New Roman" w:hAnsi="Times New Roman" w:cs="Times New Roman"/>
        </w:rPr>
        <w:t xml:space="preserve"> </w:t>
      </w:r>
      <w:r w:rsidRPr="00ED09B7">
        <w:rPr>
          <w:rFonts w:ascii="Times New Roman" w:hAnsi="Times New Roman" w:cs="Times New Roman"/>
        </w:rPr>
        <w:tab/>
        <w:t>350</w:t>
      </w:r>
      <w:r>
        <w:rPr>
          <w:rFonts w:ascii="Times New Roman" w:hAnsi="Times New Roman" w:cs="Times New Roman"/>
        </w:rPr>
        <w:t>:</w:t>
      </w:r>
      <w:r w:rsidRPr="00ED09B7">
        <w:rPr>
          <w:rFonts w:ascii="Times New Roman" w:hAnsi="Times New Roman" w:cs="Times New Roman"/>
        </w:rPr>
        <w:t xml:space="preserve"> 1530-1533.</w:t>
      </w:r>
    </w:p>
    <w:p w14:paraId="7BCC98AC"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Pr>
          <w:rFonts w:ascii="Times New Roman" w:hAnsi="Times New Roman" w:cs="Times New Roman"/>
        </w:rPr>
        <w:t xml:space="preserve"> </w:t>
      </w:r>
      <w:r w:rsidRPr="00ED09B7">
        <w:rPr>
          <w:rFonts w:ascii="Times New Roman" w:hAnsi="Times New Roman" w:cs="Times New Roman"/>
        </w:rPr>
        <w:t>W.,</w:t>
      </w:r>
      <w:r>
        <w:rPr>
          <w:rFonts w:ascii="Times New Roman" w:hAnsi="Times New Roman" w:cs="Times New Roman"/>
        </w:rPr>
        <w:t xml:space="preserve"> C. I.</w:t>
      </w:r>
      <w:r w:rsidRPr="00ED09B7">
        <w:rPr>
          <w:rFonts w:ascii="Times New Roman" w:hAnsi="Times New Roman" w:cs="Times New Roman"/>
        </w:rPr>
        <w:t xml:space="preserve"> Michelson,</w:t>
      </w:r>
      <w:r>
        <w:rPr>
          <w:rFonts w:ascii="Times New Roman" w:hAnsi="Times New Roman" w:cs="Times New Roman"/>
        </w:rPr>
        <w:t xml:space="preserve"> T.</w:t>
      </w:r>
      <w:r w:rsidRPr="00ED09B7">
        <w:rPr>
          <w:rFonts w:ascii="Times New Roman" w:hAnsi="Times New Roman" w:cs="Times New Roman"/>
        </w:rPr>
        <w:t xml:space="preserve"> Hart, </w:t>
      </w:r>
      <w:r>
        <w:rPr>
          <w:rFonts w:ascii="Times New Roman" w:hAnsi="Times New Roman" w:cs="Times New Roman"/>
        </w:rPr>
        <w:t xml:space="preserve">M. D. </w:t>
      </w:r>
      <w:r w:rsidRPr="00ED09B7">
        <w:rPr>
          <w:rFonts w:ascii="Times New Roman" w:hAnsi="Times New Roman" w:cs="Times New Roman"/>
        </w:rPr>
        <w:t xml:space="preserve">McCarthy, </w:t>
      </w:r>
      <w:r>
        <w:rPr>
          <w:rFonts w:ascii="Times New Roman" w:hAnsi="Times New Roman" w:cs="Times New Roman"/>
        </w:rPr>
        <w:t xml:space="preserve">W. P. </w:t>
      </w:r>
      <w:r w:rsidRPr="00ED09B7">
        <w:rPr>
          <w:rFonts w:ascii="Times New Roman" w:hAnsi="Times New Roman" w:cs="Times New Roman"/>
        </w:rPr>
        <w:t xml:space="preserve">Patterson, </w:t>
      </w:r>
      <w:r>
        <w:rPr>
          <w:rFonts w:ascii="Times New Roman" w:hAnsi="Times New Roman" w:cs="Times New Roman"/>
        </w:rPr>
        <w:t xml:space="preserve">and M. J. </w:t>
      </w:r>
      <w:proofErr w:type="spellStart"/>
      <w:r w:rsidRPr="00ED09B7">
        <w:rPr>
          <w:rFonts w:ascii="Times New Roman" w:hAnsi="Times New Roman" w:cs="Times New Roman"/>
        </w:rPr>
        <w:t>Polito</w:t>
      </w:r>
      <w:proofErr w:type="spellEnd"/>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2019. Divergent trophic responses of sympatric penguin species to historic anthropogenic </w:t>
      </w:r>
      <w:r w:rsidRPr="00ED09B7">
        <w:rPr>
          <w:rFonts w:ascii="Times New Roman" w:hAnsi="Times New Roman" w:cs="Times New Roman"/>
        </w:rPr>
        <w:tab/>
        <w:t xml:space="preserve">exploitation and recent climate change.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p>
    <w:p w14:paraId="7309F8EA"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Pr>
          <w:rFonts w:ascii="Times New Roman" w:hAnsi="Times New Roman" w:cs="Times New Roman"/>
        </w:rPr>
        <w:t xml:space="preserve"> </w:t>
      </w:r>
      <w:r w:rsidRPr="00ED09B7">
        <w:rPr>
          <w:rFonts w:ascii="Times New Roman" w:hAnsi="Times New Roman" w:cs="Times New Roman"/>
        </w:rPr>
        <w:t>W.,</w:t>
      </w:r>
      <w:r>
        <w:rPr>
          <w:rFonts w:ascii="Times New Roman" w:hAnsi="Times New Roman" w:cs="Times New Roman"/>
        </w:rPr>
        <w:t xml:space="preserve"> and M. D.</w:t>
      </w:r>
      <w:r w:rsidRPr="00ED09B7">
        <w:rPr>
          <w:rFonts w:ascii="Times New Roman" w:hAnsi="Times New Roman" w:cs="Times New Roman"/>
        </w:rPr>
        <w:t xml:space="preserve"> McCarthy. 2016.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 xml:space="preserve">fractionation: mechanisms, implication, and applications for trophic ecology.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p>
    <w:p w14:paraId="609F21B7"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Pr>
          <w:rFonts w:ascii="Times New Roman" w:hAnsi="Times New Roman" w:cs="Times New Roman"/>
        </w:rPr>
        <w:t xml:space="preserve"> </w:t>
      </w:r>
      <w:r w:rsidRPr="00ED09B7">
        <w:rPr>
          <w:rFonts w:ascii="Times New Roman" w:hAnsi="Times New Roman" w:cs="Times New Roman"/>
        </w:rPr>
        <w:t>K.,</w:t>
      </w:r>
      <w:r>
        <w:rPr>
          <w:rFonts w:ascii="Times New Roman" w:hAnsi="Times New Roman" w:cs="Times New Roman"/>
        </w:rPr>
        <w:t xml:space="preserve"> W.</w:t>
      </w:r>
      <w:r w:rsidRPr="00ED09B7">
        <w:rPr>
          <w:rFonts w:ascii="Times New Roman" w:hAnsi="Times New Roman" w:cs="Times New Roman"/>
        </w:rPr>
        <w:t xml:space="preserve"> Fu,</w:t>
      </w:r>
      <w:r>
        <w:rPr>
          <w:rFonts w:ascii="Times New Roman" w:hAnsi="Times New Roman" w:cs="Times New Roman"/>
        </w:rPr>
        <w:t xml:space="preserve"> F.</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 L.</w:t>
      </w:r>
      <w:r w:rsidRPr="00ED09B7">
        <w:rPr>
          <w:rFonts w:ascii="Times New Roman" w:hAnsi="Times New Roman" w:cs="Times New Roman"/>
        </w:rPr>
        <w:t xml:space="preserve"> Britten,</w:t>
      </w:r>
      <w:r>
        <w:rPr>
          <w:rFonts w:ascii="Times New Roman" w:hAnsi="Times New Roman" w:cs="Times New Roman"/>
        </w:rPr>
        <w:t xml:space="preserve"> K.</w:t>
      </w:r>
      <w:r w:rsidRPr="00ED09B7">
        <w:rPr>
          <w:rFonts w:ascii="Times New Roman" w:hAnsi="Times New Roman" w:cs="Times New Roman"/>
        </w:rPr>
        <w:t xml:space="preserve"> Lindsay, </w:t>
      </w:r>
      <w:r>
        <w:rPr>
          <w:rFonts w:ascii="Times New Roman" w:hAnsi="Times New Roman" w:cs="Times New Roman"/>
        </w:rPr>
        <w:t xml:space="preserve">M. </w:t>
      </w:r>
      <w:r w:rsidRPr="00ED09B7">
        <w:rPr>
          <w:rFonts w:ascii="Times New Roman" w:hAnsi="Times New Roman" w:cs="Times New Roman"/>
        </w:rPr>
        <w:t>Long,</w:t>
      </w:r>
      <w:r>
        <w:rPr>
          <w:rFonts w:ascii="Times New Roman" w:hAnsi="Times New Roman" w:cs="Times New Roman"/>
        </w:rPr>
        <w:t xml:space="preserve"> S. C.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 xml:space="preserve">N.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 xml:space="preserve">F. </w:t>
      </w:r>
      <w:r w:rsidRPr="00ED09B7">
        <w:rPr>
          <w:rFonts w:ascii="Times New Roman" w:hAnsi="Times New Roman" w:cs="Times New Roman"/>
        </w:rPr>
        <w:t>Hoffman,</w:t>
      </w:r>
      <w:r>
        <w:rPr>
          <w:rFonts w:ascii="Times New Roman" w:hAnsi="Times New Roman" w:cs="Times New Roman"/>
        </w:rPr>
        <w:t xml:space="preserve"> and J. T.</w:t>
      </w:r>
      <w:r w:rsidRPr="00ED09B7">
        <w:rPr>
          <w:rFonts w:ascii="Times New Roman" w:hAnsi="Times New Roman" w:cs="Times New Roman"/>
        </w:rPr>
        <w:t xml:space="preserve"> </w:t>
      </w:r>
      <w:proofErr w:type="spellStart"/>
      <w:r w:rsidRPr="00ED09B7">
        <w:rPr>
          <w:rFonts w:ascii="Times New Roman" w:hAnsi="Times New Roman" w:cs="Times New Roman"/>
        </w:rPr>
        <w:t>Randerson</w:t>
      </w:r>
      <w:proofErr w:type="spellEnd"/>
      <w:r w:rsidRPr="00ED09B7">
        <w:rPr>
          <w:rFonts w:ascii="Times New Roman" w:hAnsi="Times New Roman" w:cs="Times New Roman"/>
        </w:rPr>
        <w:t xml:space="preserve">. 2018. Sustained climate warming drives </w:t>
      </w:r>
      <w:r>
        <w:rPr>
          <w:rFonts w:ascii="Times New Roman" w:hAnsi="Times New Roman" w:cs="Times New Roman"/>
        </w:rPr>
        <w:tab/>
      </w:r>
      <w:r w:rsidRPr="00ED09B7">
        <w:rPr>
          <w:rFonts w:ascii="Times New Roman" w:hAnsi="Times New Roman" w:cs="Times New Roman"/>
        </w:rPr>
        <w:t xml:space="preserve">declining marine biological productivity.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p>
    <w:p w14:paraId="53DD5B4C" w14:textId="77777777"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 xml:space="preserve">M. </w:t>
      </w:r>
      <w:r w:rsidRPr="00ED09B7">
        <w:rPr>
          <w:rFonts w:ascii="Times New Roman" w:hAnsi="Times New Roman" w:cs="Times New Roman"/>
        </w:rPr>
        <w:t xml:space="preserve">Roberts, </w:t>
      </w:r>
      <w:r>
        <w:rPr>
          <w:rFonts w:ascii="Times New Roman" w:hAnsi="Times New Roman" w:cs="Times New Roman"/>
        </w:rPr>
        <w:t xml:space="preserve">B. S.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Pr="00ED09B7">
        <w:rPr>
          <w:rFonts w:ascii="Times New Roman" w:hAnsi="Times New Roman" w:cs="Times New Roman"/>
        </w:rPr>
        <w:t xml:space="preserve">. 2011. Puget Sound dissolved </w:t>
      </w:r>
      <w:r>
        <w:rPr>
          <w:rFonts w:ascii="Times New Roman" w:hAnsi="Times New Roman" w:cs="Times New Roman"/>
        </w:rPr>
        <w:tab/>
      </w:r>
      <w:r w:rsidRPr="00ED09B7">
        <w:rPr>
          <w:rFonts w:ascii="Times New Roman" w:hAnsi="Times New Roman" w:cs="Times New Roman"/>
        </w:rPr>
        <w:t xml:space="preserve">oxygen model: nutrient load summary for 1999–2008. Publication no. 11-03-057, </w:t>
      </w:r>
      <w:r>
        <w:rPr>
          <w:rFonts w:ascii="Times New Roman" w:hAnsi="Times New Roman" w:cs="Times New Roman"/>
        </w:rPr>
        <w:tab/>
      </w:r>
      <w:r w:rsidRPr="00ED09B7">
        <w:rPr>
          <w:rFonts w:ascii="Times New Roman" w:hAnsi="Times New Roman" w:cs="Times New Roman"/>
        </w:rPr>
        <w:t>Washington State Department of Ecology, Olympia, Washington.</w:t>
      </w:r>
    </w:p>
    <w:p w14:paraId="6E044913"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Nelson</w:t>
      </w:r>
      <w:r>
        <w:rPr>
          <w:rFonts w:ascii="Times New Roman" w:hAnsi="Times New Roman" w:cs="Times New Roman"/>
        </w:rPr>
        <w:t>,</w:t>
      </w:r>
      <w:r w:rsidRPr="00ED09B7">
        <w:rPr>
          <w:rFonts w:ascii="Times New Roman" w:hAnsi="Times New Roman" w:cs="Times New Roman"/>
        </w:rPr>
        <w:t xml:space="preserve"> B.</w:t>
      </w:r>
      <w:r>
        <w:rPr>
          <w:rFonts w:ascii="Times New Roman" w:hAnsi="Times New Roman" w:cs="Times New Roman"/>
        </w:rPr>
        <w:t xml:space="preserve"> </w:t>
      </w:r>
      <w:r w:rsidRPr="00ED09B7">
        <w:rPr>
          <w:rFonts w:ascii="Times New Roman" w:hAnsi="Times New Roman" w:cs="Times New Roman"/>
        </w:rPr>
        <w:t xml:space="preserve">W., </w:t>
      </w:r>
      <w:r>
        <w:rPr>
          <w:rFonts w:ascii="Times New Roman" w:hAnsi="Times New Roman" w:cs="Times New Roman"/>
        </w:rPr>
        <w:t xml:space="preserve">C. J. </w:t>
      </w:r>
      <w:r w:rsidRPr="00ED09B7">
        <w:rPr>
          <w:rFonts w:ascii="Times New Roman" w:hAnsi="Times New Roman" w:cs="Times New Roman"/>
        </w:rPr>
        <w:t xml:space="preserve">Walters, </w:t>
      </w:r>
      <w:r>
        <w:rPr>
          <w:rFonts w:ascii="Times New Roman" w:hAnsi="Times New Roman" w:cs="Times New Roman"/>
        </w:rPr>
        <w:t xml:space="preserve">A. W.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 xml:space="preserve">and M. K. </w:t>
      </w:r>
      <w:r w:rsidRPr="00ED09B7">
        <w:rPr>
          <w:rFonts w:ascii="Times New Roman" w:hAnsi="Times New Roman" w:cs="Times New Roman"/>
        </w:rPr>
        <w:t xml:space="preserve">McAllister. 2018.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 xml:space="preserve">Pacific Northwest.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p>
    <w:p w14:paraId="35744F45" w14:textId="77777777" w:rsidR="00CF4B45" w:rsidRPr="00692556" w:rsidRDefault="00CF4B45" w:rsidP="000637F7">
      <w:pPr>
        <w:spacing w:line="480" w:lineRule="auto"/>
        <w:rPr>
          <w:rFonts w:ascii="Times New Roman" w:hAnsi="Times New Roman" w:cs="Times New Roman"/>
          <w:sz w:val="22"/>
          <w:szCs w:val="22"/>
        </w:rPr>
      </w:pPr>
      <w:r w:rsidRPr="00692556">
        <w:rPr>
          <w:rFonts w:ascii="Times New Roman" w:hAnsi="Times New Roman" w:cs="Times New Roman"/>
          <w:sz w:val="22"/>
          <w:szCs w:val="22"/>
        </w:rPr>
        <w:t xml:space="preserve">Nielsen, J. M., B. N. Popp, and M. Winder. 2015. Meta-analysis of amino acid stable nitrogen isotope </w:t>
      </w:r>
      <w:r>
        <w:rPr>
          <w:rFonts w:ascii="Times New Roman" w:hAnsi="Times New Roman" w:cs="Times New Roman"/>
          <w:sz w:val="22"/>
          <w:szCs w:val="22"/>
        </w:rPr>
        <w:tab/>
      </w:r>
      <w:r w:rsidRPr="00692556">
        <w:rPr>
          <w:rFonts w:ascii="Times New Roman" w:hAnsi="Times New Roman" w:cs="Times New Roman"/>
          <w:sz w:val="22"/>
          <w:szCs w:val="22"/>
        </w:rPr>
        <w:t xml:space="preserve">ratios for estimating trophic position in marine organisms. </w:t>
      </w:r>
      <w:proofErr w:type="spellStart"/>
      <w:r w:rsidRPr="00692556">
        <w:rPr>
          <w:rFonts w:ascii="Times New Roman" w:hAnsi="Times New Roman" w:cs="Times New Roman"/>
          <w:sz w:val="22"/>
          <w:szCs w:val="22"/>
        </w:rPr>
        <w:t>Oecologia</w:t>
      </w:r>
      <w:proofErr w:type="spellEnd"/>
      <w:r w:rsidRPr="00692556">
        <w:rPr>
          <w:rFonts w:ascii="Times New Roman" w:hAnsi="Times New Roman" w:cs="Times New Roman"/>
          <w:i/>
          <w:sz w:val="22"/>
          <w:szCs w:val="22"/>
        </w:rPr>
        <w:t xml:space="preserve"> </w:t>
      </w:r>
      <w:r w:rsidRPr="00692556">
        <w:rPr>
          <w:rFonts w:ascii="Times New Roman" w:hAnsi="Times New Roman" w:cs="Times New Roman"/>
          <w:sz w:val="22"/>
          <w:szCs w:val="22"/>
        </w:rPr>
        <w:t>178: 631-642.</w:t>
      </w:r>
    </w:p>
    <w:p w14:paraId="4A11DD29" w14:textId="77777777" w:rsidR="00CF4B45" w:rsidRPr="00692556" w:rsidRDefault="00CF4B45" w:rsidP="000637F7">
      <w:pPr>
        <w:spacing w:line="480" w:lineRule="auto"/>
        <w:contextualSpacing/>
        <w:rPr>
          <w:rFonts w:ascii="Times New Roman" w:hAnsi="Times New Roman" w:cs="Times New Roman"/>
          <w:sz w:val="22"/>
          <w:szCs w:val="22"/>
        </w:rPr>
      </w:pPr>
      <w:proofErr w:type="spellStart"/>
      <w:r w:rsidRPr="00692556">
        <w:rPr>
          <w:rFonts w:ascii="Times New Roman" w:hAnsi="Times New Roman" w:cs="Times New Roman"/>
          <w:sz w:val="22"/>
          <w:szCs w:val="22"/>
        </w:rPr>
        <w:t>Ohlberger</w:t>
      </w:r>
      <w:proofErr w:type="spellEnd"/>
      <w:r w:rsidRPr="00692556">
        <w:rPr>
          <w:rFonts w:ascii="Times New Roman" w:hAnsi="Times New Roman" w:cs="Times New Roman"/>
          <w:sz w:val="22"/>
          <w:szCs w:val="22"/>
        </w:rPr>
        <w:t xml:space="preserve">, J., D. E. Schindler, E. J. Ward, T. E. </w:t>
      </w:r>
      <w:proofErr w:type="spellStart"/>
      <w:r w:rsidRPr="00692556">
        <w:rPr>
          <w:rFonts w:ascii="Times New Roman" w:hAnsi="Times New Roman" w:cs="Times New Roman"/>
          <w:sz w:val="22"/>
          <w:szCs w:val="22"/>
        </w:rPr>
        <w:t>Walsworth</w:t>
      </w:r>
      <w:proofErr w:type="spellEnd"/>
      <w:r w:rsidRPr="00692556">
        <w:rPr>
          <w:rFonts w:ascii="Times New Roman" w:hAnsi="Times New Roman" w:cs="Times New Roman"/>
          <w:sz w:val="22"/>
          <w:szCs w:val="22"/>
        </w:rPr>
        <w:t xml:space="preserve">, and T. E. Essington. 2019. Resurgence of </w:t>
      </w:r>
      <w:r w:rsidRPr="00692556">
        <w:rPr>
          <w:rFonts w:ascii="Times New Roman" w:hAnsi="Times New Roman" w:cs="Times New Roman"/>
          <w:sz w:val="22"/>
          <w:szCs w:val="22"/>
        </w:rPr>
        <w:tab/>
        <w:t xml:space="preserve">an apex predator and the decline in prey body size. </w:t>
      </w:r>
      <w:r w:rsidRPr="00692556">
        <w:rPr>
          <w:rFonts w:ascii="Times New Roman" w:hAnsi="Times New Roman" w:cs="Times New Roman"/>
          <w:iCs/>
          <w:sz w:val="22"/>
          <w:szCs w:val="22"/>
        </w:rPr>
        <w:t>PNAS</w:t>
      </w:r>
      <w:r w:rsidRPr="00692556">
        <w:rPr>
          <w:rFonts w:ascii="Times New Roman" w:hAnsi="Times New Roman" w:cs="Times New Roman"/>
          <w:sz w:val="22"/>
          <w:szCs w:val="22"/>
        </w:rPr>
        <w:t xml:space="preserve"> </w:t>
      </w:r>
      <w:r w:rsidRPr="00692556">
        <w:rPr>
          <w:rFonts w:ascii="Times New Roman" w:hAnsi="Times New Roman" w:cs="Times New Roman"/>
          <w:bCs/>
          <w:sz w:val="22"/>
          <w:szCs w:val="22"/>
        </w:rPr>
        <w:t>116</w:t>
      </w:r>
      <w:r w:rsidRPr="00692556">
        <w:rPr>
          <w:rFonts w:ascii="Times New Roman" w:hAnsi="Times New Roman" w:cs="Times New Roman"/>
          <w:sz w:val="22"/>
          <w:szCs w:val="22"/>
        </w:rPr>
        <w:t>: 26682-26689.</w:t>
      </w:r>
    </w:p>
    <w:p w14:paraId="2A5E5898"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Pr>
          <w:rFonts w:ascii="Times New Roman" w:hAnsi="Times New Roman" w:cs="Times New Roman"/>
        </w:rPr>
        <w:t xml:space="preserve">. </w:t>
      </w:r>
      <w:r w:rsidRPr="00ED09B7">
        <w:rPr>
          <w:rFonts w:ascii="Times New Roman" w:hAnsi="Times New Roman" w:cs="Times New Roman"/>
        </w:rPr>
        <w:t xml:space="preserve">2019. R: A language and environment for statistical computing. R Foundation for </w:t>
      </w:r>
      <w:r w:rsidRPr="00ED09B7">
        <w:rPr>
          <w:rFonts w:ascii="Times New Roman" w:hAnsi="Times New Roman" w:cs="Times New Roman"/>
        </w:rPr>
        <w:tab/>
        <w:t xml:space="preserve">Statistical Computing, Vienna, Austria. </w:t>
      </w:r>
      <w:hyperlink r:id="rId11" w:history="1">
        <w:r w:rsidRPr="00ED09B7">
          <w:rPr>
            <w:rStyle w:val="Hyperlink"/>
            <w:rFonts w:ascii="Times New Roman" w:hAnsi="Times New Roman" w:cs="Times New Roman"/>
          </w:rPr>
          <w:t>https://www.R-project.org/</w:t>
        </w:r>
      </w:hyperlink>
      <w:r w:rsidRPr="00ED09B7">
        <w:rPr>
          <w:rFonts w:ascii="Times New Roman" w:hAnsi="Times New Roman" w:cs="Times New Roman"/>
        </w:rPr>
        <w:t>.</w:t>
      </w:r>
    </w:p>
    <w:p w14:paraId="00798BE0" w14:textId="77777777"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Reum</w:t>
      </w:r>
      <w:proofErr w:type="spellEnd"/>
      <w:r>
        <w:rPr>
          <w:rFonts w:ascii="Times New Roman" w:hAnsi="Times New Roman" w:cs="Times New Roman"/>
        </w:rPr>
        <w:t>,</w:t>
      </w:r>
      <w:r w:rsidRPr="00ED09B7">
        <w:rPr>
          <w:rFonts w:ascii="Times New Roman" w:hAnsi="Times New Roman" w:cs="Times New Roman"/>
        </w:rPr>
        <w:t xml:space="preserve"> J.</w:t>
      </w:r>
      <w:r>
        <w:rPr>
          <w:rFonts w:ascii="Times New Roman" w:hAnsi="Times New Roman" w:cs="Times New Roman"/>
        </w:rPr>
        <w:t xml:space="preserve"> </w:t>
      </w:r>
      <w:r w:rsidRPr="00ED09B7">
        <w:rPr>
          <w:rFonts w:ascii="Times New Roman" w:hAnsi="Times New Roman" w:cs="Times New Roman"/>
        </w:rPr>
        <w:t xml:space="preserve">C., </w:t>
      </w:r>
      <w:r>
        <w:rPr>
          <w:rFonts w:ascii="Times New Roman" w:hAnsi="Times New Roman" w:cs="Times New Roman"/>
        </w:rPr>
        <w:t xml:space="preserve">T. E. </w:t>
      </w:r>
      <w:r w:rsidRPr="00ED09B7">
        <w:rPr>
          <w:rFonts w:ascii="Times New Roman" w:hAnsi="Times New Roman" w:cs="Times New Roman"/>
        </w:rPr>
        <w:t xml:space="preserve">Essington, </w:t>
      </w:r>
      <w:r>
        <w:rPr>
          <w:rFonts w:ascii="Times New Roman" w:hAnsi="Times New Roman" w:cs="Times New Roman"/>
        </w:rPr>
        <w:t xml:space="preserve">C. M. </w:t>
      </w:r>
      <w:r w:rsidRPr="00ED09B7">
        <w:rPr>
          <w:rFonts w:ascii="Times New Roman" w:hAnsi="Times New Roman" w:cs="Times New Roman"/>
        </w:rPr>
        <w:t xml:space="preserve">Greene, </w:t>
      </w:r>
      <w:r>
        <w:rPr>
          <w:rFonts w:ascii="Times New Roman" w:hAnsi="Times New Roman" w:cs="Times New Roman"/>
        </w:rPr>
        <w:t xml:space="preserve">C. A. </w:t>
      </w:r>
      <w:r w:rsidRPr="00ED09B7">
        <w:rPr>
          <w:rFonts w:ascii="Times New Roman" w:hAnsi="Times New Roman" w:cs="Times New Roman"/>
        </w:rPr>
        <w:t xml:space="preserve">Rice, </w:t>
      </w:r>
      <w:r>
        <w:rPr>
          <w:rFonts w:ascii="Times New Roman" w:hAnsi="Times New Roman" w:cs="Times New Roman"/>
        </w:rPr>
        <w:t xml:space="preserve">and K. L. </w:t>
      </w:r>
      <w:r w:rsidRPr="00ED09B7">
        <w:rPr>
          <w:rFonts w:ascii="Times New Roman" w:hAnsi="Times New Roman" w:cs="Times New Roman"/>
        </w:rPr>
        <w:t xml:space="preserve">Fresh. 2011.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 xml:space="preserve">freshwater flow and temperature.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p>
    <w:p w14:paraId="51F7BCE2" w14:textId="77777777"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Pr>
          <w:rFonts w:ascii="Times New Roman" w:hAnsi="Times New Roman" w:cs="Times New Roman"/>
        </w:rPr>
        <w:t xml:space="preserve"> </w:t>
      </w:r>
      <w:r w:rsidRPr="00ED09B7">
        <w:rPr>
          <w:rFonts w:ascii="Times New Roman" w:hAnsi="Times New Roman" w:cs="Times New Roman"/>
        </w:rPr>
        <w:t xml:space="preserve">R., </w:t>
      </w:r>
      <w:r>
        <w:rPr>
          <w:rFonts w:ascii="Times New Roman" w:hAnsi="Times New Roman" w:cs="Times New Roman"/>
        </w:rPr>
        <w:t xml:space="preserve">and J. P. </w:t>
      </w:r>
      <w:r w:rsidRPr="00ED09B7">
        <w:rPr>
          <w:rFonts w:ascii="Times New Roman" w:hAnsi="Times New Roman" w:cs="Times New Roman"/>
        </w:rPr>
        <w:t xml:space="preserve">Dunne J.P. 2010.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 xml:space="preserve">model.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p>
    <w:p w14:paraId="2815FFE6" w14:textId="77777777" w:rsidR="00CF4B45" w:rsidRPr="00AB7F1E" w:rsidRDefault="00CF4B45" w:rsidP="00CF4B45">
      <w:pPr>
        <w:spacing w:line="480" w:lineRule="auto"/>
        <w:rPr>
          <w:rFonts w:ascii="Times New Roman" w:hAnsi="Times New Roman" w:cs="Times New Roman"/>
        </w:rPr>
      </w:pPr>
      <w:proofErr w:type="spellStart"/>
      <w:r w:rsidRPr="00AB7F1E">
        <w:rPr>
          <w:rFonts w:ascii="Times New Roman" w:hAnsi="Times New Roman" w:cs="Times New Roman"/>
        </w:rPr>
        <w:t>Schweigert</w:t>
      </w:r>
      <w:proofErr w:type="spellEnd"/>
      <w:r>
        <w:rPr>
          <w:rFonts w:ascii="Times New Roman" w:hAnsi="Times New Roman" w:cs="Times New Roman"/>
        </w:rPr>
        <w:t>,</w:t>
      </w:r>
      <w:r w:rsidRPr="00AB7F1E">
        <w:rPr>
          <w:rFonts w:ascii="Times New Roman" w:hAnsi="Times New Roman" w:cs="Times New Roman"/>
        </w:rPr>
        <w:t xml:space="preserve"> J.</w:t>
      </w:r>
      <w:r>
        <w:rPr>
          <w:rFonts w:ascii="Times New Roman" w:hAnsi="Times New Roman" w:cs="Times New Roman"/>
        </w:rPr>
        <w:t xml:space="preserve"> </w:t>
      </w:r>
      <w:r w:rsidRPr="00AB7F1E">
        <w:rPr>
          <w:rFonts w:ascii="Times New Roman" w:hAnsi="Times New Roman" w:cs="Times New Roman"/>
        </w:rPr>
        <w:t>F.,</w:t>
      </w:r>
      <w:r>
        <w:rPr>
          <w:rFonts w:ascii="Times New Roman" w:hAnsi="Times New Roman" w:cs="Times New Roman"/>
        </w:rPr>
        <w:t xml:space="preserve"> J. L.</w:t>
      </w:r>
      <w:r w:rsidRPr="00AB7F1E">
        <w:rPr>
          <w:rFonts w:ascii="Times New Roman" w:hAnsi="Times New Roman" w:cs="Times New Roman"/>
        </w:rPr>
        <w:t xml:space="preserve"> Boldt, </w:t>
      </w:r>
      <w:r>
        <w:rPr>
          <w:rFonts w:ascii="Times New Roman" w:hAnsi="Times New Roman" w:cs="Times New Roman"/>
        </w:rPr>
        <w:t xml:space="preserve">L. </w:t>
      </w:r>
      <w:proofErr w:type="spellStart"/>
      <w:r w:rsidRPr="00AB7F1E">
        <w:rPr>
          <w:rFonts w:ascii="Times New Roman" w:hAnsi="Times New Roman" w:cs="Times New Roman"/>
        </w:rPr>
        <w:t>Flostrand</w:t>
      </w:r>
      <w:proofErr w:type="spellEnd"/>
      <w:r w:rsidRPr="00AB7F1E">
        <w:rPr>
          <w:rFonts w:ascii="Times New Roman" w:hAnsi="Times New Roman" w:cs="Times New Roman"/>
        </w:rPr>
        <w:t>,</w:t>
      </w:r>
      <w:r>
        <w:rPr>
          <w:rFonts w:ascii="Times New Roman" w:hAnsi="Times New Roman" w:cs="Times New Roman"/>
        </w:rPr>
        <w:t xml:space="preserve"> and J. S.</w:t>
      </w:r>
      <w:r w:rsidRPr="00AB7F1E">
        <w:rPr>
          <w:rFonts w:ascii="Times New Roman" w:hAnsi="Times New Roman" w:cs="Times New Roman"/>
        </w:rPr>
        <w:t xml:space="preserve"> Cleary J.S. 2010. A review of factors </w:t>
      </w:r>
      <w:r>
        <w:rPr>
          <w:rFonts w:ascii="Times New Roman" w:hAnsi="Times New Roman" w:cs="Times New Roman"/>
        </w:rPr>
        <w:tab/>
      </w:r>
      <w:r w:rsidRPr="00AB7F1E">
        <w:rPr>
          <w:rFonts w:ascii="Times New Roman" w:hAnsi="Times New Roman" w:cs="Times New Roman"/>
        </w:rPr>
        <w:t>limiting</w:t>
      </w:r>
      <w:r>
        <w:rPr>
          <w:rFonts w:ascii="Times New Roman" w:hAnsi="Times New Roman" w:cs="Times New Roman"/>
        </w:rPr>
        <w:t xml:space="preserve"> </w:t>
      </w:r>
      <w:r w:rsidRPr="00AB7F1E">
        <w:rPr>
          <w:rFonts w:ascii="Times New Roman" w:hAnsi="Times New Roman" w:cs="Times New Roman"/>
        </w:rPr>
        <w:t xml:space="preserve">recovery of Pacific herring stocks in Canada. </w:t>
      </w:r>
      <w:r w:rsidRPr="00692556">
        <w:rPr>
          <w:rFonts w:ascii="Times New Roman" w:hAnsi="Times New Roman" w:cs="Times New Roman"/>
        </w:rPr>
        <w:t>ICES Journal of Marine Science</w:t>
      </w:r>
      <w:r w:rsidRPr="00AB7F1E">
        <w:rPr>
          <w:rFonts w:ascii="Times New Roman" w:hAnsi="Times New Roman" w:cs="Times New Roman"/>
        </w:rPr>
        <w:t xml:space="preserve"> </w:t>
      </w:r>
      <w:r>
        <w:rPr>
          <w:rFonts w:ascii="Times New Roman" w:hAnsi="Times New Roman" w:cs="Times New Roman"/>
        </w:rPr>
        <w:tab/>
      </w:r>
      <w:r w:rsidRPr="00AB7F1E">
        <w:rPr>
          <w:rFonts w:ascii="Times New Roman" w:hAnsi="Times New Roman" w:cs="Times New Roman"/>
        </w:rPr>
        <w:t>67</w:t>
      </w:r>
      <w:r>
        <w:rPr>
          <w:rFonts w:ascii="Times New Roman" w:hAnsi="Times New Roman" w:cs="Times New Roman"/>
        </w:rPr>
        <w:t xml:space="preserve">: </w:t>
      </w:r>
      <w:r w:rsidRPr="00AB7F1E">
        <w:rPr>
          <w:rFonts w:ascii="Times New Roman" w:hAnsi="Times New Roman" w:cs="Times New Roman"/>
        </w:rPr>
        <w:t>1903</w:t>
      </w:r>
      <w:r>
        <w:rPr>
          <w:rFonts w:ascii="Times New Roman" w:hAnsi="Times New Roman" w:cs="Times New Roman"/>
        </w:rPr>
        <w:t>-</w:t>
      </w:r>
      <w:r w:rsidRPr="00AB7F1E">
        <w:rPr>
          <w:rFonts w:ascii="Times New Roman" w:hAnsi="Times New Roman" w:cs="Times New Roman"/>
        </w:rPr>
        <w:t>1913.</w:t>
      </w:r>
    </w:p>
    <w:p w14:paraId="6F06D8AB" w14:textId="7777777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C., </w:t>
      </w:r>
      <w:r>
        <w:rPr>
          <w:rFonts w:ascii="Times New Roman" w:eastAsia="Times New Roman" w:hAnsi="Times New Roman" w:cs="Times New Roman"/>
        </w:rPr>
        <w:t xml:space="preserve">and T. B. </w:t>
      </w:r>
      <w:r w:rsidRPr="00ED09B7">
        <w:rPr>
          <w:rFonts w:ascii="Times New Roman" w:eastAsia="Times New Roman" w:hAnsi="Times New Roman" w:cs="Times New Roman"/>
        </w:rPr>
        <w:t xml:space="preserve">Francis. 2016.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 xml:space="preserve">USA.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p>
    <w:p w14:paraId="74B30836" w14:textId="77777777" w:rsidR="00CF4B45" w:rsidRPr="00ED09B7" w:rsidRDefault="00CF4B45" w:rsidP="00CF4B45">
      <w:pPr>
        <w:tabs>
          <w:tab w:val="left" w:pos="451"/>
        </w:tabs>
        <w:spacing w:line="480" w:lineRule="auto"/>
        <w:rPr>
          <w:rFonts w:ascii="Times New Roman" w:hAnsi="Times New Roman" w:cs="Times New Roman"/>
          <w:bCs/>
          <w:color w:val="222222"/>
        </w:rPr>
      </w:pPr>
      <w:r w:rsidRPr="00ED09B7">
        <w:rPr>
          <w:rFonts w:ascii="Times New Roman" w:hAnsi="Times New Roman" w:cs="Times New Roman"/>
        </w:rPr>
        <w:t>Sherwood</w:t>
      </w:r>
      <w:r>
        <w:rPr>
          <w:rFonts w:ascii="Times New Roman" w:hAnsi="Times New Roman" w:cs="Times New Roman"/>
        </w:rPr>
        <w:t>,</w:t>
      </w:r>
      <w:r w:rsidRPr="00ED09B7">
        <w:rPr>
          <w:rFonts w:ascii="Times New Roman" w:hAnsi="Times New Roman" w:cs="Times New Roman"/>
        </w:rPr>
        <w:t xml:space="preserve"> O.</w:t>
      </w:r>
      <w:r>
        <w:rPr>
          <w:rFonts w:ascii="Times New Roman" w:hAnsi="Times New Roman" w:cs="Times New Roman"/>
        </w:rPr>
        <w:t xml:space="preserve"> </w:t>
      </w:r>
      <w:r w:rsidRPr="00ED09B7">
        <w:rPr>
          <w:rFonts w:ascii="Times New Roman" w:hAnsi="Times New Roman" w:cs="Times New Roman"/>
        </w:rPr>
        <w:t xml:space="preserve">A., </w:t>
      </w:r>
      <w:r>
        <w:rPr>
          <w:rFonts w:ascii="Times New Roman" w:hAnsi="Times New Roman" w:cs="Times New Roman"/>
        </w:rPr>
        <w:t xml:space="preserve">M. F. </w:t>
      </w:r>
      <w:r w:rsidRPr="00ED09B7">
        <w:rPr>
          <w:rFonts w:ascii="Times New Roman" w:hAnsi="Times New Roman" w:cs="Times New Roman"/>
        </w:rPr>
        <w:t>Lehmann,</w:t>
      </w:r>
      <w:r>
        <w:rPr>
          <w:rFonts w:ascii="Times New Roman" w:hAnsi="Times New Roman" w:cs="Times New Roman"/>
        </w:rPr>
        <w:t xml:space="preserve"> C. J.</w:t>
      </w:r>
      <w:r w:rsidRPr="00ED09B7">
        <w:rPr>
          <w:rFonts w:ascii="Times New Roman" w:hAnsi="Times New Roman" w:cs="Times New Roman"/>
        </w:rPr>
        <w:t xml:space="preserve"> Schubert, </w:t>
      </w:r>
      <w:r>
        <w:rPr>
          <w:rFonts w:ascii="Times New Roman" w:hAnsi="Times New Roman" w:cs="Times New Roman"/>
        </w:rPr>
        <w:t xml:space="preserve">D. B. </w:t>
      </w:r>
      <w:r w:rsidRPr="00ED09B7">
        <w:rPr>
          <w:rFonts w:ascii="Times New Roman" w:hAnsi="Times New Roman" w:cs="Times New Roman"/>
        </w:rPr>
        <w:t xml:space="preserve">Scott, </w:t>
      </w:r>
      <w:r>
        <w:rPr>
          <w:rFonts w:ascii="Times New Roman" w:hAnsi="Times New Roman" w:cs="Times New Roman"/>
        </w:rPr>
        <w:t xml:space="preserve">and M. D. </w:t>
      </w:r>
      <w:r w:rsidRPr="00ED09B7">
        <w:rPr>
          <w:rFonts w:ascii="Times New Roman" w:hAnsi="Times New Roman" w:cs="Times New Roman"/>
        </w:rPr>
        <w:t xml:space="preserve">McCarthy. 2011. </w:t>
      </w:r>
      <w:r>
        <w:rPr>
          <w:rFonts w:ascii="Times New Roman" w:hAnsi="Times New Roman" w:cs="Times New Roman"/>
        </w:rPr>
        <w:tab/>
      </w:r>
      <w:r w:rsidRPr="00ED09B7">
        <w:rPr>
          <w:rFonts w:ascii="Times New Roman" w:hAnsi="Times New Roman" w:cs="Times New Roman"/>
        </w:rPr>
        <w:t xml:space="preserve">Nutrient regime shift in the western North Atlantic indicated by compound-specific </w:t>
      </w:r>
      <w:r w:rsidRPr="00ED09B7">
        <w:rPr>
          <w:rFonts w:ascii="Times New Roman" w:hAnsi="Times New Roman" w:cs="Times New Roman"/>
          <w:bCs/>
          <w:iCs/>
          <w:color w:val="222222"/>
        </w:rPr>
        <w:t>δ</w:t>
      </w:r>
      <w:r w:rsidRPr="00ED09B7">
        <w:rPr>
          <w:rFonts w:ascii="Times New Roman" w:hAnsi="Times New Roman" w:cs="Times New Roman"/>
          <w:bCs/>
          <w:color w:val="222222"/>
          <w:vertAlign w:val="superscript"/>
        </w:rPr>
        <w:t>15</w:t>
      </w:r>
      <w:r w:rsidRPr="00ED09B7">
        <w:rPr>
          <w:rFonts w:ascii="Times New Roman" w:hAnsi="Times New Roman" w:cs="Times New Roman"/>
          <w:bCs/>
          <w:color w:val="222222"/>
        </w:rPr>
        <w:t xml:space="preserve">N of </w:t>
      </w:r>
      <w:r>
        <w:rPr>
          <w:rFonts w:ascii="Times New Roman" w:hAnsi="Times New Roman" w:cs="Times New Roman"/>
          <w:bCs/>
          <w:color w:val="222222"/>
        </w:rPr>
        <w:tab/>
      </w:r>
      <w:r w:rsidRPr="00ED09B7">
        <w:rPr>
          <w:rFonts w:ascii="Times New Roman" w:hAnsi="Times New Roman" w:cs="Times New Roman"/>
          <w:bCs/>
          <w:color w:val="222222"/>
        </w:rPr>
        <w:t xml:space="preserve">deep-sea gorgonian corals. </w:t>
      </w:r>
      <w:r w:rsidRPr="00692556">
        <w:rPr>
          <w:rFonts w:ascii="Times New Roman" w:hAnsi="Times New Roman" w:cs="Times New Roman"/>
          <w:bCs/>
          <w:color w:val="222222"/>
        </w:rPr>
        <w:t>PNAS</w:t>
      </w:r>
      <w:r w:rsidRPr="00ED09B7">
        <w:rPr>
          <w:rFonts w:ascii="Times New Roman" w:hAnsi="Times New Roman" w:cs="Times New Roman"/>
          <w:bCs/>
          <w:color w:val="222222"/>
        </w:rPr>
        <w:t xml:space="preserve"> 108</w:t>
      </w:r>
      <w:r>
        <w:rPr>
          <w:rFonts w:ascii="Times New Roman" w:hAnsi="Times New Roman" w:cs="Times New Roman"/>
          <w:bCs/>
          <w:color w:val="222222"/>
        </w:rPr>
        <w:t>:</w:t>
      </w:r>
      <w:r w:rsidRPr="00ED09B7">
        <w:rPr>
          <w:rFonts w:ascii="Times New Roman" w:hAnsi="Times New Roman" w:cs="Times New Roman"/>
          <w:bCs/>
          <w:color w:val="222222"/>
        </w:rPr>
        <w:t xml:space="preserve"> 1011-1015.</w:t>
      </w:r>
    </w:p>
    <w:p w14:paraId="134EF5A2" w14:textId="77777777"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lastRenderedPageBreak/>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S., </w:t>
      </w:r>
      <w:r>
        <w:rPr>
          <w:rFonts w:ascii="Times New Roman" w:eastAsia="Times New Roman" w:hAnsi="Times New Roman" w:cs="Times New Roman"/>
        </w:rPr>
        <w:t xml:space="preserve">L. M. </w:t>
      </w:r>
      <w:r w:rsidRPr="00ED09B7">
        <w:rPr>
          <w:rFonts w:ascii="Times New Roman" w:eastAsia="Times New Roman" w:hAnsi="Times New Roman" w:cs="Times New Roman"/>
        </w:rPr>
        <w:t xml:space="preserve">Weldon, </w:t>
      </w:r>
      <w:r>
        <w:rPr>
          <w:rFonts w:ascii="Times New Roman" w:eastAsia="Times New Roman" w:hAnsi="Times New Roman" w:cs="Times New Roman"/>
        </w:rPr>
        <w:t xml:space="preserve">J. L. </w:t>
      </w:r>
      <w:r w:rsidRPr="00ED09B7">
        <w:rPr>
          <w:rFonts w:ascii="Times New Roman" w:eastAsia="Times New Roman" w:hAnsi="Times New Roman" w:cs="Times New Roman"/>
        </w:rPr>
        <w:t xml:space="preserve">Hayward, </w:t>
      </w:r>
      <w:r>
        <w:rPr>
          <w:rFonts w:ascii="Times New Roman" w:eastAsia="Times New Roman" w:hAnsi="Times New Roman" w:cs="Times New Roman"/>
        </w:rPr>
        <w:t xml:space="preserve">and S. M. </w:t>
      </w:r>
      <w:r w:rsidRPr="00ED09B7">
        <w:rPr>
          <w:rFonts w:ascii="Times New Roman" w:eastAsia="Times New Roman" w:hAnsi="Times New Roman" w:cs="Times New Roman"/>
        </w:rPr>
        <w:t xml:space="preserve">Henson. 2017.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 xml:space="preserve">California Current system.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p>
    <w:p w14:paraId="5731FEA0" w14:textId="77777777"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Pr>
          <w:rFonts w:ascii="Times New Roman" w:hAnsi="Times New Roman" w:cs="Times New Roman"/>
        </w:rPr>
        <w:t xml:space="preserve"> </w:t>
      </w:r>
      <w:r w:rsidRPr="00ED09B7">
        <w:rPr>
          <w:rFonts w:ascii="Times New Roman" w:hAnsi="Times New Roman" w:cs="Times New Roman"/>
        </w:rPr>
        <w:t xml:space="preserve">S. 2012. Apex predators and trophic cascades in large marine ecosystems: learning </w:t>
      </w:r>
      <w:r w:rsidRPr="00ED09B7">
        <w:rPr>
          <w:rFonts w:ascii="Times New Roman" w:hAnsi="Times New Roman" w:cs="Times New Roman"/>
        </w:rPr>
        <w:tab/>
        <w:t xml:space="preserve">from serendipity.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p>
    <w:p w14:paraId="34021180"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Pr>
          <w:rFonts w:ascii="Times New Roman" w:hAnsi="Times New Roman" w:cs="Times New Roman"/>
        </w:rPr>
        <w:t xml:space="preserve"> </w:t>
      </w:r>
      <w:r w:rsidRPr="00ED09B7">
        <w:rPr>
          <w:rFonts w:ascii="Times New Roman" w:hAnsi="Times New Roman" w:cs="Times New Roman"/>
        </w:rPr>
        <w:t>C.,</w:t>
      </w:r>
      <w:r>
        <w:rPr>
          <w:rFonts w:ascii="Times New Roman" w:hAnsi="Times New Roman" w:cs="Times New Roman"/>
        </w:rPr>
        <w:t xml:space="preserve"> M. M.</w:t>
      </w:r>
      <w:r w:rsidRPr="00ED09B7">
        <w:rPr>
          <w:rFonts w:ascii="Times New Roman" w:hAnsi="Times New Roman" w:cs="Times New Roman"/>
        </w:rPr>
        <w:t xml:space="preserve"> Lance,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B. G. </w:t>
      </w:r>
      <w:r w:rsidRPr="00ED09B7">
        <w:rPr>
          <w:rFonts w:ascii="Times New Roman" w:hAnsi="Times New Roman" w:cs="Times New Roman"/>
        </w:rPr>
        <w:t>Miner,</w:t>
      </w:r>
      <w:r>
        <w:rPr>
          <w:rFonts w:ascii="Times New Roman" w:hAnsi="Times New Roman" w:cs="Times New Roman"/>
        </w:rPr>
        <w:t xml:space="preserve"> and A.</w:t>
      </w:r>
      <w:r w:rsidRPr="00ED09B7">
        <w:rPr>
          <w:rFonts w:ascii="Times New Roman" w:hAnsi="Times New Roman" w:cs="Times New Roman"/>
        </w:rPr>
        <w:t xml:space="preserve"> Acevedo-Gutiérrez. 2011. </w:t>
      </w:r>
      <w:r>
        <w:rPr>
          <w:rFonts w:ascii="Times New Roman" w:hAnsi="Times New Roman" w:cs="Times New Roman"/>
        </w:rPr>
        <w:tab/>
      </w:r>
      <w:r w:rsidRPr="00ED09B7">
        <w:rPr>
          <w:rFonts w:ascii="Times New Roman" w:hAnsi="Times New Roman" w:cs="Times New Roman"/>
        </w:rPr>
        <w:t xml:space="preserve">Harbor seal foraging response to a seasonal resource pulse, spawning Pacific herring. </w:t>
      </w:r>
      <w:r>
        <w:rPr>
          <w:rFonts w:ascii="Times New Roman" w:hAnsi="Times New Roman" w:cs="Times New Roman"/>
        </w:rPr>
        <w:tab/>
      </w:r>
      <w:r w:rsidRPr="00692556">
        <w:rPr>
          <w:rFonts w:ascii="Times New Roman" w:hAnsi="Times New Roman" w:cs="Times New Roman"/>
          <w:iCs/>
        </w:rPr>
        <w:t>Marine 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p>
    <w:p w14:paraId="4E661904"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w:t>
      </w:r>
      <w:r w:rsidRPr="00ED09B7">
        <w:rPr>
          <w:rFonts w:ascii="Times New Roman" w:hAnsi="Times New Roman" w:cs="Times New Roman"/>
        </w:rPr>
        <w:t xml:space="preserve"> A.</w:t>
      </w:r>
      <w:r>
        <w:rPr>
          <w:rFonts w:ascii="Times New Roman" w:hAnsi="Times New Roman" w:cs="Times New Roman"/>
        </w:rPr>
        <w:t xml:space="preserve"> </w:t>
      </w:r>
      <w:r w:rsidRPr="00ED09B7">
        <w:rPr>
          <w:rFonts w:ascii="Times New Roman" w:hAnsi="Times New Roman" w:cs="Times New Roman"/>
        </w:rPr>
        <w:t xml:space="preserve">C., </w:t>
      </w:r>
      <w:r>
        <w:rPr>
          <w:rFonts w:ascii="Times New Roman" w:hAnsi="Times New Roman" w:cs="Times New Roman"/>
        </w:rPr>
        <w:t xml:space="preserve">B. W. </w:t>
      </w:r>
      <w:r w:rsidRPr="00ED09B7">
        <w:rPr>
          <w:rFonts w:ascii="Times New Roman" w:hAnsi="Times New Roman" w:cs="Times New Roman"/>
        </w:rPr>
        <w:t xml:space="preserve">Nelson, </w:t>
      </w:r>
      <w:r>
        <w:rPr>
          <w:rFonts w:ascii="Times New Roman" w:hAnsi="Times New Roman" w:cs="Times New Roman"/>
        </w:rPr>
        <w:t xml:space="preserve">M. M. </w:t>
      </w:r>
      <w:r w:rsidRPr="00ED09B7">
        <w:rPr>
          <w:rFonts w:ascii="Times New Roman" w:hAnsi="Times New Roman" w:cs="Times New Roman"/>
        </w:rPr>
        <w:t xml:space="preserve">Lance, </w:t>
      </w:r>
      <w:r>
        <w:rPr>
          <w:rFonts w:ascii="Times New Roman" w:hAnsi="Times New Roman" w:cs="Times New Roman"/>
        </w:rPr>
        <w:t xml:space="preserve">B. 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 W.</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2017.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 xml:space="preserve">target juvenile salmon of conservation concern.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p>
    <w:p w14:paraId="3DDA8D2A"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and R. E. </w:t>
      </w:r>
      <w:r w:rsidRPr="00ED09B7">
        <w:rPr>
          <w:rFonts w:ascii="Times New Roman" w:hAnsi="Times New Roman" w:cs="Times New Roman"/>
        </w:rPr>
        <w:t>Thomson</w:t>
      </w:r>
      <w:r>
        <w:rPr>
          <w:rFonts w:ascii="Times New Roman" w:hAnsi="Times New Roman" w:cs="Times New Roman"/>
        </w:rPr>
        <w:t xml:space="preserve">. </w:t>
      </w:r>
      <w:r w:rsidRPr="00ED09B7">
        <w:rPr>
          <w:rFonts w:ascii="Times New Roman" w:hAnsi="Times New Roman" w:cs="Times New Roman"/>
        </w:rPr>
        <w:t xml:space="preserve">2005. Bottom-up ecosystem trophic dynamics determine fish </w:t>
      </w:r>
      <w:r w:rsidRPr="00ED09B7">
        <w:rPr>
          <w:rFonts w:ascii="Times New Roman" w:hAnsi="Times New Roman" w:cs="Times New Roman"/>
        </w:rPr>
        <w:tab/>
        <w:t xml:space="preserve">production in the Northeast Pacific.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p>
    <w:p w14:paraId="04664E84"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 xml:space="preserve">Washington Department of Fish &amp; Wildlife and Puget Sound Indian Tribes. 2017. </w:t>
      </w:r>
      <w:r w:rsidRPr="00ED09B7">
        <w:rPr>
          <w:rFonts w:ascii="Times New Roman" w:hAnsi="Times New Roman" w:cs="Times New Roman"/>
        </w:rPr>
        <w:tab/>
        <w:t xml:space="preserve">Comprehensive Management Plan for Puget Sound Chinook: Harvest Management </w:t>
      </w:r>
      <w:r w:rsidRPr="00ED09B7">
        <w:rPr>
          <w:rFonts w:ascii="Times New Roman" w:hAnsi="Times New Roman" w:cs="Times New Roman"/>
        </w:rPr>
        <w:tab/>
        <w:t>Component. Northwest Indian Fisheries Commission, Olympia, WA. 247 pages.</w:t>
      </w:r>
    </w:p>
    <w:p w14:paraId="6B12FC07" w14:textId="531525D5" w:rsidR="006103DF" w:rsidRDefault="00CF4B45" w:rsidP="006103DF">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 </w:t>
      </w:r>
      <w:r>
        <w:rPr>
          <w:rFonts w:ascii="Times New Roman" w:hAnsi="Times New Roman" w:cs="Times New Roman"/>
        </w:rPr>
        <w:t xml:space="preserve">M. </w:t>
      </w:r>
      <w:r w:rsidRPr="00ED09B7">
        <w:rPr>
          <w:rFonts w:ascii="Times New Roman" w:hAnsi="Times New Roman" w:cs="Times New Roman"/>
        </w:rPr>
        <w:t xml:space="preserve">Lance, </w:t>
      </w:r>
      <w:r>
        <w:rPr>
          <w:rFonts w:ascii="Times New Roman" w:hAnsi="Times New Roman" w:cs="Times New Roman"/>
        </w:rPr>
        <w:t xml:space="preserve">S. </w:t>
      </w:r>
      <w:r w:rsidRPr="00ED09B7">
        <w:rPr>
          <w:rFonts w:ascii="Times New Roman" w:hAnsi="Times New Roman" w:cs="Times New Roman"/>
        </w:rPr>
        <w:t xml:space="preserve">Jeffries, </w:t>
      </w:r>
      <w:r>
        <w:rPr>
          <w:rFonts w:ascii="Times New Roman" w:hAnsi="Times New Roman" w:cs="Times New Roman"/>
        </w:rPr>
        <w:t xml:space="preserve">and A. </w:t>
      </w:r>
      <w:r w:rsidRPr="00ED09B7">
        <w:rPr>
          <w:rFonts w:ascii="Times New Roman" w:hAnsi="Times New Roman" w:cs="Times New Roman"/>
        </w:rPr>
        <w:t xml:space="preserve">Acevedo-Gutiérrez. 2014.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 xml:space="preserve">seal foraging behavior.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p>
    <w:p w14:paraId="55EBE7B8" w14:textId="77777777" w:rsidR="006103DF" w:rsidRDefault="006103DF">
      <w:pPr>
        <w:rPr>
          <w:rFonts w:ascii="Times New Roman" w:hAnsi="Times New Roman" w:cs="Times New Roman"/>
          <w:b/>
        </w:rPr>
      </w:pPr>
      <w:r>
        <w:rPr>
          <w:rFonts w:ascii="Times New Roman" w:hAnsi="Times New Roman" w:cs="Times New Roman"/>
          <w:b/>
        </w:rPr>
        <w:br w:type="page"/>
      </w:r>
    </w:p>
    <w:p w14:paraId="633AD048" w14:textId="07F4D068"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Figures</w:t>
      </w:r>
      <w:r w:rsidR="007D3BE4">
        <w:rPr>
          <w:rFonts w:ascii="Times New Roman" w:hAnsi="Times New Roman" w:cs="Times New Roman"/>
          <w:b/>
        </w:rPr>
        <w:t xml:space="preserve"> Captions</w:t>
      </w:r>
    </w:p>
    <w:p w14:paraId="1326951B" w14:textId="60E3B03D" w:rsidR="0091671B" w:rsidRDefault="006C6FEE" w:rsidP="006103DF">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f specimen collection and total number of specimens for each year from 1928-2014 in the Salish Sea and coastal Washington respectively.</w:t>
      </w:r>
    </w:p>
    <w:p w14:paraId="0E0C29A3" w14:textId="106FB4A7" w:rsidR="008C63D1" w:rsidRPr="006103DF"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The covariates of the best </w:t>
      </w:r>
      <w:r w:rsidR="00B86078">
        <w:rPr>
          <w:rFonts w:ascii="Times New Roman" w:hAnsi="Times New Roman" w:cs="Times New Roman"/>
        </w:rPr>
        <w:t>ocean condition (a-c)</w:t>
      </w:r>
      <w:r>
        <w:rPr>
          <w:rFonts w:ascii="Times New Roman" w:hAnsi="Times New Roman" w:cs="Times New Roman"/>
        </w:rPr>
        <w:t xml:space="preserve"> </w:t>
      </w:r>
      <w:r w:rsidR="00B86078">
        <w:rPr>
          <w:rFonts w:ascii="Times New Roman" w:hAnsi="Times New Roman" w:cs="Times New Roman"/>
        </w:rPr>
        <w:t xml:space="preserve">and prey availability (d-f) </w:t>
      </w:r>
      <w:r>
        <w:rPr>
          <w:rFonts w:ascii="Times New Roman" w:hAnsi="Times New Roman" w:cs="Times New Roman"/>
        </w:rPr>
        <w:t>hierarchical models</w:t>
      </w:r>
      <w:r w:rsidR="00B86078">
        <w:rPr>
          <w:rFonts w:ascii="Times New Roman" w:hAnsi="Times New Roman" w:cs="Times New Roman"/>
        </w:rPr>
        <w:t>.</w:t>
      </w:r>
      <w:r>
        <w:rPr>
          <w:rFonts w:ascii="Times New Roman" w:hAnsi="Times New Roman" w:cs="Times New Roman"/>
        </w:rPr>
        <w:t xml:space="preserve"> </w:t>
      </w:r>
      <w:r w:rsidR="00B86078">
        <w:rPr>
          <w:rFonts w:ascii="Times New Roman" w:hAnsi="Times New Roman" w:cs="Times New Roman"/>
        </w:rPr>
        <w:t>Y axis denotes the coefficient for each covariate (</w:t>
      </w:r>
      <w:r w:rsidR="00850F33">
        <w:rPr>
          <w:rFonts w:ascii="Times New Roman" w:hAnsi="Times New Roman" w:cs="Times New Roman"/>
        </w:rPr>
        <w:t xml:space="preserve">colored points; </w:t>
      </w:r>
      <w:r w:rsidR="00B86078">
        <w:rPr>
          <w:rFonts w:ascii="Times New Roman" w:hAnsi="Times New Roman" w:cs="Times New Roman"/>
        </w:rPr>
        <w:t>magnitude of trophic level change in response to the covariate); black</w:t>
      </w:r>
      <w:r w:rsidR="00850F33">
        <w:rPr>
          <w:rFonts w:ascii="Times New Roman" w:hAnsi="Times New Roman" w:cs="Times New Roman"/>
        </w:rPr>
        <w:t xml:space="preserve"> </w:t>
      </w:r>
      <w:r w:rsidR="00B86078">
        <w:rPr>
          <w:rFonts w:ascii="Times New Roman" w:hAnsi="Times New Roman" w:cs="Times New Roman"/>
        </w:rPr>
        <w:t xml:space="preserve">points are fixed effects and grey points are random effects (amino acid). </w:t>
      </w:r>
      <w:r w:rsidR="00850F33">
        <w:rPr>
          <w:rFonts w:ascii="Times New Roman" w:hAnsi="Times New Roman" w:cs="Times New Roman"/>
        </w:rPr>
        <w:t xml:space="preserve">Models represent multiple time scales of trophic position response to ecological conditions, a </w:t>
      </w:r>
      <w:r w:rsidR="00B86078">
        <w:rPr>
          <w:rFonts w:ascii="Times New Roman" w:hAnsi="Times New Roman" w:cs="Times New Roman"/>
        </w:rPr>
        <w:t>physiological delay only model</w:t>
      </w:r>
      <w:r w:rsidR="00850F33">
        <w:rPr>
          <w:rFonts w:ascii="Times New Roman" w:hAnsi="Times New Roman" w:cs="Times New Roman"/>
        </w:rPr>
        <w:t>s</w:t>
      </w:r>
      <w:r w:rsidR="00B86078">
        <w:rPr>
          <w:rFonts w:ascii="Times New Roman" w:hAnsi="Times New Roman" w:cs="Times New Roman"/>
        </w:rPr>
        <w:t xml:space="preserve"> (</w:t>
      </w:r>
      <w:r w:rsidR="00850F33">
        <w:rPr>
          <w:rFonts w:ascii="Times New Roman" w:hAnsi="Times New Roman" w:cs="Times New Roman"/>
        </w:rPr>
        <w:t xml:space="preserve">c &amp; f; </w:t>
      </w:r>
      <w:r w:rsidR="00B86078">
        <w:rPr>
          <w:rFonts w:ascii="Times New Roman" w:hAnsi="Times New Roman" w:cs="Times New Roman"/>
        </w:rPr>
        <w:t>tissue turnover, 1</w:t>
      </w:r>
      <w:r w:rsidR="00850F33">
        <w:rPr>
          <w:rFonts w:ascii="Times New Roman" w:hAnsi="Times New Roman" w:cs="Times New Roman"/>
        </w:rPr>
        <w:t>-</w:t>
      </w:r>
      <w:r w:rsidR="00B86078">
        <w:rPr>
          <w:rFonts w:ascii="Times New Roman" w:hAnsi="Times New Roman" w:cs="Times New Roman"/>
        </w:rPr>
        <w:t>year lag</w:t>
      </w:r>
      <w:proofErr w:type="gramStart"/>
      <w:r w:rsidR="00B86078">
        <w:rPr>
          <w:rFonts w:ascii="Times New Roman" w:hAnsi="Times New Roman" w:cs="Times New Roman"/>
        </w:rPr>
        <w:t>);  a</w:t>
      </w:r>
      <w:proofErr w:type="gramEnd"/>
      <w:r w:rsidR="00B86078">
        <w:rPr>
          <w:rFonts w:ascii="Times New Roman" w:hAnsi="Times New Roman" w:cs="Times New Roman"/>
        </w:rPr>
        <w:t xml:space="preserve"> 1</w:t>
      </w:r>
      <w:r w:rsidR="00850F33">
        <w:rPr>
          <w:rFonts w:ascii="Times New Roman" w:hAnsi="Times New Roman" w:cs="Times New Roman"/>
        </w:rPr>
        <w:t>-</w:t>
      </w:r>
      <w:r w:rsidR="00B86078">
        <w:rPr>
          <w:rFonts w:ascii="Times New Roman" w:hAnsi="Times New Roman" w:cs="Times New Roman"/>
        </w:rPr>
        <w:t>year ecological delay in addition to the physiological delay (</w:t>
      </w:r>
      <w:r w:rsidR="00850F33">
        <w:rPr>
          <w:rFonts w:ascii="Times New Roman" w:hAnsi="Times New Roman" w:cs="Times New Roman"/>
        </w:rPr>
        <w:t xml:space="preserve">b &amp; e; </w:t>
      </w:r>
      <w:r w:rsidR="00B86078">
        <w:rPr>
          <w:rFonts w:ascii="Times New Roman" w:hAnsi="Times New Roman" w:cs="Times New Roman"/>
        </w:rPr>
        <w:t>2-year lag) and a 2-year ecological delay in addition to the physiological delay (</w:t>
      </w:r>
      <w:r w:rsidR="00850F33">
        <w:rPr>
          <w:rFonts w:ascii="Times New Roman" w:hAnsi="Times New Roman" w:cs="Times New Roman"/>
        </w:rPr>
        <w:t xml:space="preserve">a &amp; d; </w:t>
      </w:r>
      <w:r w:rsidR="00B86078">
        <w:rPr>
          <w:rFonts w:ascii="Times New Roman" w:hAnsi="Times New Roman" w:cs="Times New Roman"/>
        </w:rPr>
        <w:t>3-year lag). Panel g) is a conceptual diagram representing the mechanisms of prey abundance on harbor seal trophic position on multiple time scales. Solid arrows represent direct effect on harbor seal trophic position dashed lines represent indirect effects contributing to the direct effect.</w:t>
      </w:r>
      <w:r w:rsidR="00850F33">
        <w:rPr>
          <w:rFonts w:ascii="Times New Roman" w:hAnsi="Times New Roman" w:cs="Times New Roman"/>
        </w:rPr>
        <w:t xml:space="preserve"> </w:t>
      </w:r>
      <w:r w:rsidR="00B86078">
        <w:rPr>
          <w:rFonts w:ascii="Times New Roman" w:hAnsi="Times New Roman" w:cs="Times New Roman"/>
        </w:rPr>
        <w:t>Boxes represent coefficients supported in the best models from panels d-f</w:t>
      </w:r>
      <w:r w:rsidR="00850F33">
        <w:rPr>
          <w:rFonts w:ascii="Times New Roman" w:hAnsi="Times New Roman" w:cs="Times New Roman"/>
        </w:rPr>
        <w:t xml:space="preserve"> and signs indicate the direction of the effect based on coefficient estimates</w:t>
      </w:r>
      <w:r w:rsidR="00B86078">
        <w:rPr>
          <w:rFonts w:ascii="Times New Roman" w:hAnsi="Times New Roman" w:cs="Times New Roman"/>
        </w:rPr>
        <w:t>.</w:t>
      </w:r>
      <w:r w:rsidR="008C63D1">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18DFF46C" w14:textId="674F196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 xml:space="preserve">Figure </w:t>
      </w:r>
      <w:r w:rsidR="00955572">
        <w:rPr>
          <w:rFonts w:ascii="Times New Roman" w:eastAsia="Times New Roman" w:hAnsi="Times New Roman" w:cs="Times New Roman"/>
          <w:b/>
        </w:rPr>
        <w:t>2</w:t>
      </w:r>
    </w:p>
    <w:p w14:paraId="10CB837A" w14:textId="57957F2B" w:rsidR="00C15426" w:rsidRPr="008251B2" w:rsidRDefault="00955572" w:rsidP="00955572">
      <w:pPr>
        <w:rPr>
          <w:rFonts w:ascii="Times New Roman" w:eastAsia="Times New Roman" w:hAnsi="Times New Roman" w:cs="Times New Roman"/>
        </w:rPr>
      </w:pPr>
      <w:r>
        <w:rPr>
          <w:rFonts w:ascii="Times New Roman" w:eastAsia="Times New Roman" w:hAnsi="Times New Roman" w:cs="Times New Roman"/>
          <w:b/>
          <w:noProof/>
        </w:rPr>
        <w:drawing>
          <wp:inline distT="0" distB="0" distL="0" distR="0" wp14:anchorId="1D3C8AC9" wp14:editId="301C7975">
            <wp:extent cx="5522850" cy="778557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_20210402.pdf"/>
                    <pic:cNvPicPr/>
                  </pic:nvPicPr>
                  <pic:blipFill>
                    <a:blip r:embed="rId13">
                      <a:extLst>
                        <a:ext uri="{28A0092B-C50C-407E-A947-70E740481C1C}">
                          <a14:useLocalDpi xmlns:a14="http://schemas.microsoft.com/office/drawing/2010/main" val="0"/>
                        </a:ext>
                      </a:extLst>
                    </a:blip>
                    <a:stretch>
                      <a:fillRect/>
                    </a:stretch>
                  </pic:blipFill>
                  <pic:spPr>
                    <a:xfrm>
                      <a:off x="0" y="0"/>
                      <a:ext cx="5525511" cy="7789328"/>
                    </a:xfrm>
                    <a:prstGeom prst="rect">
                      <a:avLst/>
                    </a:prstGeom>
                  </pic:spPr>
                </pic:pic>
              </a:graphicData>
            </a:graphic>
          </wp:inline>
        </w:drawing>
      </w:r>
    </w:p>
    <w:sectPr w:rsidR="00C15426" w:rsidRPr="008251B2" w:rsidSect="008C63D1">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egan Feddern" w:date="2021-04-04T12:11:00Z" w:initials="MLF">
    <w:p w14:paraId="249F73AF" w14:textId="2BB16463" w:rsidR="007372E0" w:rsidRDefault="007372E0">
      <w:pPr>
        <w:pStyle w:val="CommentText"/>
      </w:pPr>
      <w:r>
        <w:rPr>
          <w:rStyle w:val="CommentReference"/>
        </w:rPr>
        <w:annotationRef/>
      </w:r>
      <w:r w:rsidR="004522E1">
        <w:t xml:space="preserve">G -- </w:t>
      </w:r>
      <w:r>
        <w:t>If we want to make it shorter the areas that we could cut some of:</w:t>
      </w:r>
    </w:p>
    <w:p w14:paraId="404650F5" w14:textId="77777777" w:rsidR="007372E0" w:rsidRDefault="007372E0">
      <w:pPr>
        <w:pStyle w:val="CommentText"/>
      </w:pPr>
      <w:r>
        <w:t>1) methods (long currently 4 pages—is there anything that could be moved to supplement?)</w:t>
      </w:r>
    </w:p>
    <w:p w14:paraId="1076C76D" w14:textId="77777777" w:rsidR="007372E0" w:rsidRDefault="007372E0">
      <w:pPr>
        <w:pStyle w:val="CommentText"/>
      </w:pPr>
      <w:r>
        <w:t xml:space="preserve">2) </w:t>
      </w:r>
      <w:r w:rsidR="00B830B7">
        <w:t>Citations</w:t>
      </w:r>
      <w:r>
        <w:t xml:space="preserve"> currently </w:t>
      </w:r>
      <w:r w:rsidR="00B830B7">
        <w:t xml:space="preserve">just under </w:t>
      </w:r>
      <w:r>
        <w:t>6 (I cut this down from 10 but if there is anywhere you think I could cut more</w:t>
      </w:r>
      <w:r w:rsidR="00603670">
        <w:t xml:space="preserve"> or think is overly cited please highlight</w:t>
      </w:r>
      <w:r>
        <w:t>)</w:t>
      </w:r>
    </w:p>
    <w:p w14:paraId="3CADC414" w14:textId="77777777" w:rsidR="004522E1" w:rsidRDefault="004522E1">
      <w:pPr>
        <w:pStyle w:val="CommentText"/>
      </w:pPr>
    </w:p>
    <w:p w14:paraId="32384588" w14:textId="1ED29C6E" w:rsidR="004522E1" w:rsidRDefault="004522E1">
      <w:pPr>
        <w:pStyle w:val="CommentText"/>
      </w:pPr>
      <w:r>
        <w:t>I have slashed as much as I thought was reasonable on my own, anything else I need a bit of help with to make sure we don’t lose clarity!</w:t>
      </w:r>
    </w:p>
  </w:comment>
  <w:comment w:id="1" w:author="Gordon Holtgrieve" w:date="2021-04-20T13:38:00Z" w:initials="GWH">
    <w:p w14:paraId="7E82984E" w14:textId="4C7E8662" w:rsidR="00DC7CE7" w:rsidRDefault="00DC7CE7">
      <w:pPr>
        <w:pStyle w:val="CommentText"/>
      </w:pPr>
      <w:r>
        <w:rPr>
          <w:rStyle w:val="CommentReference"/>
        </w:rPr>
        <w:annotationRef/>
      </w:r>
      <w:r>
        <w:t xml:space="preserve">You need to connect the dots between “understanding” and “decisions” for the reader a bit more explicitly.  </w:t>
      </w:r>
      <w:r w:rsidR="001037E0">
        <w:t>This isn’t great but more in the direction you want to go…</w:t>
      </w:r>
    </w:p>
  </w:comment>
  <w:comment w:id="37" w:author="Gordon Holtgrieve" w:date="2021-04-20T13:35:00Z" w:initials="GWH">
    <w:p w14:paraId="04F7D138" w14:textId="7400B66B" w:rsidR="00DC7CE7" w:rsidRDefault="00DC7CE7">
      <w:pPr>
        <w:pStyle w:val="CommentText"/>
      </w:pPr>
      <w:r>
        <w:rPr>
          <w:rStyle w:val="CommentReference"/>
        </w:rPr>
        <w:annotationRef/>
      </w:r>
      <w:r>
        <w:t>This statement is fairly redundant with this the first part of the sentence.  I suggest you replace with some of the specific details (positively associated with this, negatively with that</w:t>
      </w:r>
      <w:r w:rsidR="0035272B">
        <w:t>).</w:t>
      </w:r>
    </w:p>
  </w:comment>
  <w:comment w:id="40" w:author="Gordon Holtgrieve" w:date="2021-02-08T10:04:00Z" w:initials="GWH">
    <w:p w14:paraId="5D00FB61" w14:textId="77777777" w:rsidR="006103DF" w:rsidRDefault="006103DF" w:rsidP="006103DF">
      <w:pPr>
        <w:pStyle w:val="CommentText"/>
      </w:pPr>
      <w:r>
        <w:rPr>
          <w:rStyle w:val="CommentReference"/>
        </w:rPr>
        <w:annotationRef/>
      </w:r>
      <w:r>
        <w:t>great list!</w:t>
      </w:r>
    </w:p>
  </w:comment>
  <w:comment w:id="41" w:author="Megan Feddern" w:date="2021-04-04T11:13:00Z" w:initials="MLF">
    <w:p w14:paraId="2C8FED22" w14:textId="2E7E064C" w:rsidR="006103DF" w:rsidRDefault="006103DF">
      <w:pPr>
        <w:pStyle w:val="CommentText"/>
      </w:pPr>
      <w:r>
        <w:rPr>
          <w:rStyle w:val="CommentReference"/>
        </w:rPr>
        <w:annotationRef/>
      </w:r>
      <w:r>
        <w:t>G- Citations are part of overall page length for the paper. Cut down? Just cite one for each part of this paragraph?</w:t>
      </w:r>
    </w:p>
  </w:comment>
  <w:comment w:id="42" w:author="Gordon Holtgrieve" w:date="2021-04-20T13:21:00Z" w:initials="GWH">
    <w:p w14:paraId="051924F3" w14:textId="6FCB6EA6" w:rsidR="00B40797" w:rsidRDefault="00B40797">
      <w:pPr>
        <w:pStyle w:val="CommentText"/>
      </w:pPr>
      <w:r>
        <w:rPr>
          <w:rStyle w:val="CommentReference"/>
        </w:rPr>
        <w:annotationRef/>
      </w:r>
      <w:r>
        <w:t xml:space="preserve">Better with more than one but if </w:t>
      </w:r>
      <w:r w:rsidR="00CC0268">
        <w:t xml:space="preserve">there is </w:t>
      </w:r>
      <w:r>
        <w:t xml:space="preserve">one </w:t>
      </w:r>
      <w:r w:rsidR="00CC0268">
        <w:t>that is</w:t>
      </w:r>
      <w:r>
        <w:t xml:space="preserve"> the “key” paper then go with that…</w:t>
      </w:r>
    </w:p>
  </w:comment>
  <w:comment w:id="43" w:author="Gordon Holtgrieve" w:date="2021-04-23T11:19:00Z" w:initials="GWH">
    <w:p w14:paraId="3762DD86" w14:textId="2EA701B3" w:rsidR="00477D13" w:rsidRDefault="00477D13">
      <w:pPr>
        <w:pStyle w:val="CommentText"/>
      </w:pPr>
      <w:r>
        <w:rPr>
          <w:rStyle w:val="CommentReference"/>
        </w:rPr>
        <w:annotationRef/>
      </w:r>
      <w:r>
        <w:t>It is key to define the scale of biological organization you are considering with this sentence.  Individual? population? species? community?</w:t>
      </w:r>
    </w:p>
  </w:comment>
  <w:comment w:id="46" w:author="Gordon Holtgrieve" w:date="2021-02-08T10:07:00Z" w:initials="GWH">
    <w:p w14:paraId="03A3CCC1" w14:textId="77777777" w:rsidR="00B22D8A" w:rsidRDefault="00B22D8A" w:rsidP="00EC6DD3">
      <w:pPr>
        <w:pStyle w:val="CommentText"/>
      </w:pPr>
      <w:r>
        <w:rPr>
          <w:rStyle w:val="CommentReference"/>
        </w:rPr>
        <w:annotationRef/>
      </w:r>
      <w:r>
        <w:t>This is a great paragraph!!</w:t>
      </w:r>
    </w:p>
  </w:comment>
  <w:comment w:id="48" w:author="Gordon Holtgrieve" w:date="2021-02-08T10:37:00Z" w:initials="GWH">
    <w:p w14:paraId="26163E57" w14:textId="26ADA3A5" w:rsidR="00B22D8A" w:rsidRDefault="00B22D8A">
      <w:pPr>
        <w:pStyle w:val="CommentText"/>
      </w:pPr>
      <w:r>
        <w:rPr>
          <w:rStyle w:val="CommentReference"/>
        </w:rPr>
        <w:annotationRef/>
      </w:r>
      <w:r>
        <w:t xml:space="preserve">Make this general by talking about top predators and prey rather than seals, salmon and herring.  You need to argue that this approach is informative in any food web, not just this food web or even ocean food webs.  This will be key for getting into Ecology.  </w:t>
      </w:r>
    </w:p>
  </w:comment>
  <w:comment w:id="50" w:author="Gordon Holtgrieve" w:date="2021-04-23T11:27:00Z" w:initials="GWH">
    <w:p w14:paraId="7A92FC02" w14:textId="24CC79D0" w:rsidR="00A56AE8" w:rsidRDefault="00A56AE8">
      <w:pPr>
        <w:pStyle w:val="CommentText"/>
      </w:pPr>
      <w:r>
        <w:rPr>
          <w:rStyle w:val="CommentReference"/>
        </w:rPr>
        <w:annotationRef/>
      </w:r>
      <w:r>
        <w:t xml:space="preserve">I’m thinking this sentence is </w:t>
      </w:r>
      <w:r w:rsidR="00B20593">
        <w:t xml:space="preserve">a bit </w:t>
      </w:r>
      <w:r>
        <w:t>redundant to the next paragraph</w:t>
      </w:r>
      <w:r w:rsidR="00B20593">
        <w:t xml:space="preserve"> and could be deleted?  Or folded in somehow.</w:t>
      </w:r>
    </w:p>
  </w:comment>
  <w:comment w:id="58" w:author="Gordon Holtgrieve" w:date="2021-04-23T11:29:00Z" w:initials="GWH">
    <w:p w14:paraId="5AED10D8" w14:textId="2102C767" w:rsidR="00B20593" w:rsidRDefault="00B20593">
      <w:pPr>
        <w:pStyle w:val="CommentText"/>
      </w:pPr>
      <w:r>
        <w:rPr>
          <w:rStyle w:val="CommentReference"/>
        </w:rPr>
        <w:annotationRef/>
      </w:r>
      <w:r>
        <w:t>Is there really a time of no anthropogenic pressure?</w:t>
      </w:r>
    </w:p>
  </w:comment>
  <w:comment w:id="63" w:author="Gordon Holtgrieve" w:date="2021-02-08T11:07:00Z" w:initials="GWH">
    <w:p w14:paraId="3CB64E48" w14:textId="3A3A3A56" w:rsidR="00B22D8A" w:rsidRDefault="00B22D8A">
      <w:pPr>
        <w:pStyle w:val="CommentText"/>
      </w:pPr>
      <w:r>
        <w:rPr>
          <w:rStyle w:val="CommentReference"/>
        </w:rPr>
        <w:annotationRef/>
      </w:r>
      <w:r>
        <w:t xml:space="preserve">I think this paragraph needs to be before to dive into WA state and the specifics of the system.  Not sure here is the exact right spot however.  You may need to reorganize a little. </w:t>
      </w:r>
    </w:p>
  </w:comment>
  <w:comment w:id="64" w:author="Gordon Holtgrieve" w:date="2021-04-23T11:31:00Z" w:initials="GWH">
    <w:p w14:paraId="2FB81601" w14:textId="61EB12A6" w:rsidR="00B20593" w:rsidRDefault="00B20593">
      <w:pPr>
        <w:pStyle w:val="CommentText"/>
      </w:pPr>
      <w:r>
        <w:rPr>
          <w:rStyle w:val="CommentReference"/>
        </w:rPr>
        <w:annotationRef/>
      </w:r>
      <w:r>
        <w:t>Ecosystems or food webs?</w:t>
      </w:r>
    </w:p>
  </w:comment>
  <w:comment w:id="78" w:author="Gordon Holtgrieve" w:date="2021-04-23T11:32:00Z" w:initials="GWH">
    <w:p w14:paraId="5CB94E0A" w14:textId="06B422B8" w:rsidR="00B20593" w:rsidRDefault="00B20593">
      <w:pPr>
        <w:pStyle w:val="CommentText"/>
      </w:pPr>
      <w:r>
        <w:rPr>
          <w:rStyle w:val="CommentReference"/>
        </w:rPr>
        <w:annotationRef/>
      </w:r>
      <w:r>
        <w:t xml:space="preserve">can you be more specific here?  </w:t>
      </w:r>
    </w:p>
  </w:comment>
  <w:comment w:id="82" w:author="Gordon Holtgrieve" w:date="2021-04-23T11:36:00Z" w:initials="GWH">
    <w:p w14:paraId="25D88477" w14:textId="2FFE6ECE" w:rsidR="004E4EC6" w:rsidRDefault="004E4EC6">
      <w:pPr>
        <w:pStyle w:val="CommentText"/>
      </w:pPr>
      <w:r>
        <w:rPr>
          <w:rStyle w:val="CommentReference"/>
        </w:rPr>
        <w:annotationRef/>
      </w:r>
      <w:r>
        <w:t>Can you make this sentence read more like a hypothesis by including something like a prediction?</w:t>
      </w:r>
    </w:p>
  </w:comment>
  <w:comment w:id="83" w:author="Gordon Holtgrieve" w:date="2021-02-08T11:20:00Z" w:initials="GWH">
    <w:p w14:paraId="2889340E" w14:textId="0152C301" w:rsidR="00B22D8A" w:rsidRDefault="00B22D8A">
      <w:pPr>
        <w:pStyle w:val="CommentText"/>
      </w:pPr>
      <w:r>
        <w:rPr>
          <w:rStyle w:val="CommentReference"/>
        </w:rPr>
        <w:annotationRef/>
      </w:r>
      <w:r>
        <w:t>could go either way, right?</w:t>
      </w:r>
    </w:p>
  </w:comment>
  <w:comment w:id="156" w:author="Gordon Holtgrieve" w:date="2021-04-23T11:41:00Z" w:initials="GWH">
    <w:p w14:paraId="445660CE" w14:textId="5B042D4F" w:rsidR="0056329F" w:rsidRDefault="0056329F">
      <w:pPr>
        <w:pStyle w:val="CommentText"/>
      </w:pPr>
      <w:r>
        <w:rPr>
          <w:rStyle w:val="CommentReference"/>
        </w:rPr>
        <w:annotationRef/>
      </w:r>
      <w:r>
        <w:t>????</w:t>
      </w:r>
    </w:p>
  </w:comment>
  <w:comment w:id="158" w:author="Gordon Holtgrieve" w:date="2021-02-08T12:07:00Z" w:initials="GWH">
    <w:p w14:paraId="62BAA584" w14:textId="77777777" w:rsidR="00B22D8A" w:rsidRDefault="00B22D8A" w:rsidP="0091671B">
      <w:pPr>
        <w:pStyle w:val="CommentText"/>
      </w:pPr>
      <w:r>
        <w:rPr>
          <w:rStyle w:val="CommentReference"/>
        </w:rPr>
        <w:annotationRef/>
      </w:r>
      <w:r>
        <w:t>again, move down after the model itself.</w:t>
      </w:r>
    </w:p>
  </w:comment>
  <w:comment w:id="159" w:author="Gordon Holtgrieve" w:date="2021-02-08T12:04:00Z" w:initials="GWH">
    <w:p w14:paraId="66C73AF2" w14:textId="77777777" w:rsidR="00B22D8A" w:rsidRDefault="00B22D8A" w:rsidP="0091671B">
      <w:pPr>
        <w:pStyle w:val="CommentText"/>
      </w:pPr>
      <w:r>
        <w:rPr>
          <w:rStyle w:val="CommentReference"/>
        </w:rPr>
        <w:annotationRef/>
      </w:r>
      <w:r>
        <w:t>I think this should be down a bit, after you explain the form of the model itself.  Order should be: discus potential drivers as covariates, then describe model form, then model selection, then interpretation of coefficients from the best model.</w:t>
      </w:r>
    </w:p>
  </w:comment>
  <w:comment w:id="214" w:author="Gordon Holtgrieve" w:date="2021-04-23T11:55:00Z" w:initials="GWH">
    <w:p w14:paraId="49B6E7D9" w14:textId="1F247363" w:rsidR="00514299" w:rsidRDefault="00514299">
      <w:pPr>
        <w:pStyle w:val="CommentText"/>
      </w:pPr>
      <w:r>
        <w:rPr>
          <w:rStyle w:val="CommentReference"/>
        </w:rPr>
        <w:annotationRef/>
      </w:r>
      <w:proofErr w:type="spellStart"/>
      <w:proofErr w:type="gramStart"/>
      <w:r>
        <w:t>hwo</w:t>
      </w:r>
      <w:proofErr w:type="spellEnd"/>
      <w:proofErr w:type="gramEnd"/>
      <w:r>
        <w:t xml:space="preserve"> do you know it was prey switching by harbor seals themselves?  maybe better to say “resulted in overall lower trophic position during the same year.”?</w:t>
      </w:r>
    </w:p>
  </w:comment>
  <w:comment w:id="224" w:author="Gordon Holtgrieve" w:date="2021-02-08T13:25:00Z" w:initials="GWH">
    <w:p w14:paraId="35325A31" w14:textId="060033E0" w:rsidR="00B22D8A" w:rsidRDefault="00B22D8A">
      <w:pPr>
        <w:pStyle w:val="CommentText"/>
      </w:pPr>
      <w:r>
        <w:rPr>
          <w:rStyle w:val="CommentReference"/>
        </w:rPr>
        <w:annotationRef/>
      </w:r>
      <w:r>
        <w:t xml:space="preserve">Any way to fold the coefficients into the previous sentences to shorten things?  May add them in parentheses with a general statement that all were significant, albeit generally small.  </w:t>
      </w:r>
    </w:p>
  </w:comment>
  <w:comment w:id="225" w:author="Gordon Holtgrieve" w:date="2021-04-23T11:57:00Z" w:initials="GWH">
    <w:p w14:paraId="72AB5C35" w14:textId="61F47C74" w:rsidR="00514299" w:rsidRDefault="00514299">
      <w:pPr>
        <w:pStyle w:val="CommentText"/>
      </w:pPr>
      <w:r>
        <w:rPr>
          <w:rStyle w:val="CommentReference"/>
        </w:rPr>
        <w:annotationRef/>
      </w:r>
      <w:r>
        <w:t xml:space="preserve">Good.  Unfortunate that the non-location coefficients are relatively small, but those are the results. </w:t>
      </w:r>
    </w:p>
  </w:comment>
  <w:comment w:id="232" w:author="Gordon Holtgrieve" w:date="2021-04-23T13:34:00Z" w:initials="GWH">
    <w:p w14:paraId="724D2F2E" w14:textId="03908C84" w:rsidR="00A214E1" w:rsidRDefault="00A214E1">
      <w:pPr>
        <w:pStyle w:val="CommentText"/>
      </w:pPr>
      <w:r>
        <w:rPr>
          <w:rStyle w:val="CommentReference"/>
        </w:rPr>
        <w:annotationRef/>
      </w:r>
      <w:r>
        <w:t>‘drastic’ is, well, a bit drastic in this context.</w:t>
      </w:r>
    </w:p>
  </w:comment>
  <w:comment w:id="241" w:author="Gordon Holtgrieve" w:date="2021-04-23T13:40:00Z" w:initials="GWH">
    <w:p w14:paraId="03C54A15" w14:textId="3C5A95A2" w:rsidR="00A214E1" w:rsidRDefault="00A214E1">
      <w:pPr>
        <w:pStyle w:val="CommentText"/>
      </w:pPr>
      <w:r>
        <w:rPr>
          <w:rStyle w:val="CommentReference"/>
        </w:rPr>
        <w:annotationRef/>
      </w:r>
      <w:r>
        <w:t>My gut reaction is that, because this is Ecology, this is too soon in the Discussion get into management implications.  Better to start with the new ecology that has been learned.  But…</w:t>
      </w:r>
      <w:r w:rsidR="00BE7207">
        <w:t>part</w:t>
      </w:r>
      <w:r>
        <w:t xml:space="preserve"> of me wants to say</w:t>
      </w:r>
      <w:r w:rsidR="00BE7207">
        <w:t xml:space="preserve"> ‘</w:t>
      </w:r>
      <w:r>
        <w:t>what the hell</w:t>
      </w:r>
      <w:r w:rsidR="00BE7207">
        <w:t>’</w:t>
      </w:r>
      <w:r>
        <w:t xml:space="preserve"> and leave it as is.  </w:t>
      </w:r>
    </w:p>
    <w:p w14:paraId="6DF1048C" w14:textId="77777777" w:rsidR="00A214E1" w:rsidRDefault="00A214E1">
      <w:pPr>
        <w:pStyle w:val="CommentText"/>
      </w:pPr>
    </w:p>
    <w:p w14:paraId="51D2E088" w14:textId="6CADEDD3" w:rsidR="00A214E1" w:rsidRDefault="00A214E1">
      <w:pPr>
        <w:pStyle w:val="CommentText"/>
      </w:pPr>
      <w:r>
        <w:t xml:space="preserve">I guess my suggestion is to have one </w:t>
      </w:r>
      <w:r w:rsidR="00BE7207">
        <w:t xml:space="preserve">summary </w:t>
      </w:r>
      <w:r>
        <w:t xml:space="preserve">sentence right at the front about what was learned, then stick with the </w:t>
      </w:r>
      <w:r w:rsidR="00BE7207">
        <w:t xml:space="preserve">management </w:t>
      </w:r>
      <w:r w:rsidR="005A43CF">
        <w:t>implications</w:t>
      </w:r>
      <w:r w:rsidR="00BE7207">
        <w:t xml:space="preserve"> and see what happens.  </w:t>
      </w:r>
    </w:p>
  </w:comment>
  <w:comment w:id="243" w:author="Megan Feddern" w:date="2021-03-24T10:28:00Z" w:initials="MLF">
    <w:p w14:paraId="46B14966" w14:textId="77777777" w:rsidR="00E670DB" w:rsidRDefault="00E670DB" w:rsidP="00E670DB">
      <w:pPr>
        <w:spacing w:line="480" w:lineRule="auto"/>
        <w:rPr>
          <w:rFonts w:ascii="Times New Roman" w:eastAsia="Times New Roman" w:hAnsi="Times New Roman" w:cs="Times New Roman"/>
        </w:rPr>
      </w:pPr>
      <w:r>
        <w:rPr>
          <w:rStyle w:val="CommentReference"/>
        </w:rPr>
        <w:annotationRef/>
      </w:r>
      <w:r>
        <w:t>GWH</w:t>
      </w:r>
      <w:proofErr w:type="gramStart"/>
      <w:r>
        <w:t>—“</w:t>
      </w:r>
      <w:proofErr w:type="gramEnd"/>
      <w:r>
        <w:rPr>
          <w:rFonts w:ascii="Times New Roman" w:eastAsia="Times New Roman" w:hAnsi="Times New Roman" w:cs="Times New Roman"/>
        </w:rPr>
        <w:t>[I think somewhere around here you need to have a clear summary of the patterns described in figure seven.  You want to somehow give a big-picture overview of how you think the system works.  Then you can go into the specifics about year 0 vs year 2 hake, year 1 herring, etc.  Lots of details that are presumably building to a bigger lesson.  You need to give the bigger lesson first to hook people then take a little time to fill in the details.]</w:t>
      </w:r>
    </w:p>
    <w:p w14:paraId="418BC431" w14:textId="0CEEF81E" w:rsidR="00E670DB" w:rsidRDefault="00E670DB">
      <w:pPr>
        <w:pStyle w:val="CommentText"/>
      </w:pPr>
    </w:p>
  </w:comment>
  <w:comment w:id="263" w:author="Gordon Holtgrieve" w:date="2021-04-23T13:46:00Z" w:initials="GWH">
    <w:p w14:paraId="73BA1350" w14:textId="2EE63DCD" w:rsidR="005A43CF" w:rsidRDefault="005A43CF">
      <w:pPr>
        <w:pStyle w:val="CommentText"/>
      </w:pPr>
      <w:r>
        <w:rPr>
          <w:rStyle w:val="CommentReference"/>
        </w:rPr>
        <w:annotationRef/>
      </w:r>
      <w:r>
        <w:t>I’m unclear about the colon here…</w:t>
      </w:r>
    </w:p>
  </w:comment>
  <w:comment w:id="264" w:author="Gordon Holtgrieve" w:date="2021-04-23T13:48:00Z" w:initials="GWH">
    <w:p w14:paraId="50B9E5CE" w14:textId="18892781" w:rsidR="003605FB" w:rsidRDefault="003605FB">
      <w:pPr>
        <w:pStyle w:val="CommentText"/>
      </w:pPr>
      <w:r>
        <w:rPr>
          <w:rStyle w:val="CommentReference"/>
        </w:rPr>
        <w:annotationRef/>
      </w:r>
      <w:r>
        <w:t>This is salmon jargon…may need to define.</w:t>
      </w:r>
    </w:p>
  </w:comment>
  <w:comment w:id="266" w:author="Gordon Holtgrieve" w:date="2021-04-23T13:49:00Z" w:initials="GWH">
    <w:p w14:paraId="5E096569" w14:textId="34E169B1" w:rsidR="003605FB" w:rsidRDefault="003605FB">
      <w:pPr>
        <w:pStyle w:val="CommentText"/>
      </w:pPr>
      <w:r>
        <w:rPr>
          <w:rStyle w:val="CommentReference"/>
        </w:rPr>
        <w:annotationRef/>
      </w:r>
      <w:r>
        <w:t>move up</w:t>
      </w:r>
    </w:p>
  </w:comment>
  <w:comment w:id="275" w:author="Gordon Holtgrieve" w:date="2021-02-08T11:30:00Z" w:initials="GWH">
    <w:p w14:paraId="5C74401D" w14:textId="77777777" w:rsidR="006103DF" w:rsidRDefault="006103DF" w:rsidP="006103DF">
      <w:pPr>
        <w:pStyle w:val="CommentText"/>
      </w:pPr>
      <w:r>
        <w:rPr>
          <w:rStyle w:val="CommentReference"/>
        </w:rPr>
        <w:annotationRef/>
      </w:r>
      <w:r>
        <w:t xml:space="preserve">If it consistently underestimates TP then it is by definition less accurate.  Can’t be both an underestimate and accurate. </w:t>
      </w:r>
    </w:p>
  </w:comment>
  <w:comment w:id="272" w:author="Gordon Holtgrieve" w:date="2021-02-08T11:35:00Z" w:initials="GWH">
    <w:p w14:paraId="72CC8C5F" w14:textId="77777777" w:rsidR="006103DF" w:rsidRDefault="006103DF" w:rsidP="006103DF">
      <w:pPr>
        <w:pStyle w:val="CommentText"/>
      </w:pPr>
      <w:r>
        <w:rPr>
          <w:rStyle w:val="CommentReference"/>
        </w:rPr>
        <w:annotationRef/>
      </w:r>
      <w:r>
        <w:t xml:space="preserve">This all justifies your decision to use the d13C data to estimate C4.  I think it should be moved to the discussion however.  Here you just want to say what you did.  </w:t>
      </w:r>
    </w:p>
  </w:comment>
  <w:comment w:id="273" w:author="Megan Feddern" w:date="2021-04-04T11:36:00Z" w:initials="MLF">
    <w:p w14:paraId="2C3211AC" w14:textId="77777777" w:rsidR="006103DF" w:rsidRDefault="006103DF" w:rsidP="006103DF">
      <w:pPr>
        <w:pStyle w:val="CommentText"/>
      </w:pPr>
      <w:r>
        <w:rPr>
          <w:rStyle w:val="CommentReference"/>
        </w:rPr>
        <w:annotationRef/>
      </w:r>
      <w:r>
        <w:t>I agree but am concerned about space? This was originally in the intro. Thoughts?</w:t>
      </w:r>
    </w:p>
  </w:comment>
  <w:comment w:id="282" w:author="Gordon Holtgrieve" w:date="2021-02-08T11:30:00Z" w:initials="GWH">
    <w:p w14:paraId="6624A09E" w14:textId="77777777" w:rsidR="00395DE8" w:rsidRDefault="00395DE8" w:rsidP="00395DE8">
      <w:pPr>
        <w:pStyle w:val="CommentText"/>
      </w:pPr>
      <w:r>
        <w:rPr>
          <w:rStyle w:val="CommentReference"/>
        </w:rPr>
        <w:annotationRef/>
      </w:r>
      <w:r>
        <w:t xml:space="preserve">If it consistently underestimates TP then it is by definition less accurate.  Can’t be both an underestimate and accurate. </w:t>
      </w:r>
    </w:p>
  </w:comment>
  <w:comment w:id="286" w:author="Gordon Holtgrieve" w:date="2021-02-08T11:35:00Z" w:initials="GWH">
    <w:p w14:paraId="21EB1357" w14:textId="77777777" w:rsidR="00395DE8" w:rsidRDefault="00395DE8" w:rsidP="00395DE8">
      <w:pPr>
        <w:pStyle w:val="CommentText"/>
      </w:pPr>
      <w:r>
        <w:rPr>
          <w:rStyle w:val="CommentReference"/>
        </w:rPr>
        <w:annotationRef/>
      </w:r>
      <w:r>
        <w:t xml:space="preserve">This all justifies your decision to use the d13C data to estimate C4.  I think it should be moved to the discussion however.  Here you just want to say what you did.  </w:t>
      </w:r>
    </w:p>
  </w:comment>
  <w:comment w:id="287" w:author="Megan Feddern" w:date="2021-04-04T11:36:00Z" w:initials="MLF">
    <w:p w14:paraId="5251C413" w14:textId="77777777" w:rsidR="00395DE8" w:rsidRDefault="00395DE8" w:rsidP="00395DE8">
      <w:pPr>
        <w:pStyle w:val="CommentText"/>
      </w:pPr>
      <w:r>
        <w:rPr>
          <w:rStyle w:val="CommentReference"/>
        </w:rPr>
        <w:annotationRef/>
      </w:r>
      <w:r>
        <w:t>I agree but am concerned about space? This was originally in the intro. Thoughts?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384588" w15:done="0"/>
  <w15:commentEx w15:paraId="7E82984E" w15:done="0"/>
  <w15:commentEx w15:paraId="04F7D138" w15:done="0"/>
  <w15:commentEx w15:paraId="5D00FB61" w15:done="1"/>
  <w15:commentEx w15:paraId="2C8FED22" w15:done="0"/>
  <w15:commentEx w15:paraId="051924F3" w15:paraIdParent="2C8FED22" w15:done="0"/>
  <w15:commentEx w15:paraId="3762DD86" w15:done="0"/>
  <w15:commentEx w15:paraId="03A3CCC1" w15:done="1"/>
  <w15:commentEx w15:paraId="26163E57" w15:done="1"/>
  <w15:commentEx w15:paraId="7A92FC02" w15:done="0"/>
  <w15:commentEx w15:paraId="5AED10D8" w15:done="0"/>
  <w15:commentEx w15:paraId="3CB64E48" w15:done="1"/>
  <w15:commentEx w15:paraId="2FB81601" w15:done="0"/>
  <w15:commentEx w15:paraId="5CB94E0A" w15:done="0"/>
  <w15:commentEx w15:paraId="25D88477" w15:done="0"/>
  <w15:commentEx w15:paraId="2889340E" w15:done="1"/>
  <w15:commentEx w15:paraId="445660CE" w15:done="0"/>
  <w15:commentEx w15:paraId="62BAA584" w15:done="1"/>
  <w15:commentEx w15:paraId="66C73AF2" w15:done="1"/>
  <w15:commentEx w15:paraId="49B6E7D9" w15:done="0"/>
  <w15:commentEx w15:paraId="35325A31" w15:done="1"/>
  <w15:commentEx w15:paraId="72AB5C35" w15:paraIdParent="35325A31" w15:done="0"/>
  <w15:commentEx w15:paraId="724D2F2E" w15:done="0"/>
  <w15:commentEx w15:paraId="51D2E088" w15:done="0"/>
  <w15:commentEx w15:paraId="418BC431" w15:done="1"/>
  <w15:commentEx w15:paraId="73BA1350" w15:done="0"/>
  <w15:commentEx w15:paraId="50B9E5CE" w15:done="0"/>
  <w15:commentEx w15:paraId="5E096569" w15:done="0"/>
  <w15:commentEx w15:paraId="5C74401D" w15:done="1"/>
  <w15:commentEx w15:paraId="72CC8C5F" w15:done="1"/>
  <w15:commentEx w15:paraId="2C3211AC" w15:paraIdParent="72CC8C5F" w15:done="1"/>
  <w15:commentEx w15:paraId="6624A09E" w15:done="1"/>
  <w15:commentEx w15:paraId="21EB1357" w15:done="1"/>
  <w15:commentEx w15:paraId="5251C413" w15:paraIdParent="21EB135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57E7" w16cex:dateUtc="2021-04-20T20:38:00Z"/>
  <w16cex:commentExtensible w16cex:durableId="2429572E" w16cex:dateUtc="2021-04-20T20:35:00Z"/>
  <w16cex:commentExtensible w16cex:durableId="23CB8B39" w16cex:dateUtc="2021-02-08T18:04:00Z"/>
  <w16cex:commentExtensible w16cex:durableId="242953E7" w16cex:dateUtc="2021-04-20T20:21:00Z"/>
  <w16cex:commentExtensible w16cex:durableId="242D2BCF" w16cex:dateUtc="2021-04-23T18:19:00Z"/>
  <w16cex:commentExtensible w16cex:durableId="23CB8BE3" w16cex:dateUtc="2021-02-08T18:07:00Z"/>
  <w16cex:commentExtensible w16cex:durableId="23CB92DF" w16cex:dateUtc="2021-02-08T18:37:00Z"/>
  <w16cex:commentExtensible w16cex:durableId="242D2DAF" w16cex:dateUtc="2021-04-23T18:27:00Z"/>
  <w16cex:commentExtensible w16cex:durableId="242D2E0A" w16cex:dateUtc="2021-04-23T18:29:00Z"/>
  <w16cex:commentExtensible w16cex:durableId="23CB9A0D" w16cex:dateUtc="2021-02-08T19:07:00Z"/>
  <w16cex:commentExtensible w16cex:durableId="242D2E90" w16cex:dateUtc="2021-04-23T18:31:00Z"/>
  <w16cex:commentExtensible w16cex:durableId="242D2ECD" w16cex:dateUtc="2021-04-23T18:32:00Z"/>
  <w16cex:commentExtensible w16cex:durableId="242D2FA8" w16cex:dateUtc="2021-04-23T18:36:00Z"/>
  <w16cex:commentExtensible w16cex:durableId="23CB9CE7" w16cex:dateUtc="2021-02-08T19:20:00Z"/>
  <w16cex:commentExtensible w16cex:durableId="242D30CF" w16cex:dateUtc="2021-04-23T18:41:00Z"/>
  <w16cex:commentExtensible w16cex:durableId="242D3423" w16cex:dateUtc="2021-04-23T18:55:00Z"/>
  <w16cex:commentExtensible w16cex:durableId="23CBBA5D" w16cex:dateUtc="2021-02-08T21:25:00Z"/>
  <w16cex:commentExtensible w16cex:durableId="242D348E" w16cex:dateUtc="2021-04-23T18:57:00Z"/>
  <w16cex:commentExtensible w16cex:durableId="242D4B57" w16cex:dateUtc="2021-04-23T20:34:00Z"/>
  <w16cex:commentExtensible w16cex:durableId="242D4CC5" w16cex:dateUtc="2021-04-23T20:40:00Z"/>
  <w16cex:commentExtensible w16cex:durableId="242D4E4F" w16cex:dateUtc="2021-04-23T20:46:00Z"/>
  <w16cex:commentExtensible w16cex:durableId="242D4EBD" w16cex:dateUtc="2021-04-23T20:48:00Z"/>
  <w16cex:commentExtensible w16cex:durableId="242D4EED" w16cex:dateUtc="2021-04-23T20:49:00Z"/>
  <w16cex:commentExtensible w16cex:durableId="23CB9F6C" w16cex:dateUtc="2021-02-08T19:30:00Z"/>
  <w16cex:commentExtensible w16cex:durableId="23CBA081" w16cex:dateUtc="2021-02-08T19:35:00Z"/>
  <w16cex:commentExtensible w16cex:durableId="242D4FD0" w16cex:dateUtc="2021-02-08T19:30:00Z"/>
  <w16cex:commentExtensible w16cex:durableId="242D4FF1" w16cex:dateUtc="2021-02-08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384588" w16cid:durableId="24142B80"/>
  <w16cid:commentId w16cid:paraId="7E82984E" w16cid:durableId="242957E7"/>
  <w16cid:commentId w16cid:paraId="04F7D138" w16cid:durableId="2429572E"/>
  <w16cid:commentId w16cid:paraId="5D00FB61" w16cid:durableId="23CB8B39"/>
  <w16cid:commentId w16cid:paraId="2C8FED22" w16cid:durableId="24141DCA"/>
  <w16cid:commentId w16cid:paraId="051924F3" w16cid:durableId="242953E7"/>
  <w16cid:commentId w16cid:paraId="3762DD86" w16cid:durableId="242D2BCF"/>
  <w16cid:commentId w16cid:paraId="03A3CCC1" w16cid:durableId="23CB8BE3"/>
  <w16cid:commentId w16cid:paraId="26163E57" w16cid:durableId="23CB92DF"/>
  <w16cid:commentId w16cid:paraId="7A92FC02" w16cid:durableId="242D2DAF"/>
  <w16cid:commentId w16cid:paraId="5AED10D8" w16cid:durableId="242D2E0A"/>
  <w16cid:commentId w16cid:paraId="3CB64E48" w16cid:durableId="23CB9A0D"/>
  <w16cid:commentId w16cid:paraId="2FB81601" w16cid:durableId="242D2E90"/>
  <w16cid:commentId w16cid:paraId="5CB94E0A" w16cid:durableId="242D2ECD"/>
  <w16cid:commentId w16cid:paraId="25D88477" w16cid:durableId="242D2FA8"/>
  <w16cid:commentId w16cid:paraId="2889340E" w16cid:durableId="23CB9CE7"/>
  <w16cid:commentId w16cid:paraId="445660CE" w16cid:durableId="242D30CF"/>
  <w16cid:commentId w16cid:paraId="62BAA584" w16cid:durableId="23D12B48"/>
  <w16cid:commentId w16cid:paraId="66C73AF2" w16cid:durableId="23D12B5F"/>
  <w16cid:commentId w16cid:paraId="49B6E7D9" w16cid:durableId="242D3423"/>
  <w16cid:commentId w16cid:paraId="35325A31" w16cid:durableId="23CBBA5D"/>
  <w16cid:commentId w16cid:paraId="72AB5C35" w16cid:durableId="242D348E"/>
  <w16cid:commentId w16cid:paraId="724D2F2E" w16cid:durableId="242D4B57"/>
  <w16cid:commentId w16cid:paraId="51D2E088" w16cid:durableId="242D4CC5"/>
  <w16cid:commentId w16cid:paraId="418BC431" w16cid:durableId="240592B8"/>
  <w16cid:commentId w16cid:paraId="73BA1350" w16cid:durableId="242D4E4F"/>
  <w16cid:commentId w16cid:paraId="50B9E5CE" w16cid:durableId="242D4EBD"/>
  <w16cid:commentId w16cid:paraId="5E096569" w16cid:durableId="242D4EED"/>
  <w16cid:commentId w16cid:paraId="5C74401D" w16cid:durableId="23CB9F6C"/>
  <w16cid:commentId w16cid:paraId="72CC8C5F" w16cid:durableId="23CBA081"/>
  <w16cid:commentId w16cid:paraId="2C3211AC" w16cid:durableId="24142334"/>
  <w16cid:commentId w16cid:paraId="6624A09E" w16cid:durableId="242D4FD0"/>
  <w16cid:commentId w16cid:paraId="21EB1357" w16cid:durableId="242D4FF1"/>
  <w16cid:commentId w16cid:paraId="5251C413" w16cid:durableId="242D4F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856612" w14:textId="77777777" w:rsidR="00676937" w:rsidRDefault="00676937" w:rsidP="00A6171D">
      <w:r>
        <w:separator/>
      </w:r>
    </w:p>
  </w:endnote>
  <w:endnote w:type="continuationSeparator" w:id="0">
    <w:p w14:paraId="0CF07449" w14:textId="77777777" w:rsidR="00676937" w:rsidRDefault="00676937"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316" w:author="Megan Feddern" w:date="2021-02-12T15:50:00Z"/>
  <w:sdt>
    <w:sdtPr>
      <w:rPr>
        <w:rStyle w:val="PageNumber"/>
      </w:rPr>
      <w:id w:val="-673028797"/>
      <w:docPartObj>
        <w:docPartGallery w:val="Page Numbers (Bottom of Page)"/>
        <w:docPartUnique/>
      </w:docPartObj>
    </w:sdtPr>
    <w:sdtEndPr>
      <w:rPr>
        <w:rStyle w:val="PageNumber"/>
      </w:rPr>
    </w:sdtEndPr>
    <w:sdtContent>
      <w:customXmlInsRangeEnd w:id="316"/>
      <w:p w14:paraId="7F132F0D" w14:textId="2858A654" w:rsidR="00B22D8A" w:rsidRDefault="00B22D8A" w:rsidP="00B22D8A">
        <w:pPr>
          <w:pStyle w:val="Footer"/>
          <w:framePr w:wrap="none" w:vAnchor="text" w:hAnchor="margin" w:xAlign="right" w:y="1"/>
          <w:rPr>
            <w:ins w:id="317" w:author="Megan Feddern" w:date="2021-02-12T15:50:00Z"/>
            <w:rStyle w:val="PageNumber"/>
          </w:rPr>
        </w:pPr>
        <w:ins w:id="318" w:author="Megan Feddern" w:date="2021-02-12T15:50:00Z">
          <w:r>
            <w:rPr>
              <w:rStyle w:val="PageNumber"/>
            </w:rPr>
            <w:fldChar w:fldCharType="begin"/>
          </w:r>
          <w:r>
            <w:rPr>
              <w:rStyle w:val="PageNumber"/>
            </w:rPr>
            <w:instrText xml:space="preserve"> PAGE </w:instrText>
          </w:r>
          <w:r>
            <w:rPr>
              <w:rStyle w:val="PageNumber"/>
            </w:rPr>
            <w:fldChar w:fldCharType="end"/>
          </w:r>
        </w:ins>
      </w:p>
      <w:customXmlInsRangeStart w:id="319" w:author="Megan Feddern" w:date="2021-02-12T15:50:00Z"/>
    </w:sdtContent>
  </w:sdt>
  <w:customXmlInsRangeEnd w:id="319"/>
  <w:customXmlInsRangeStart w:id="320" w:author="Megan Feddern" w:date="2021-02-12T15:06:00Z"/>
  <w:sdt>
    <w:sdtPr>
      <w:rPr>
        <w:rStyle w:val="PageNumber"/>
      </w:rPr>
      <w:id w:val="1292552897"/>
      <w:docPartObj>
        <w:docPartGallery w:val="Page Numbers (Bottom of Page)"/>
        <w:docPartUnique/>
      </w:docPartObj>
    </w:sdtPr>
    <w:sdtEndPr>
      <w:rPr>
        <w:rStyle w:val="PageNumber"/>
      </w:rPr>
    </w:sdtEndPr>
    <w:sdtContent>
      <w:customXmlInsRangeEnd w:id="320"/>
      <w:p w14:paraId="142B3345" w14:textId="256ECB98" w:rsidR="00B22D8A" w:rsidRDefault="00B22D8A">
        <w:pPr>
          <w:pStyle w:val="Footer"/>
          <w:framePr w:wrap="none" w:vAnchor="text" w:hAnchor="margin" w:xAlign="right" w:y="1"/>
          <w:ind w:right="360"/>
          <w:rPr>
            <w:ins w:id="321" w:author="Megan Feddern" w:date="2021-02-12T15:06:00Z"/>
            <w:rStyle w:val="PageNumber"/>
          </w:rPr>
          <w:pPrChange w:id="322" w:author="Megan Feddern" w:date="2021-02-12T15:50:00Z">
            <w:pPr>
              <w:pStyle w:val="Footer"/>
              <w:framePr w:wrap="none" w:vAnchor="text" w:hAnchor="margin" w:xAlign="right" w:y="1"/>
            </w:pPr>
          </w:pPrChange>
        </w:pPr>
        <w:ins w:id="323" w:author="Megan Feddern" w:date="2021-02-12T15:06:00Z">
          <w:r>
            <w:rPr>
              <w:rStyle w:val="PageNumber"/>
            </w:rPr>
            <w:fldChar w:fldCharType="begin"/>
          </w:r>
          <w:r>
            <w:rPr>
              <w:rStyle w:val="PageNumber"/>
            </w:rPr>
            <w:instrText xml:space="preserve"> PAGE </w:instrText>
          </w:r>
          <w:r>
            <w:rPr>
              <w:rStyle w:val="PageNumber"/>
            </w:rPr>
            <w:fldChar w:fldCharType="end"/>
          </w:r>
        </w:ins>
      </w:p>
      <w:customXmlInsRangeStart w:id="324" w:author="Megan Feddern" w:date="2021-02-12T15:06:00Z"/>
    </w:sdtContent>
  </w:sdt>
  <w:customXmlInsRangeEnd w:id="324"/>
  <w:p w14:paraId="0319E9CE" w14:textId="77777777" w:rsidR="00B22D8A" w:rsidRDefault="00B22D8A">
    <w:pPr>
      <w:pStyle w:val="Footer"/>
      <w:ind w:right="360"/>
      <w:pPrChange w:id="325" w:author="Megan Feddern" w:date="2021-02-12T15:0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326" w:author="Megan Feddern" w:date="2021-02-12T15:50:00Z"/>
  <w:sdt>
    <w:sdtPr>
      <w:rPr>
        <w:rStyle w:val="PageNumber"/>
      </w:rPr>
      <w:id w:val="1844592240"/>
      <w:docPartObj>
        <w:docPartGallery w:val="Page Numbers (Bottom of Page)"/>
        <w:docPartUnique/>
      </w:docPartObj>
    </w:sdtPr>
    <w:sdtEndPr>
      <w:rPr>
        <w:rStyle w:val="PageNumber"/>
      </w:rPr>
    </w:sdtEndPr>
    <w:sdtContent>
      <w:customXmlInsRangeEnd w:id="326"/>
      <w:p w14:paraId="127C2DF1" w14:textId="529718FF" w:rsidR="00B22D8A" w:rsidRDefault="00B22D8A" w:rsidP="00B22D8A">
        <w:pPr>
          <w:pStyle w:val="Footer"/>
          <w:framePr w:wrap="none" w:vAnchor="text" w:hAnchor="margin" w:xAlign="right" w:y="1"/>
          <w:rPr>
            <w:ins w:id="327" w:author="Megan Feddern" w:date="2021-02-12T15:50:00Z"/>
            <w:rStyle w:val="PageNumber"/>
          </w:rPr>
        </w:pPr>
        <w:ins w:id="328" w:author="Megan Feddern" w:date="2021-02-12T15:50: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329" w:author="Megan Feddern" w:date="2021-02-12T15:50:00Z">
          <w:r>
            <w:rPr>
              <w:rStyle w:val="PageNumber"/>
            </w:rPr>
            <w:fldChar w:fldCharType="end"/>
          </w:r>
        </w:ins>
      </w:p>
      <w:customXmlInsRangeStart w:id="330" w:author="Megan Feddern" w:date="2021-02-12T15:50:00Z"/>
    </w:sdtContent>
  </w:sdt>
  <w:customXmlInsRangeEnd w:id="330"/>
  <w:p w14:paraId="3A0E2D00" w14:textId="77777777" w:rsidR="00B22D8A" w:rsidRDefault="00B22D8A">
    <w:pPr>
      <w:pStyle w:val="Footer"/>
      <w:ind w:right="360"/>
      <w:pPrChange w:id="331" w:author="Megan Feddern" w:date="2021-02-12T15:06: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285C7C" w14:textId="77777777" w:rsidR="00676937" w:rsidRDefault="00676937" w:rsidP="00A6171D">
      <w:r>
        <w:separator/>
      </w:r>
    </w:p>
  </w:footnote>
  <w:footnote w:type="continuationSeparator" w:id="0">
    <w:p w14:paraId="4900E7E5" w14:textId="77777777" w:rsidR="00676937" w:rsidRDefault="00676937"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gan Feddern">
    <w15:presenceInfo w15:providerId="None" w15:userId="Megan Feddern"/>
  </w15:person>
  <w15:person w15:author="Gordon Holtgrieve">
    <w15:presenceInfo w15:providerId="None" w15:userId="Gordon Holtgrie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5B70"/>
    <w:rsid w:val="0002135B"/>
    <w:rsid w:val="00032174"/>
    <w:rsid w:val="00041D6C"/>
    <w:rsid w:val="00045C2F"/>
    <w:rsid w:val="00046200"/>
    <w:rsid w:val="00046652"/>
    <w:rsid w:val="00052733"/>
    <w:rsid w:val="000546F9"/>
    <w:rsid w:val="0005483A"/>
    <w:rsid w:val="00062281"/>
    <w:rsid w:val="000637F7"/>
    <w:rsid w:val="000716A8"/>
    <w:rsid w:val="00074D0E"/>
    <w:rsid w:val="000757A4"/>
    <w:rsid w:val="00083032"/>
    <w:rsid w:val="0009083C"/>
    <w:rsid w:val="000908A8"/>
    <w:rsid w:val="000A2B1C"/>
    <w:rsid w:val="000C4CCC"/>
    <w:rsid w:val="000D2423"/>
    <w:rsid w:val="000D6CEB"/>
    <w:rsid w:val="000E15FE"/>
    <w:rsid w:val="000F2D73"/>
    <w:rsid w:val="000F5394"/>
    <w:rsid w:val="000F6CFE"/>
    <w:rsid w:val="000F6F61"/>
    <w:rsid w:val="001022DC"/>
    <w:rsid w:val="00102A93"/>
    <w:rsid w:val="001037E0"/>
    <w:rsid w:val="00111588"/>
    <w:rsid w:val="00112A78"/>
    <w:rsid w:val="00117393"/>
    <w:rsid w:val="00120130"/>
    <w:rsid w:val="00131585"/>
    <w:rsid w:val="00132B64"/>
    <w:rsid w:val="001337AC"/>
    <w:rsid w:val="00133D8E"/>
    <w:rsid w:val="00141B03"/>
    <w:rsid w:val="00151F13"/>
    <w:rsid w:val="00153A46"/>
    <w:rsid w:val="00163FBF"/>
    <w:rsid w:val="00167F2E"/>
    <w:rsid w:val="0017663F"/>
    <w:rsid w:val="001855D2"/>
    <w:rsid w:val="00185AC2"/>
    <w:rsid w:val="00187AD5"/>
    <w:rsid w:val="001960A5"/>
    <w:rsid w:val="001A5637"/>
    <w:rsid w:val="001B6AE9"/>
    <w:rsid w:val="001D2A81"/>
    <w:rsid w:val="001D2BB5"/>
    <w:rsid w:val="001D7E98"/>
    <w:rsid w:val="001E69D2"/>
    <w:rsid w:val="001F0786"/>
    <w:rsid w:val="00202D6B"/>
    <w:rsid w:val="002262D1"/>
    <w:rsid w:val="002355E8"/>
    <w:rsid w:val="002427CE"/>
    <w:rsid w:val="00245537"/>
    <w:rsid w:val="00251498"/>
    <w:rsid w:val="0026256C"/>
    <w:rsid w:val="00275AD5"/>
    <w:rsid w:val="00284C63"/>
    <w:rsid w:val="00287AF4"/>
    <w:rsid w:val="0029561F"/>
    <w:rsid w:val="002A2342"/>
    <w:rsid w:val="002A34FD"/>
    <w:rsid w:val="002A4D02"/>
    <w:rsid w:val="002A6EA1"/>
    <w:rsid w:val="002B6953"/>
    <w:rsid w:val="002C304D"/>
    <w:rsid w:val="002C4A2C"/>
    <w:rsid w:val="002C6F46"/>
    <w:rsid w:val="002D7392"/>
    <w:rsid w:val="002E08CC"/>
    <w:rsid w:val="002F484F"/>
    <w:rsid w:val="003040E6"/>
    <w:rsid w:val="00307112"/>
    <w:rsid w:val="003205ED"/>
    <w:rsid w:val="00327CB3"/>
    <w:rsid w:val="00327FF0"/>
    <w:rsid w:val="003358E1"/>
    <w:rsid w:val="003419B3"/>
    <w:rsid w:val="0035272B"/>
    <w:rsid w:val="0035378B"/>
    <w:rsid w:val="003546D6"/>
    <w:rsid w:val="003605FB"/>
    <w:rsid w:val="00375CCD"/>
    <w:rsid w:val="00384249"/>
    <w:rsid w:val="00385424"/>
    <w:rsid w:val="0039484D"/>
    <w:rsid w:val="00395DE8"/>
    <w:rsid w:val="003B34D4"/>
    <w:rsid w:val="003C7F54"/>
    <w:rsid w:val="003D3733"/>
    <w:rsid w:val="003E7B7F"/>
    <w:rsid w:val="00401A4F"/>
    <w:rsid w:val="00416024"/>
    <w:rsid w:val="0043272A"/>
    <w:rsid w:val="004445D9"/>
    <w:rsid w:val="004522E1"/>
    <w:rsid w:val="0047082A"/>
    <w:rsid w:val="00477D13"/>
    <w:rsid w:val="00490CC2"/>
    <w:rsid w:val="00495CF3"/>
    <w:rsid w:val="004A08DA"/>
    <w:rsid w:val="004A263B"/>
    <w:rsid w:val="004A4F2E"/>
    <w:rsid w:val="004B1310"/>
    <w:rsid w:val="004B312F"/>
    <w:rsid w:val="004D6C2F"/>
    <w:rsid w:val="004E4EC6"/>
    <w:rsid w:val="004F1C07"/>
    <w:rsid w:val="004F4EED"/>
    <w:rsid w:val="00500DBC"/>
    <w:rsid w:val="00503155"/>
    <w:rsid w:val="00514299"/>
    <w:rsid w:val="00537AF0"/>
    <w:rsid w:val="00541BEA"/>
    <w:rsid w:val="005522D1"/>
    <w:rsid w:val="005526D5"/>
    <w:rsid w:val="0056329F"/>
    <w:rsid w:val="005701AC"/>
    <w:rsid w:val="0059338E"/>
    <w:rsid w:val="005938A8"/>
    <w:rsid w:val="00597128"/>
    <w:rsid w:val="005A43CF"/>
    <w:rsid w:val="005C4A22"/>
    <w:rsid w:val="005C632E"/>
    <w:rsid w:val="005D4653"/>
    <w:rsid w:val="005D6B0F"/>
    <w:rsid w:val="005F0292"/>
    <w:rsid w:val="00603670"/>
    <w:rsid w:val="0060379B"/>
    <w:rsid w:val="006103DF"/>
    <w:rsid w:val="0061628C"/>
    <w:rsid w:val="00617103"/>
    <w:rsid w:val="00622D9E"/>
    <w:rsid w:val="00622FB4"/>
    <w:rsid w:val="0062488E"/>
    <w:rsid w:val="00626346"/>
    <w:rsid w:val="00650021"/>
    <w:rsid w:val="006502C4"/>
    <w:rsid w:val="0065094E"/>
    <w:rsid w:val="00650AA0"/>
    <w:rsid w:val="00654E6C"/>
    <w:rsid w:val="00670D65"/>
    <w:rsid w:val="00676937"/>
    <w:rsid w:val="006811F5"/>
    <w:rsid w:val="006A00AE"/>
    <w:rsid w:val="006A3F61"/>
    <w:rsid w:val="006A76C3"/>
    <w:rsid w:val="006A7C74"/>
    <w:rsid w:val="006B4123"/>
    <w:rsid w:val="006C03B1"/>
    <w:rsid w:val="006C6FEE"/>
    <w:rsid w:val="006F10B1"/>
    <w:rsid w:val="007210C9"/>
    <w:rsid w:val="007372E0"/>
    <w:rsid w:val="00740857"/>
    <w:rsid w:val="00757B87"/>
    <w:rsid w:val="00772230"/>
    <w:rsid w:val="0077712D"/>
    <w:rsid w:val="00786016"/>
    <w:rsid w:val="007B0E15"/>
    <w:rsid w:val="007D081D"/>
    <w:rsid w:val="007D3BE4"/>
    <w:rsid w:val="007E093A"/>
    <w:rsid w:val="007E2129"/>
    <w:rsid w:val="007E21B1"/>
    <w:rsid w:val="007E7E0A"/>
    <w:rsid w:val="007F1438"/>
    <w:rsid w:val="007F2E56"/>
    <w:rsid w:val="00803EA8"/>
    <w:rsid w:val="00805CDD"/>
    <w:rsid w:val="008251B2"/>
    <w:rsid w:val="00827A90"/>
    <w:rsid w:val="00833257"/>
    <w:rsid w:val="008429EF"/>
    <w:rsid w:val="00850022"/>
    <w:rsid w:val="008507FD"/>
    <w:rsid w:val="00850F33"/>
    <w:rsid w:val="00851128"/>
    <w:rsid w:val="00871990"/>
    <w:rsid w:val="00876CCF"/>
    <w:rsid w:val="00883118"/>
    <w:rsid w:val="00896F77"/>
    <w:rsid w:val="008A29F1"/>
    <w:rsid w:val="008C63D1"/>
    <w:rsid w:val="008D4856"/>
    <w:rsid w:val="00910BC5"/>
    <w:rsid w:val="0091671B"/>
    <w:rsid w:val="009240B5"/>
    <w:rsid w:val="00926D06"/>
    <w:rsid w:val="00936B53"/>
    <w:rsid w:val="00951507"/>
    <w:rsid w:val="00955572"/>
    <w:rsid w:val="009555B1"/>
    <w:rsid w:val="009604E4"/>
    <w:rsid w:val="009606E8"/>
    <w:rsid w:val="00976B16"/>
    <w:rsid w:val="00977F17"/>
    <w:rsid w:val="00980BA6"/>
    <w:rsid w:val="00980D73"/>
    <w:rsid w:val="00983481"/>
    <w:rsid w:val="00990BAB"/>
    <w:rsid w:val="00991000"/>
    <w:rsid w:val="00992473"/>
    <w:rsid w:val="009A4807"/>
    <w:rsid w:val="009C1C4E"/>
    <w:rsid w:val="009D5932"/>
    <w:rsid w:val="009D7D9A"/>
    <w:rsid w:val="009E132E"/>
    <w:rsid w:val="009E44C1"/>
    <w:rsid w:val="009F1915"/>
    <w:rsid w:val="009F4B39"/>
    <w:rsid w:val="009F4B98"/>
    <w:rsid w:val="009F71D6"/>
    <w:rsid w:val="00A00DDC"/>
    <w:rsid w:val="00A075A2"/>
    <w:rsid w:val="00A076B4"/>
    <w:rsid w:val="00A11824"/>
    <w:rsid w:val="00A17131"/>
    <w:rsid w:val="00A214E1"/>
    <w:rsid w:val="00A26B44"/>
    <w:rsid w:val="00A31426"/>
    <w:rsid w:val="00A42D7B"/>
    <w:rsid w:val="00A45298"/>
    <w:rsid w:val="00A56AE8"/>
    <w:rsid w:val="00A601AF"/>
    <w:rsid w:val="00A6171D"/>
    <w:rsid w:val="00A62AD7"/>
    <w:rsid w:val="00A7002D"/>
    <w:rsid w:val="00A751C8"/>
    <w:rsid w:val="00A843B5"/>
    <w:rsid w:val="00A93A4C"/>
    <w:rsid w:val="00AB1541"/>
    <w:rsid w:val="00AB2D80"/>
    <w:rsid w:val="00AC7CA4"/>
    <w:rsid w:val="00AD1108"/>
    <w:rsid w:val="00AD5020"/>
    <w:rsid w:val="00AE74C9"/>
    <w:rsid w:val="00AF404A"/>
    <w:rsid w:val="00AF703E"/>
    <w:rsid w:val="00B129DD"/>
    <w:rsid w:val="00B134D7"/>
    <w:rsid w:val="00B1728F"/>
    <w:rsid w:val="00B20593"/>
    <w:rsid w:val="00B22D8A"/>
    <w:rsid w:val="00B311B2"/>
    <w:rsid w:val="00B3476E"/>
    <w:rsid w:val="00B40797"/>
    <w:rsid w:val="00B46513"/>
    <w:rsid w:val="00B517C7"/>
    <w:rsid w:val="00B66161"/>
    <w:rsid w:val="00B73256"/>
    <w:rsid w:val="00B830B7"/>
    <w:rsid w:val="00B86078"/>
    <w:rsid w:val="00B9014D"/>
    <w:rsid w:val="00BA35DB"/>
    <w:rsid w:val="00BA5325"/>
    <w:rsid w:val="00BB4082"/>
    <w:rsid w:val="00BB5F8A"/>
    <w:rsid w:val="00BC1B30"/>
    <w:rsid w:val="00BC7A00"/>
    <w:rsid w:val="00BD132D"/>
    <w:rsid w:val="00BD1B54"/>
    <w:rsid w:val="00BE337B"/>
    <w:rsid w:val="00BE7207"/>
    <w:rsid w:val="00BF5AC0"/>
    <w:rsid w:val="00C03970"/>
    <w:rsid w:val="00C0631F"/>
    <w:rsid w:val="00C15426"/>
    <w:rsid w:val="00C21D64"/>
    <w:rsid w:val="00C22E48"/>
    <w:rsid w:val="00C415BB"/>
    <w:rsid w:val="00C41C40"/>
    <w:rsid w:val="00C4764A"/>
    <w:rsid w:val="00C51479"/>
    <w:rsid w:val="00C521E6"/>
    <w:rsid w:val="00C606E0"/>
    <w:rsid w:val="00C6479C"/>
    <w:rsid w:val="00C7232E"/>
    <w:rsid w:val="00C959A8"/>
    <w:rsid w:val="00C97281"/>
    <w:rsid w:val="00CA0E33"/>
    <w:rsid w:val="00CA1646"/>
    <w:rsid w:val="00CA2AF5"/>
    <w:rsid w:val="00CB2A23"/>
    <w:rsid w:val="00CB38A0"/>
    <w:rsid w:val="00CB6BB1"/>
    <w:rsid w:val="00CB7C02"/>
    <w:rsid w:val="00CC0268"/>
    <w:rsid w:val="00CC79E6"/>
    <w:rsid w:val="00CD43BA"/>
    <w:rsid w:val="00CE159E"/>
    <w:rsid w:val="00CF19E2"/>
    <w:rsid w:val="00CF3273"/>
    <w:rsid w:val="00CF353B"/>
    <w:rsid w:val="00CF37E7"/>
    <w:rsid w:val="00CF4B45"/>
    <w:rsid w:val="00D054A3"/>
    <w:rsid w:val="00D0641A"/>
    <w:rsid w:val="00D105F1"/>
    <w:rsid w:val="00D13FC2"/>
    <w:rsid w:val="00D162F7"/>
    <w:rsid w:val="00D20392"/>
    <w:rsid w:val="00D24602"/>
    <w:rsid w:val="00D24696"/>
    <w:rsid w:val="00D34373"/>
    <w:rsid w:val="00D34417"/>
    <w:rsid w:val="00D67D96"/>
    <w:rsid w:val="00D7372E"/>
    <w:rsid w:val="00D744D0"/>
    <w:rsid w:val="00D8140D"/>
    <w:rsid w:val="00D83C12"/>
    <w:rsid w:val="00D92EC9"/>
    <w:rsid w:val="00DA7343"/>
    <w:rsid w:val="00DB0194"/>
    <w:rsid w:val="00DB255D"/>
    <w:rsid w:val="00DB3917"/>
    <w:rsid w:val="00DB3C1D"/>
    <w:rsid w:val="00DB6045"/>
    <w:rsid w:val="00DC6C22"/>
    <w:rsid w:val="00DC7CE7"/>
    <w:rsid w:val="00DF4ECE"/>
    <w:rsid w:val="00DF4FEE"/>
    <w:rsid w:val="00DF6D61"/>
    <w:rsid w:val="00DF74D8"/>
    <w:rsid w:val="00E124B8"/>
    <w:rsid w:val="00E171AD"/>
    <w:rsid w:val="00E3231C"/>
    <w:rsid w:val="00E32C28"/>
    <w:rsid w:val="00E33ECB"/>
    <w:rsid w:val="00E37E17"/>
    <w:rsid w:val="00E61E30"/>
    <w:rsid w:val="00E665E1"/>
    <w:rsid w:val="00E66CF8"/>
    <w:rsid w:val="00E670DB"/>
    <w:rsid w:val="00E74B55"/>
    <w:rsid w:val="00E82265"/>
    <w:rsid w:val="00E974F0"/>
    <w:rsid w:val="00E97FF8"/>
    <w:rsid w:val="00EA2955"/>
    <w:rsid w:val="00EA4AF0"/>
    <w:rsid w:val="00EA4D9B"/>
    <w:rsid w:val="00EA6B53"/>
    <w:rsid w:val="00EB0585"/>
    <w:rsid w:val="00EC2D53"/>
    <w:rsid w:val="00EC518D"/>
    <w:rsid w:val="00EC6DD3"/>
    <w:rsid w:val="00ED5886"/>
    <w:rsid w:val="00EE0263"/>
    <w:rsid w:val="00EE1202"/>
    <w:rsid w:val="00EE6CEB"/>
    <w:rsid w:val="00EF0EB4"/>
    <w:rsid w:val="00EF357D"/>
    <w:rsid w:val="00EF5CEB"/>
    <w:rsid w:val="00EF7A5C"/>
    <w:rsid w:val="00F0575F"/>
    <w:rsid w:val="00F05DBE"/>
    <w:rsid w:val="00F232D0"/>
    <w:rsid w:val="00F3254F"/>
    <w:rsid w:val="00F376FD"/>
    <w:rsid w:val="00F40C53"/>
    <w:rsid w:val="00F55826"/>
    <w:rsid w:val="00F573F4"/>
    <w:rsid w:val="00F6417A"/>
    <w:rsid w:val="00F645C3"/>
    <w:rsid w:val="00F67581"/>
    <w:rsid w:val="00F702BF"/>
    <w:rsid w:val="00F71A1D"/>
    <w:rsid w:val="00F83DA0"/>
    <w:rsid w:val="00FB492F"/>
    <w:rsid w:val="00FE074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em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R-project.org/" TargetMode="External"/><Relationship Id="rId5" Type="http://schemas.openxmlformats.org/officeDocument/2006/relationships/footnotes" Target="footnotes.xml"/><Relationship Id="rId15" Type="http://schemas.openxmlformats.org/officeDocument/2006/relationships/footer" Target="footer2.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A17F-91DD-3549-80F5-0B7854DCA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25</Pages>
  <Words>6478</Words>
  <Characters>36930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Gordon Holtgrieve</cp:lastModifiedBy>
  <cp:revision>73</cp:revision>
  <dcterms:created xsi:type="dcterms:W3CDTF">2021-03-24T17:00:00Z</dcterms:created>
  <dcterms:modified xsi:type="dcterms:W3CDTF">2021-04-23T20:57:00Z</dcterms:modified>
</cp:coreProperties>
</file>