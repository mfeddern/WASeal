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 xml:space="preserve">Delayed trophic response </w:t>
      </w:r>
      <w:ins w:id="0" w:author="Megan Feddern" w:date="2021-07-06T12:37:00Z">
        <w:r w:rsidR="006A4C99">
          <w:rPr>
            <w:rStyle w:val="apple-converted-space"/>
            <w:rFonts w:ascii="Times New Roman" w:hAnsi="Times New Roman" w:cs="Times New Roman"/>
            <w:color w:val="222222"/>
            <w:shd w:val="clear" w:color="auto" w:fill="FFFFFF"/>
          </w:rPr>
          <w:t>of a marine predator</w:t>
        </w:r>
      </w:ins>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ins w:id="1" w:author="Megan Feddern" w:date="2021-07-13T09:12:00Z">
        <w:r w:rsidR="00767AC6">
          <w:rPr>
            <w:rFonts w:ascii="Times New Roman" w:hAnsi="Times New Roman" w:cs="Times New Roman"/>
            <w:bCs/>
            <w:iCs/>
          </w:rPr>
          <w:t xml:space="preserve">predator </w:t>
        </w:r>
      </w:ins>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2B6431D4"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ins w:id="2" w:author="Megan Feddern" w:date="2021-07-13T09:12:00Z">
        <w:r w:rsidR="00767AC6">
          <w:rPr>
            <w:i/>
            <w:color w:val="FF0000"/>
          </w:rPr>
          <w:t>7</w:t>
        </w:r>
      </w:ins>
      <w:r w:rsidRPr="008C63D1">
        <w:rPr>
          <w:i/>
          <w:color w:val="FF0000"/>
        </w:rPr>
        <w:t xml:space="preserve"> of </w:t>
      </w:r>
      <w:ins w:id="3" w:author="Megan Feddern" w:date="2021-07-07T07:16:00Z">
        <w:r w:rsidR="00E36CCB">
          <w:rPr>
            <w:i/>
            <w:color w:val="FF0000"/>
          </w:rPr>
          <w:t>30 (article)</w:t>
        </w:r>
      </w:ins>
      <w:r w:rsidR="00EE6CEB" w:rsidRPr="00167F2E">
        <w:rPr>
          <w:iCs/>
        </w:rPr>
        <w:br w:type="page"/>
      </w:r>
    </w:p>
    <w:p w14:paraId="177C0BE2" w14:textId="0BF06130"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86</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652AA894"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ins w:id="4" w:author="Megan Feddern" w:date="2021-07-13T09:13:00Z">
        <w:r w:rsidR="00767AC6">
          <w:rPr>
            <w:rFonts w:ascii="Times New Roman" w:hAnsi="Times New Roman" w:cs="Times New Roman"/>
            <w:bCs/>
          </w:rPr>
          <w:t xml:space="preserve"> stable</w:t>
        </w:r>
      </w:ins>
      <w:r w:rsidR="00910BC5">
        <w:rPr>
          <w:rFonts w:ascii="Times New Roman" w:hAnsi="Times New Roman" w:cs="Times New Roman"/>
          <w:bCs/>
        </w:rPr>
        <w:t xml:space="preserve"> isotope analyses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ins w:id="5" w:author="Tim Essington" w:date="2021-05-19T10:45:00Z">
        <w:r w:rsidR="00B93818">
          <w:rPr>
            <w:rFonts w:ascii="Times New Roman" w:hAnsi="Times New Roman" w:cs="Times New Roman"/>
            <w:bCs/>
          </w:rPr>
          <w:t xml:space="preserve">identified a delayed response of harbor seals </w:t>
        </w:r>
      </w:ins>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ins w:id="6" w:author="Megan Feddern" w:date="2021-07-13T09:13:00Z">
        <w:r w:rsidR="00767AC6">
          <w:rPr>
            <w:rFonts w:ascii="Times New Roman" w:hAnsi="Times New Roman" w:cs="Times New Roman"/>
            <w:bCs/>
          </w:rPr>
          <w:t>discharge</w:t>
        </w:r>
      </w:ins>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6103DF">
        <w:rPr>
          <w:rFonts w:ascii="Times New Roman" w:hAnsi="Times New Roman" w:cs="Times New Roman"/>
          <w:bCs/>
        </w:rPr>
        <w:t>lag</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current </w:t>
      </w:r>
      <w:ins w:id="7" w:author="Megan Feddern" w:date="2021-07-07T06:58:00Z">
        <w:r w:rsidR="00283EE2">
          <w:rPr>
            <w:rFonts w:ascii="Times New Roman" w:hAnsi="Times New Roman" w:cs="Times New Roman"/>
            <w:bCs/>
          </w:rPr>
          <w:t xml:space="preserve">herring </w:t>
        </w:r>
      </w:ins>
      <w:r w:rsidR="00EC4EFF">
        <w:rPr>
          <w:rFonts w:ascii="Times New Roman" w:hAnsi="Times New Roman" w:cs="Times New Roman"/>
          <w:bCs/>
        </w:rPr>
        <w:t>spawning biomass, but had a 2- year delayed response to Chinook 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predators respond on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7750E9C2" w:rsidR="00EC6DD3" w:rsidRDefault="00EC6DD3" w:rsidP="00EC6DD3">
      <w:pPr>
        <w:spacing w:line="480" w:lineRule="auto"/>
        <w:rPr>
          <w:ins w:id="8" w:author="Megan Feddern" w:date="2021-07-06T12:11:00Z"/>
          <w:rFonts w:ascii="Times New Roman" w:hAnsi="Times New Roman" w:cs="Times New Roman"/>
        </w:rPr>
      </w:pPr>
      <w:r>
        <w:rPr>
          <w:rFonts w:ascii="Times New Roman" w:hAnsi="Times New Roman" w:cs="Times New Roman"/>
        </w:rPr>
        <w:tab/>
      </w:r>
      <w:ins w:id="9" w:author="Megan Feddern" w:date="2021-07-06T12:29:00Z">
        <w:r w:rsidR="00453E4A">
          <w:rPr>
            <w:rFonts w:ascii="Times New Roman" w:hAnsi="Times New Roman" w:cs="Times New Roman"/>
          </w:rPr>
          <w:t>The regulation of food web structure by</w:t>
        </w:r>
      </w:ins>
      <w:r w:rsidR="00871990">
        <w:rPr>
          <w:rFonts w:ascii="Times New Roman" w:hAnsi="Times New Roman" w:cs="Times New Roman"/>
        </w:rPr>
        <w:t xml:space="preserve"> resources (bottom-up control) and the presence of top predators (top-down control)</w:t>
      </w:r>
      <w:ins w:id="10" w:author="Megan Feddern" w:date="2021-07-06T12:17:00Z">
        <w:r w:rsidR="00F11F90" w:rsidRPr="00F11F90">
          <w:rPr>
            <w:rFonts w:ascii="Times New Roman" w:hAnsi="Times New Roman" w:cs="Times New Roman"/>
          </w:rPr>
          <w:t xml:space="preserve"> </w:t>
        </w:r>
      </w:ins>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ins w:id="11" w:author="Megan Feddern" w:date="2021-07-06T12:29:00Z">
        <w:r w:rsidR="00453E4A">
          <w:rPr>
            <w:rFonts w:ascii="Times New Roman" w:hAnsi="Times New Roman" w:cs="Times New Roman"/>
          </w:rPr>
          <w:t>is fundamental</w:t>
        </w:r>
      </w:ins>
      <w:ins w:id="12" w:author="Megan Feddern" w:date="2021-07-06T12:16:00Z">
        <w:r w:rsidR="00F11F90">
          <w:rPr>
            <w:rFonts w:ascii="Times New Roman" w:hAnsi="Times New Roman" w:cs="Times New Roman"/>
          </w:rPr>
          <w:t xml:space="preserve"> for understanding </w:t>
        </w:r>
      </w:ins>
      <w:ins w:id="13" w:author="Megan Feddern" w:date="2021-07-06T12:30:00Z">
        <w:r w:rsidR="00453E4A">
          <w:rPr>
            <w:rFonts w:ascii="Times New Roman" w:hAnsi="Times New Roman" w:cs="Times New Roman"/>
          </w:rPr>
          <w:t xml:space="preserve">food web </w:t>
        </w:r>
      </w:ins>
      <w:ins w:id="14" w:author="Megan Feddern" w:date="2021-07-06T12:17:00Z">
        <w:r w:rsidR="00F11F90">
          <w:rPr>
            <w:rFonts w:ascii="Times New Roman" w:hAnsi="Times New Roman" w:cs="Times New Roman"/>
          </w:rPr>
          <w:t>responses to environmental</w:t>
        </w:r>
      </w:ins>
      <w:ins w:id="15" w:author="Megan Feddern" w:date="2021-07-13T09:14:00Z">
        <w:r w:rsidR="00767AC6">
          <w:rPr>
            <w:rFonts w:ascii="Times New Roman" w:hAnsi="Times New Roman" w:cs="Times New Roman"/>
          </w:rPr>
          <w:t>,</w:t>
        </w:r>
      </w:ins>
      <w:ins w:id="16" w:author="Megan Feddern" w:date="2021-07-06T12:17:00Z">
        <w:r w:rsidR="00F11F90">
          <w:rPr>
            <w:rFonts w:ascii="Times New Roman" w:hAnsi="Times New Roman" w:cs="Times New Roman"/>
          </w:rPr>
          <w:t xml:space="preserve"> ecological</w:t>
        </w:r>
      </w:ins>
      <w:ins w:id="17" w:author="Megan Feddern" w:date="2021-07-13T09:14:00Z">
        <w:r w:rsidR="00767AC6">
          <w:rPr>
            <w:rFonts w:ascii="Times New Roman" w:hAnsi="Times New Roman" w:cs="Times New Roman"/>
          </w:rPr>
          <w:t xml:space="preserve">, and </w:t>
        </w:r>
        <w:proofErr w:type="spellStart"/>
        <w:r w:rsidR="00767AC6">
          <w:rPr>
            <w:rFonts w:ascii="Times New Roman" w:hAnsi="Times New Roman" w:cs="Times New Roman"/>
          </w:rPr>
          <w:t>athropogenic</w:t>
        </w:r>
      </w:ins>
      <w:proofErr w:type="spellEnd"/>
      <w:ins w:id="18" w:author="Megan Feddern" w:date="2021-07-06T12:17:00Z">
        <w:r w:rsidR="00F11F90">
          <w:rPr>
            <w:rFonts w:ascii="Times New Roman" w:hAnsi="Times New Roman" w:cs="Times New Roman"/>
          </w:rPr>
          <w:t xml:space="preserve"> change.</w:t>
        </w:r>
      </w:ins>
      <w:r w:rsidR="006103DF">
        <w:rPr>
          <w:rFonts w:ascii="Times New Roman" w:hAnsi="Times New Roman" w:cs="Times New Roman"/>
        </w:rPr>
        <w:t xml:space="preserve">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ins w:id="19" w:author="Megan Feddern" w:date="2021-07-06T12:09:00Z">
        <w:r w:rsidR="008F00C8">
          <w:rPr>
            <w:rFonts w:ascii="Times New Roman" w:hAnsi="Times New Roman" w:cs="Times New Roman"/>
          </w:rPr>
          <w:t>alter abundance in both adjacent and non-a</w:t>
        </w:r>
      </w:ins>
      <w:ins w:id="20" w:author="Megan Feddern" w:date="2021-07-06T12:10:00Z">
        <w:r w:rsidR="008F00C8">
          <w:rPr>
            <w:rFonts w:ascii="Times New Roman" w:hAnsi="Times New Roman" w:cs="Times New Roman"/>
          </w:rPr>
          <w:t>djacent trophic levels</w:t>
        </w:r>
      </w:ins>
      <w:r w:rsidR="00AB2D80">
        <w:rPr>
          <w:rFonts w:ascii="Times New Roman" w:hAnsi="Times New Roman" w:cs="Times New Roman"/>
        </w:rPr>
        <w:t xml:space="preserve">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ins w:id="21" w:author="Megan Feddern" w:date="2021-07-06T13:56:00Z">
        <w:r w:rsidR="007A19DE">
          <w:rPr>
            <w:rFonts w:ascii="Times New Roman" w:hAnsi="Times New Roman" w:cs="Times New Roman"/>
          </w:rPr>
          <w:t xml:space="preserve">However, </w:t>
        </w:r>
      </w:ins>
      <w:ins w:id="22" w:author="Megan Feddern" w:date="2021-07-06T13:57:00Z">
        <w:r w:rsidR="007A19DE">
          <w:rPr>
            <w:rFonts w:ascii="Times New Roman" w:hAnsi="Times New Roman" w:cs="Times New Roman"/>
          </w:rPr>
          <w:t>l</w:t>
        </w:r>
      </w:ins>
      <w:ins w:id="23" w:author="Megan Feddern" w:date="2021-07-06T13:56:00Z">
        <w:r w:rsidR="007A19DE">
          <w:rPr>
            <w:rFonts w:ascii="Times New Roman" w:hAnsi="Times New Roman" w:cs="Times New Roman"/>
          </w:rPr>
          <w:t>arge-scale changes in nutrient availability (</w:t>
        </w:r>
        <w:proofErr w:type="spellStart"/>
        <w:r w:rsidR="007A19DE" w:rsidRPr="008D4856">
          <w:rPr>
            <w:rFonts w:ascii="Times New Roman" w:hAnsi="Times New Roman" w:cs="Times New Roman"/>
          </w:rPr>
          <w:t>Rykaczewski</w:t>
        </w:r>
        <w:proofErr w:type="spellEnd"/>
        <w:r w:rsidR="007A19DE" w:rsidRPr="008D4856">
          <w:rPr>
            <w:rFonts w:ascii="Times New Roman" w:hAnsi="Times New Roman" w:cs="Times New Roman"/>
          </w:rPr>
          <w:t xml:space="preserve"> and Dunne 2010</w:t>
        </w:r>
        <w:r w:rsidR="007A19DE">
          <w:rPr>
            <w:rFonts w:ascii="Times New Roman" w:hAnsi="Times New Roman" w:cs="Times New Roman"/>
          </w:rPr>
          <w:t>), primary productivity (</w:t>
        </w:r>
        <w:proofErr w:type="spellStart"/>
        <w:r w:rsidR="007A19DE">
          <w:rPr>
            <w:rFonts w:ascii="Times New Roman" w:hAnsi="Times New Roman" w:cs="Times New Roman"/>
          </w:rPr>
          <w:t>Chassot</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w:t>
        </w:r>
        <w:proofErr w:type="spellStart"/>
        <w:r w:rsidR="007A19DE">
          <w:rPr>
            <w:rFonts w:ascii="Times New Roman" w:hAnsi="Times New Roman" w:cs="Times New Roman"/>
          </w:rPr>
          <w:t>Magera</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both mechanisms of regulation </w:t>
        </w:r>
      </w:ins>
      <w:ins w:id="24" w:author="Megan Feddern" w:date="2021-07-07T06:59:00Z">
        <w:r w:rsidR="00283EE2">
          <w:rPr>
            <w:rFonts w:ascii="Times New Roman" w:hAnsi="Times New Roman" w:cs="Times New Roman"/>
          </w:rPr>
          <w:t xml:space="preserve">(top-down verse bottom-up) </w:t>
        </w:r>
      </w:ins>
      <w:ins w:id="25" w:author="Megan Feddern" w:date="2021-07-06T13:56:00Z">
        <w:r w:rsidR="007A19DE">
          <w:rPr>
            <w:rFonts w:ascii="Times New Roman" w:hAnsi="Times New Roman" w:cs="Times New Roman"/>
          </w:rPr>
          <w:t>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ins>
      <w:ins w:id="26" w:author="Megan Feddern" w:date="2021-07-06T12:27:00Z">
        <w:r w:rsidR="00705DE8">
          <w:rPr>
            <w:rFonts w:ascii="Times New Roman" w:hAnsi="Times New Roman" w:cs="Times New Roman"/>
          </w:rPr>
          <w:t xml:space="preserve"> </w:t>
        </w:r>
      </w:ins>
    </w:p>
    <w:p w14:paraId="20419BD4" w14:textId="54189A83" w:rsidR="008E227B" w:rsidRPr="00AD4258" w:rsidRDefault="007A19DE" w:rsidP="000F60BA">
      <w:pPr>
        <w:spacing w:line="480" w:lineRule="auto"/>
        <w:ind w:firstLine="720"/>
        <w:rPr>
          <w:ins w:id="27" w:author="Megan Feddern" w:date="2021-07-06T14:55:00Z"/>
          <w:rFonts w:ascii="Times New Roman" w:hAnsi="Times New Roman" w:cs="Times New Roman"/>
        </w:rPr>
      </w:pPr>
      <w:ins w:id="28" w:author="Megan Feddern" w:date="2021-07-06T13:55:00Z">
        <w:r>
          <w:rPr>
            <w:rFonts w:ascii="Times New Roman" w:hAnsi="Times New Roman" w:cs="Times New Roman"/>
          </w:rPr>
          <w:t>Historic</w:t>
        </w:r>
      </w:ins>
      <w:r w:rsidR="008D3D33" w:rsidRPr="00BC1B30">
        <w:rPr>
          <w:rFonts w:ascii="Times New Roman" w:hAnsi="Times New Roman" w:cs="Times New Roman"/>
        </w:rPr>
        <w:t xml:space="preserve"> </w:t>
      </w:r>
      <w:r w:rsidR="008D3D33">
        <w:rPr>
          <w:rFonts w:ascii="Times New Roman" w:hAnsi="Times New Roman" w:cs="Times New Roman"/>
        </w:rPr>
        <w:t xml:space="preserve">datasets </w:t>
      </w:r>
      <w:ins w:id="29" w:author="Megan Feddern" w:date="2021-07-06T12:32:00Z">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ins>
      <w:ins w:id="30" w:author="Megan Feddern" w:date="2021-07-13T09:15:00Z">
        <w:r w:rsidR="000F5685">
          <w:rPr>
            <w:rFonts w:ascii="Times New Roman" w:hAnsi="Times New Roman" w:cs="Times New Roman"/>
          </w:rPr>
          <w:t>are</w:t>
        </w:r>
      </w:ins>
      <w:ins w:id="31" w:author="Megan Feddern" w:date="2021-07-06T12:32:00Z">
        <w:r w:rsidR="00453E4A">
          <w:rPr>
            <w:rFonts w:ascii="Times New Roman" w:hAnsi="Times New Roman" w:cs="Times New Roman"/>
          </w:rPr>
          <w:t xml:space="preserve"> </w:t>
        </w:r>
      </w:ins>
      <w:r w:rsidR="008D3D33">
        <w:rPr>
          <w:rFonts w:ascii="Times New Roman" w:hAnsi="Times New Roman" w:cs="Times New Roman"/>
        </w:rPr>
        <w:t xml:space="preserve">particularly useful </w:t>
      </w:r>
      <w:r w:rsidR="008D3D33" w:rsidRPr="00BC1B30">
        <w:rPr>
          <w:rFonts w:ascii="Times New Roman" w:hAnsi="Times New Roman" w:cs="Times New Roman"/>
        </w:rPr>
        <w:t xml:space="preserve">for </w:t>
      </w:r>
      <w:ins w:id="32" w:author="Megan Feddern" w:date="2021-07-06T12:42:00Z">
        <w:r w:rsidR="007B383D">
          <w:rPr>
            <w:rFonts w:ascii="Times New Roman" w:hAnsi="Times New Roman" w:cs="Times New Roman"/>
          </w:rPr>
          <w:t xml:space="preserve">identifying food web responses </w:t>
        </w:r>
      </w:ins>
      <w:ins w:id="33" w:author="Megan Feddern" w:date="2021-07-07T06:59:00Z">
        <w:r w:rsidR="00283EE2">
          <w:rPr>
            <w:rFonts w:ascii="Times New Roman" w:hAnsi="Times New Roman" w:cs="Times New Roman"/>
          </w:rPr>
          <w:t xml:space="preserve">to </w:t>
        </w:r>
      </w:ins>
      <w:ins w:id="34" w:author="Megan Feddern" w:date="2021-07-06T15:09:00Z">
        <w:r w:rsidR="00D93E8F">
          <w:rPr>
            <w:rFonts w:ascii="Times New Roman" w:hAnsi="Times New Roman" w:cs="Times New Roman"/>
          </w:rPr>
          <w:t>ecosystem</w:t>
        </w:r>
      </w:ins>
      <w:ins w:id="35" w:author="Megan Feddern" w:date="2021-07-06T13:38:00Z">
        <w:r w:rsidR="00BD619E">
          <w:rPr>
            <w:rFonts w:ascii="Times New Roman" w:hAnsi="Times New Roman" w:cs="Times New Roman"/>
          </w:rPr>
          <w:t xml:space="preserve"> drivers</w:t>
        </w:r>
        <w:r w:rsidR="00DB7386">
          <w:rPr>
            <w:rFonts w:ascii="Times New Roman" w:hAnsi="Times New Roman" w:cs="Times New Roman"/>
          </w:rPr>
          <w:t xml:space="preserve"> that operate in tandem</w:t>
        </w:r>
      </w:ins>
      <w:ins w:id="36" w:author="Megan Feddern" w:date="2021-07-06T12:40:00Z">
        <w:r w:rsidR="00BC76DE">
          <w:rPr>
            <w:rFonts w:ascii="Times New Roman" w:hAnsi="Times New Roman" w:cs="Times New Roman"/>
          </w:rPr>
          <w:t xml:space="preserve">. </w:t>
        </w:r>
      </w:ins>
      <w:ins w:id="37" w:author="Megan Feddern" w:date="2021-07-06T14:01:00Z">
        <w:r w:rsidR="003B3816">
          <w:rPr>
            <w:rFonts w:ascii="Times New Roman" w:hAnsi="Times New Roman" w:cs="Times New Roman"/>
          </w:rPr>
          <w:t xml:space="preserve">Compound specific stable isotope analysis </w:t>
        </w:r>
      </w:ins>
      <w:ins w:id="38" w:author="Megan Feddern" w:date="2021-07-06T14:29:00Z">
        <w:r w:rsidR="00D17966">
          <w:rPr>
            <w:rFonts w:ascii="Times New Roman" w:hAnsi="Times New Roman" w:cs="Times New Roman"/>
          </w:rPr>
          <w:t xml:space="preserve">(CSSIA) </w:t>
        </w:r>
      </w:ins>
      <w:ins w:id="39" w:author="Megan Feddern" w:date="2021-07-06T14:01:00Z">
        <w:r w:rsidR="003B3816">
          <w:rPr>
            <w:rFonts w:ascii="Times New Roman" w:hAnsi="Times New Roman" w:cs="Times New Roman"/>
          </w:rPr>
          <w:t>of amino acids serve</w:t>
        </w:r>
      </w:ins>
      <w:ins w:id="40" w:author="Megan Feddern" w:date="2021-07-06T14:25:00Z">
        <w:r w:rsidR="001F124E">
          <w:rPr>
            <w:rFonts w:ascii="Times New Roman" w:hAnsi="Times New Roman" w:cs="Times New Roman"/>
          </w:rPr>
          <w:t>s</w:t>
        </w:r>
      </w:ins>
      <w:ins w:id="41" w:author="Megan Feddern" w:date="2021-07-06T14:01:00Z">
        <w:r w:rsidR="003B3816">
          <w:rPr>
            <w:rFonts w:ascii="Times New Roman" w:hAnsi="Times New Roman" w:cs="Times New Roman"/>
          </w:rPr>
          <w:t xml:space="preserve"> as a useful tracer of </w:t>
        </w:r>
      </w:ins>
      <w:ins w:id="42" w:author="Megan Feddern" w:date="2021-07-06T14:02:00Z">
        <w:r w:rsidR="003B3816">
          <w:rPr>
            <w:rFonts w:ascii="Times New Roman" w:hAnsi="Times New Roman" w:cs="Times New Roman"/>
          </w:rPr>
          <w:t xml:space="preserve">predator response to ecological and environmental change </w:t>
        </w:r>
      </w:ins>
      <w:ins w:id="43" w:author="Megan Feddern" w:date="2021-07-06T14:14:00Z">
        <w:r w:rsidR="00B04A8B">
          <w:rPr>
            <w:rFonts w:ascii="Times New Roman" w:hAnsi="Times New Roman" w:cs="Times New Roman"/>
          </w:rPr>
          <w:t xml:space="preserve">and can derive retrospective </w:t>
        </w:r>
      </w:ins>
      <w:ins w:id="44" w:author="Megan Feddern" w:date="2021-07-06T14:26:00Z">
        <w:r w:rsidR="001F124E">
          <w:rPr>
            <w:rFonts w:ascii="Times New Roman" w:hAnsi="Times New Roman" w:cs="Times New Roman"/>
          </w:rPr>
          <w:t>trophic position</w:t>
        </w:r>
      </w:ins>
      <w:ins w:id="45" w:author="Megan Feddern" w:date="2021-07-06T14:27:00Z">
        <w:r w:rsidR="00D17966">
          <w:rPr>
            <w:rFonts w:ascii="Times New Roman" w:hAnsi="Times New Roman" w:cs="Times New Roman"/>
          </w:rPr>
          <w:t xml:space="preserve"> estimates</w:t>
        </w:r>
      </w:ins>
      <w:ins w:id="46" w:author="Megan Feddern" w:date="2021-07-06T14:14:00Z">
        <w:r w:rsidR="00B04A8B">
          <w:rPr>
            <w:rFonts w:ascii="Times New Roman" w:hAnsi="Times New Roman" w:cs="Times New Roman"/>
          </w:rPr>
          <w:t xml:space="preserve"> from museum specimens (</w:t>
        </w:r>
      </w:ins>
      <w:ins w:id="47" w:author="Megan Feddern" w:date="2021-07-07T07:09:00Z">
        <w:r w:rsidR="00041902">
          <w:rPr>
            <w:rFonts w:ascii="Times New Roman" w:hAnsi="Times New Roman" w:cs="Times New Roman"/>
          </w:rPr>
          <w:t>McMahon et al. 2019</w:t>
        </w:r>
      </w:ins>
      <w:ins w:id="48" w:author="Megan Feddern" w:date="2021-07-07T07:18:00Z">
        <w:r w:rsidR="00D43086">
          <w:rPr>
            <w:rFonts w:ascii="Times New Roman" w:hAnsi="Times New Roman" w:cs="Times New Roman"/>
          </w:rPr>
          <w:t>, Feddern et al. 202</w:t>
        </w:r>
      </w:ins>
      <w:ins w:id="49" w:author="Megan Feddern" w:date="2021-07-07T16:03:00Z">
        <w:r w:rsidR="00635304">
          <w:rPr>
            <w:rFonts w:ascii="Times New Roman" w:hAnsi="Times New Roman" w:cs="Times New Roman"/>
          </w:rPr>
          <w:t>0</w:t>
        </w:r>
      </w:ins>
      <w:ins w:id="50" w:author="Megan Feddern" w:date="2021-07-06T14:14:00Z">
        <w:r w:rsidR="00B04A8B">
          <w:rPr>
            <w:rFonts w:ascii="Times New Roman" w:hAnsi="Times New Roman" w:cs="Times New Roman"/>
          </w:rPr>
          <w:t>).</w:t>
        </w:r>
      </w:ins>
      <w:ins w:id="51" w:author="Megan Feddern" w:date="2021-07-06T14:23:00Z">
        <w:r w:rsidR="00C35A77">
          <w:rPr>
            <w:rFonts w:ascii="Times New Roman" w:hAnsi="Times New Roman" w:cs="Times New Roman"/>
          </w:rPr>
          <w:t xml:space="preserve"> </w:t>
        </w:r>
      </w:ins>
      <w:ins w:id="52" w:author="Megan Feddern" w:date="2021-07-06T14:36:00Z">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ins>
      <w:ins w:id="53" w:author="Megan Feddern" w:date="2021-07-06T15:09:00Z">
        <w:r w:rsidR="00D93E8F" w:rsidRPr="00D93E8F">
          <w:rPr>
            <w:rFonts w:ascii="Times New Roman" w:hAnsi="Times New Roman" w:cs="Times New Roman"/>
          </w:rPr>
          <w:t xml:space="preserve"> (</w:t>
        </w:r>
      </w:ins>
      <w:ins w:id="54" w:author="Megan Feddern" w:date="2021-07-13T09:15:00Z">
        <w:r w:rsidR="000F5685">
          <w:rPr>
            <w:rFonts w:ascii="Times New Roman" w:hAnsi="Times New Roman" w:cs="Times New Roman"/>
          </w:rPr>
          <w:t xml:space="preserve">the </w:t>
        </w:r>
      </w:ins>
      <w:ins w:id="55" w:author="Megan Feddern" w:date="2021-07-06T15:09:00Z">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ins>
      <w:ins w:id="56" w:author="Megan Feddern" w:date="2021-07-07T07:00:00Z">
        <w:r w:rsidR="00283EE2">
          <w:rPr>
            <w:rFonts w:ascii="Times New Roman" w:hAnsi="Times New Roman" w:cs="Times New Roman"/>
          </w:rPr>
          <w:t>rom</w:t>
        </w:r>
      </w:ins>
      <w:ins w:id="57" w:author="Megan Feddern" w:date="2021-07-06T15:09:00Z">
        <w:r w:rsidR="00D93E8F" w:rsidRPr="00D93E8F">
          <w:rPr>
            <w:rFonts w:ascii="Times New Roman" w:hAnsi="Times New Roman" w:cs="Times New Roman"/>
          </w:rPr>
          <w:t xml:space="preserve"> a trophic transfer)</w:t>
        </w:r>
      </w:ins>
      <w:ins w:id="58" w:author="Megan Feddern" w:date="2021-07-06T14:36:00Z">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ins>
      <w:ins w:id="59" w:author="Megan Feddern" w:date="2021-07-07T07:01:00Z">
        <w:r w:rsidR="007C269D">
          <w:rPr>
            <w:rFonts w:ascii="Times New Roman" w:hAnsi="Times New Roman" w:cs="Times New Roman"/>
          </w:rPr>
          <w:t>. In</w:t>
        </w:r>
      </w:ins>
      <w:ins w:id="60" w:author="Megan Feddern" w:date="2021-07-06T14:36:00Z">
        <w:r w:rsidR="00F5089A">
          <w:rPr>
            <w:rFonts w:ascii="Times New Roman" w:hAnsi="Times New Roman" w:cs="Times New Roman"/>
          </w:rPr>
          <w:t xml:space="preserve"> contrast</w:t>
        </w:r>
      </w:ins>
      <w:ins w:id="61" w:author="Megan Feddern" w:date="2021-07-13T09:16:00Z">
        <w:r w:rsidR="000F5685">
          <w:rPr>
            <w:rFonts w:ascii="Times New Roman" w:hAnsi="Times New Roman" w:cs="Times New Roman"/>
          </w:rPr>
          <w:t>,</w:t>
        </w:r>
      </w:ins>
      <w:ins w:id="62" w:author="Megan Feddern" w:date="2021-07-06T14:36:00Z">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ins>
      <w:ins w:id="63" w:author="Megan Feddern" w:date="2021-07-07T07:01:00Z">
        <w:r w:rsidR="007C269D">
          <w:rPr>
            <w:rFonts w:ascii="Times New Roman" w:hAnsi="Times New Roman" w:cs="Times New Roman"/>
          </w:rPr>
          <w:t xml:space="preserve"> that varies for </w:t>
        </w:r>
        <w:r w:rsidR="007C269D">
          <w:rPr>
            <w:rFonts w:ascii="Times New Roman" w:hAnsi="Times New Roman" w:cs="Times New Roman"/>
          </w:rPr>
          <w:lastRenderedPageBreak/>
          <w:t>individual amino acids</w:t>
        </w:r>
      </w:ins>
      <w:ins w:id="64" w:author="Megan Feddern" w:date="2021-07-06T14:36:00Z">
        <w:r w:rsidR="00F5089A" w:rsidRPr="000E17B0">
          <w:rPr>
            <w:rFonts w:ascii="Times New Roman" w:hAnsi="Times New Roman" w:cs="Times New Roman"/>
            <w:sz w:val="20"/>
          </w:rPr>
          <w:t>.</w:t>
        </w:r>
      </w:ins>
      <w:ins w:id="65" w:author="Megan Feddern" w:date="2021-07-06T14:58:00Z">
        <w:r w:rsidR="00AD4258">
          <w:rPr>
            <w:rFonts w:ascii="Times New Roman" w:hAnsi="Times New Roman" w:cs="Times New Roman"/>
          </w:rPr>
          <w:t xml:space="preserve"> </w:t>
        </w:r>
      </w:ins>
      <w:ins w:id="66" w:author="Megan Feddern" w:date="2021-07-07T07:01:00Z">
        <w:r w:rsidR="007C269D">
          <w:rPr>
            <w:rFonts w:ascii="Times New Roman" w:hAnsi="Times New Roman" w:cs="Times New Roman"/>
          </w:rPr>
          <w:t>Combined, t</w:t>
        </w:r>
      </w:ins>
      <w:ins w:id="67" w:author="Megan Feddern" w:date="2021-07-06T14:36:00Z">
        <w:r w:rsidR="00F5089A">
          <w:rPr>
            <w:rFonts w:ascii="Times New Roman" w:hAnsi="Times New Roman" w:cs="Times New Roman"/>
          </w:rPr>
          <w:t xml:space="preserve">his approach allows for reconstruction of historic trophic </w:t>
        </w:r>
      </w:ins>
      <w:ins w:id="68" w:author="Megan Feddern" w:date="2021-07-06T14:56:00Z">
        <w:r w:rsidR="00AD4258">
          <w:rPr>
            <w:rFonts w:ascii="Times New Roman" w:hAnsi="Times New Roman" w:cs="Times New Roman"/>
          </w:rPr>
          <w:t xml:space="preserve">position </w:t>
        </w:r>
      </w:ins>
      <w:ins w:id="69" w:author="Megan Feddern" w:date="2021-07-06T15:10:00Z">
        <w:r w:rsidR="00D93E8F">
          <w:rPr>
            <w:rFonts w:ascii="Times New Roman" w:hAnsi="Times New Roman" w:cs="Times New Roman"/>
          </w:rPr>
          <w:t>estimate</w:t>
        </w:r>
      </w:ins>
      <w:ins w:id="70" w:author="Megan Feddern" w:date="2021-07-06T14:36:00Z">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ins>
      <w:ins w:id="71" w:author="Megan Feddern" w:date="2021-07-07T07:03:00Z">
        <w:r w:rsidR="007C269D">
          <w:rPr>
            <w:rFonts w:ascii="Times New Roman" w:hAnsi="Times New Roman" w:cs="Times New Roman"/>
            <w:sz w:val="20"/>
          </w:rPr>
          <w:t xml:space="preserve"> </w:t>
        </w:r>
      </w:ins>
      <w:proofErr w:type="gramStart"/>
      <w:ins w:id="72" w:author="Megan Feddern" w:date="2021-07-13T09:16:00Z">
        <w:r w:rsidR="000F5685">
          <w:rPr>
            <w:rFonts w:ascii="Times New Roman" w:hAnsi="Times New Roman" w:cs="Times New Roman"/>
          </w:rPr>
          <w:t>Thus</w:t>
        </w:r>
        <w:proofErr w:type="gramEnd"/>
        <w:r w:rsidR="000F5685">
          <w:rPr>
            <w:rFonts w:ascii="Times New Roman" w:hAnsi="Times New Roman" w:cs="Times New Roman"/>
          </w:rPr>
          <w:t xml:space="preserve"> </w:t>
        </w:r>
        <w:r w:rsidR="000F5685">
          <w:rPr>
            <w:rFonts w:ascii="Times New Roman" w:hAnsi="Times New Roman" w:cs="Times New Roman"/>
          </w:rPr>
          <w:t>CSSIA</w:t>
        </w:r>
        <w:r w:rsidR="000F5685">
          <w:rPr>
            <w:rFonts w:ascii="Times New Roman" w:hAnsi="Times New Roman" w:cs="Times New Roman"/>
          </w:rPr>
          <w:t xml:space="preserve"> is </w:t>
        </w:r>
      </w:ins>
      <w:ins w:id="73" w:author="Megan Feddern" w:date="2021-07-13T09:17:00Z">
        <w:r w:rsidR="000F5685">
          <w:rPr>
            <w:rFonts w:ascii="Times New Roman" w:hAnsi="Times New Roman" w:cs="Times New Roman"/>
          </w:rPr>
          <w:t>well suited to</w:t>
        </w:r>
      </w:ins>
      <w:ins w:id="74" w:author="Megan Feddern" w:date="2021-07-07T07:03:00Z">
        <w:r w:rsidR="007C269D">
          <w:rPr>
            <w:rFonts w:ascii="Times New Roman" w:hAnsi="Times New Roman" w:cs="Times New Roman"/>
          </w:rPr>
          <w:t xml:space="preserve"> identify drivers of food web dynamics when analyzed with</w:t>
        </w:r>
      </w:ins>
      <w:ins w:id="75" w:author="Megan Feddern" w:date="2021-07-06T14:36:00Z">
        <w:r w:rsidR="00F5089A">
          <w:rPr>
            <w:rFonts w:ascii="Times New Roman" w:hAnsi="Times New Roman" w:cs="Times New Roman"/>
            <w:sz w:val="20"/>
          </w:rPr>
          <w:t xml:space="preserve"> </w:t>
        </w:r>
      </w:ins>
      <w:ins w:id="76" w:author="Megan Feddern" w:date="2021-07-06T14:58:00Z">
        <w:r w:rsidR="00AD4258">
          <w:rPr>
            <w:rFonts w:ascii="Times New Roman" w:hAnsi="Times New Roman" w:cs="Times New Roman"/>
          </w:rPr>
          <w:t xml:space="preserve">historic indices of ocean </w:t>
        </w:r>
      </w:ins>
      <w:ins w:id="77" w:author="Megan Feddern" w:date="2021-07-07T07:03:00Z">
        <w:r w:rsidR="007C269D">
          <w:rPr>
            <w:rFonts w:ascii="Times New Roman" w:hAnsi="Times New Roman" w:cs="Times New Roman"/>
          </w:rPr>
          <w:t>c</w:t>
        </w:r>
      </w:ins>
      <w:ins w:id="78" w:author="Megan Feddern" w:date="2021-07-07T07:04:00Z">
        <w:r w:rsidR="007C269D">
          <w:rPr>
            <w:rFonts w:ascii="Times New Roman" w:hAnsi="Times New Roman" w:cs="Times New Roman"/>
          </w:rPr>
          <w:t>ondition</w:t>
        </w:r>
      </w:ins>
      <w:ins w:id="79" w:author="Megan Feddern" w:date="2021-07-06T14:58:00Z">
        <w:r w:rsidR="00AD4258">
          <w:rPr>
            <w:rFonts w:ascii="Times New Roman" w:hAnsi="Times New Roman" w:cs="Times New Roman"/>
          </w:rPr>
          <w:t xml:space="preserve"> and prey avai</w:t>
        </w:r>
      </w:ins>
      <w:ins w:id="80" w:author="Megan Feddern" w:date="2021-07-06T14:59:00Z">
        <w:r w:rsidR="00AD4258">
          <w:rPr>
            <w:rFonts w:ascii="Times New Roman" w:hAnsi="Times New Roman" w:cs="Times New Roman"/>
          </w:rPr>
          <w:t>la</w:t>
        </w:r>
      </w:ins>
      <w:ins w:id="81" w:author="Megan Feddern" w:date="2021-07-06T14:58:00Z">
        <w:r w:rsidR="00AD4258">
          <w:rPr>
            <w:rFonts w:ascii="Times New Roman" w:hAnsi="Times New Roman" w:cs="Times New Roman"/>
          </w:rPr>
          <w:t>bility.</w:t>
        </w:r>
      </w:ins>
    </w:p>
    <w:p w14:paraId="67CA4852" w14:textId="637EE46D" w:rsidR="007C6A6A" w:rsidRDefault="008E227B" w:rsidP="000F60BA">
      <w:pPr>
        <w:spacing w:line="480" w:lineRule="auto"/>
        <w:ind w:firstLine="720"/>
        <w:rPr>
          <w:rFonts w:ascii="Times New Roman" w:hAnsi="Times New Roman" w:cs="Times New Roman"/>
        </w:rPr>
      </w:pPr>
      <w:ins w:id="82" w:author="Megan Feddern" w:date="2021-07-06T14:55:00Z">
        <w:r>
          <w:rPr>
            <w:rFonts w:ascii="Times New Roman" w:hAnsi="Times New Roman" w:cs="Times New Roman"/>
          </w:rPr>
          <w:t>Reconst</w:t>
        </w:r>
      </w:ins>
      <w:ins w:id="83" w:author="Megan Feddern" w:date="2021-07-06T14:56:00Z">
        <w:r>
          <w:rPr>
            <w:rFonts w:ascii="Times New Roman" w:hAnsi="Times New Roman" w:cs="Times New Roman"/>
          </w:rPr>
          <w:t xml:space="preserve">ructing </w:t>
        </w:r>
      </w:ins>
      <w:r w:rsidR="008D3D33">
        <w:rPr>
          <w:rFonts w:ascii="Times New Roman" w:hAnsi="Times New Roman" w:cs="Times New Roman"/>
        </w:rPr>
        <w:t xml:space="preserve">time series of </w:t>
      </w:r>
      <w:ins w:id="84" w:author="Megan Feddern" w:date="2021-07-06T14:20:00Z">
        <w:r w:rsidR="00C35A77">
          <w:rPr>
            <w:rFonts w:ascii="Times New Roman" w:hAnsi="Times New Roman" w:cs="Times New Roman"/>
          </w:rPr>
          <w:t xml:space="preserve">predator </w:t>
        </w:r>
      </w:ins>
      <w:r w:rsidR="008D3D33">
        <w:rPr>
          <w:rFonts w:ascii="Times New Roman" w:hAnsi="Times New Roman" w:cs="Times New Roman"/>
        </w:rPr>
        <w:t xml:space="preserve">trophic position requires </w:t>
      </w:r>
      <w:ins w:id="85" w:author="Megan Feddern" w:date="2021-07-06T14:20:00Z">
        <w:r w:rsidR="00C35A77">
          <w:rPr>
            <w:rFonts w:ascii="Times New Roman" w:hAnsi="Times New Roman" w:cs="Times New Roman"/>
          </w:rPr>
          <w:t>careful consi</w:t>
        </w:r>
      </w:ins>
      <w:ins w:id="86" w:author="Megan Feddern" w:date="2021-07-06T14:21:00Z">
        <w:r w:rsidR="00C35A77">
          <w:rPr>
            <w:rFonts w:ascii="Times New Roman" w:hAnsi="Times New Roman" w:cs="Times New Roman"/>
          </w:rPr>
          <w:t>deration of physiological</w:t>
        </w:r>
      </w:ins>
      <w:ins w:id="87" w:author="Megan Feddern" w:date="2021-07-06T14:24:00Z">
        <w:r w:rsidR="001F124E">
          <w:rPr>
            <w:rFonts w:ascii="Times New Roman" w:hAnsi="Times New Roman" w:cs="Times New Roman"/>
          </w:rPr>
          <w:t xml:space="preserve"> and ecological</w:t>
        </w:r>
      </w:ins>
      <w:ins w:id="88" w:author="Megan Feddern" w:date="2021-07-06T14:21:00Z">
        <w:r w:rsidR="00C35A77">
          <w:rPr>
            <w:rFonts w:ascii="Times New Roman" w:hAnsi="Times New Roman" w:cs="Times New Roman"/>
          </w:rPr>
          <w:t xml:space="preserve"> </w:t>
        </w:r>
      </w:ins>
      <w:ins w:id="89" w:author="Megan Feddern" w:date="2021-07-06T14:26:00Z">
        <w:r w:rsidR="001F124E">
          <w:rPr>
            <w:rFonts w:ascii="Times New Roman" w:hAnsi="Times New Roman" w:cs="Times New Roman"/>
          </w:rPr>
          <w:t>parameters</w:t>
        </w:r>
      </w:ins>
      <w:ins w:id="90" w:author="Megan Feddern" w:date="2021-07-06T14:21:00Z">
        <w:r w:rsidR="00C35A77">
          <w:rPr>
            <w:rFonts w:ascii="Times New Roman" w:hAnsi="Times New Roman" w:cs="Times New Roman"/>
          </w:rPr>
          <w:t xml:space="preserve"> that can alter stable isotope signatures.</w:t>
        </w:r>
      </w:ins>
      <w:r w:rsidR="008D3D33">
        <w:rPr>
          <w:rFonts w:ascii="Times New Roman" w:hAnsi="Times New Roman" w:cs="Times New Roman"/>
        </w:rPr>
        <w:t xml:space="preserve"> </w:t>
      </w:r>
      <w:ins w:id="91" w:author="Megan Feddern" w:date="2021-07-06T14:31:00Z">
        <w:r w:rsidR="002C2F07">
          <w:rPr>
            <w:rFonts w:ascii="Times New Roman" w:hAnsi="Times New Roman" w:cs="Times New Roman"/>
          </w:rPr>
          <w:t xml:space="preserve">First, </w:t>
        </w:r>
      </w:ins>
      <w:ins w:id="92" w:author="Megan Feddern" w:date="2021-07-06T14:35:00Z">
        <w:r w:rsidR="00625B09">
          <w:rPr>
            <w:rFonts w:ascii="Times New Roman" w:hAnsi="Times New Roman" w:cs="Times New Roman"/>
          </w:rPr>
          <w:t xml:space="preserve">taxa </w:t>
        </w:r>
      </w:ins>
      <w:ins w:id="93" w:author="Megan Feddern" w:date="2021-07-06T14:31:00Z">
        <w:r w:rsidR="002C2F07">
          <w:rPr>
            <w:rFonts w:ascii="Times New Roman" w:hAnsi="Times New Roman" w:cs="Times New Roman"/>
          </w:rPr>
          <w:t>e</w:t>
        </w:r>
      </w:ins>
      <w:ins w:id="94" w:author="Megan Feddern" w:date="2021-07-06T14:32:00Z">
        <w:r w:rsidR="002C2F07">
          <w:rPr>
            <w:rFonts w:ascii="Times New Roman" w:hAnsi="Times New Roman" w:cs="Times New Roman"/>
          </w:rPr>
          <w:t xml:space="preserve">xhibit different trophic </w:t>
        </w:r>
      </w:ins>
      <w:ins w:id="95" w:author="Megan Feddern" w:date="2021-07-06T14:35:00Z">
        <w:r w:rsidR="00625B09">
          <w:rPr>
            <w:rFonts w:ascii="Times New Roman" w:hAnsi="Times New Roman" w:cs="Times New Roman"/>
          </w:rPr>
          <w:t xml:space="preserve">enrichment factors </w:t>
        </w:r>
      </w:ins>
      <w:ins w:id="96" w:author="Megan Feddern" w:date="2021-07-06T14:37:00Z">
        <w:r w:rsidR="00F5089A">
          <w:rPr>
            <w:rFonts w:ascii="Times New Roman" w:hAnsi="Times New Roman" w:cs="Times New Roman"/>
          </w:rPr>
          <w:t>based on urea excretion,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ins>
      <w:ins w:id="97" w:author="Megan Feddern" w:date="2021-07-13T09:17:00Z">
        <w:r w:rsidR="000F5685">
          <w:rPr>
            <w:rFonts w:ascii="Times New Roman" w:hAnsi="Times New Roman" w:cs="Times New Roman"/>
          </w:rPr>
          <w:t>,</w:t>
        </w:r>
      </w:ins>
      <w:ins w:id="98" w:author="Megan Feddern" w:date="2021-07-06T14:37:00Z">
        <w:r w:rsidR="00F5089A">
          <w:rPr>
            <w:rFonts w:ascii="Times New Roman" w:hAnsi="Times New Roman" w:cs="Times New Roman"/>
          </w:rPr>
          <w:t xml:space="preserve"> and</w:t>
        </w:r>
      </w:ins>
      <w:ins w:id="99" w:author="Megan Feddern" w:date="2021-07-07T07:04:00Z">
        <w:r w:rsidR="00AD5B91">
          <w:rPr>
            <w:rFonts w:ascii="Times New Roman" w:hAnsi="Times New Roman" w:cs="Times New Roman"/>
          </w:rPr>
          <w:t xml:space="preserve"> growth</w:t>
        </w:r>
      </w:ins>
      <w:ins w:id="100" w:author="Megan Feddern" w:date="2021-07-06T14:37:00Z">
        <w:r w:rsidR="00F5089A">
          <w:rPr>
            <w:rFonts w:ascii="Times New Roman" w:hAnsi="Times New Roman" w:cs="Times New Roman"/>
          </w:rPr>
          <w:t xml:space="preserve"> (</w:t>
        </w:r>
      </w:ins>
      <w:ins w:id="101" w:author="Megan Feddern" w:date="2021-07-07T07:04:00Z">
        <w:r w:rsidR="00AD5B91">
          <w:rPr>
            <w:rFonts w:ascii="Times New Roman" w:hAnsi="Times New Roman" w:cs="Times New Roman"/>
          </w:rPr>
          <w:t>Nielsen et al. 2015</w:t>
        </w:r>
      </w:ins>
      <w:ins w:id="102" w:author="Megan Feddern" w:date="2021-07-06T14:37:00Z">
        <w:r w:rsidR="00F5089A">
          <w:rPr>
            <w:rFonts w:ascii="Times New Roman" w:hAnsi="Times New Roman" w:cs="Times New Roman"/>
          </w:rPr>
          <w:t xml:space="preserve">). </w:t>
        </w:r>
      </w:ins>
      <w:ins w:id="103" w:author="Megan Feddern" w:date="2021-07-06T14:38:00Z">
        <w:r w:rsidR="00F5089A">
          <w:rPr>
            <w:rFonts w:ascii="Times New Roman" w:hAnsi="Times New Roman" w:cs="Times New Roman"/>
          </w:rPr>
          <w:t>Second, the nit</w:t>
        </w:r>
      </w:ins>
      <w:ins w:id="104" w:author="Megan Feddern" w:date="2021-07-06T14:39:00Z">
        <w:r w:rsidR="00F5089A">
          <w:rPr>
            <w:rFonts w:ascii="Times New Roman" w:hAnsi="Times New Roman" w:cs="Times New Roman"/>
          </w:rPr>
          <w:t xml:space="preserve">rogen production pathway of </w:t>
        </w:r>
        <w:r w:rsidR="00D808D7">
          <w:rPr>
            <w:rFonts w:ascii="Times New Roman" w:hAnsi="Times New Roman" w:cs="Times New Roman"/>
          </w:rPr>
          <w:t xml:space="preserve">C4 </w:t>
        </w:r>
      </w:ins>
      <w:ins w:id="105" w:author="Megan Feddern" w:date="2021-07-07T07:05:00Z">
        <w:r w:rsidR="00AD5B91">
          <w:rPr>
            <w:rFonts w:ascii="Times New Roman" w:hAnsi="Times New Roman" w:cs="Times New Roman"/>
          </w:rPr>
          <w:t xml:space="preserve">(i.e., seagrasses, macroalgae) </w:t>
        </w:r>
      </w:ins>
      <w:ins w:id="106" w:author="Megan Feddern" w:date="2021-07-06T14:39:00Z">
        <w:r w:rsidR="00D808D7">
          <w:rPr>
            <w:rFonts w:ascii="Times New Roman" w:hAnsi="Times New Roman" w:cs="Times New Roman"/>
          </w:rPr>
          <w:t>verse C3</w:t>
        </w:r>
      </w:ins>
      <w:ins w:id="107" w:author="Megan Feddern" w:date="2021-07-07T07:05:00Z">
        <w:r w:rsidR="00AD5B91">
          <w:rPr>
            <w:rFonts w:ascii="Times New Roman" w:hAnsi="Times New Roman" w:cs="Times New Roman"/>
          </w:rPr>
          <w:t xml:space="preserve"> (i.e., marine diatoms)</w:t>
        </w:r>
      </w:ins>
      <w:ins w:id="108" w:author="Megan Feddern" w:date="2021-07-06T14:39:00Z">
        <w:r w:rsidR="00D808D7">
          <w:rPr>
            <w:rFonts w:ascii="Times New Roman" w:hAnsi="Times New Roman" w:cs="Times New Roman"/>
          </w:rPr>
          <w:t xml:space="preserve"> </w:t>
        </w:r>
      </w:ins>
      <w:ins w:id="109" w:author="Megan Feddern" w:date="2021-07-07T07:05:00Z">
        <w:r w:rsidR="00AD5B91">
          <w:rPr>
            <w:rFonts w:ascii="Times New Roman" w:hAnsi="Times New Roman" w:cs="Times New Roman"/>
          </w:rPr>
          <w:t xml:space="preserve">primary producers </w:t>
        </w:r>
      </w:ins>
      <w:ins w:id="110" w:author="Megan Feddern" w:date="2021-07-06T14:39:00Z">
        <w:r w:rsidR="00D808D7">
          <w:rPr>
            <w:rFonts w:ascii="Times New Roman" w:hAnsi="Times New Roman" w:cs="Times New Roman"/>
          </w:rPr>
          <w:t xml:space="preserve">impart distinct </w:t>
        </w:r>
      </w:ins>
      <w:ins w:id="111" w:author="Megan Feddern" w:date="2021-07-06T14:40:00Z">
        <w:r w:rsidR="00D808D7">
          <w:rPr>
            <w:rFonts w:ascii="Times New Roman" w:hAnsi="Times New Roman" w:cs="Times New Roman"/>
          </w:rPr>
          <w:t>stable isotope fractionation factor</w:t>
        </w:r>
      </w:ins>
      <w:ins w:id="112" w:author="Megan Feddern" w:date="2021-07-06T15:11:00Z">
        <w:r w:rsidR="00C24C21">
          <w:rPr>
            <w:rFonts w:ascii="Times New Roman" w:hAnsi="Times New Roman" w:cs="Times New Roman"/>
          </w:rPr>
          <w:t>s</w:t>
        </w:r>
      </w:ins>
      <w:ins w:id="113" w:author="Megan Feddern" w:date="2021-07-06T14:40:00Z">
        <w:r w:rsidR="00D808D7">
          <w:rPr>
            <w:rFonts w:ascii="Times New Roman" w:hAnsi="Times New Roman" w:cs="Times New Roman"/>
          </w:rPr>
          <w:t xml:space="preserve"> </w:t>
        </w:r>
      </w:ins>
      <w:ins w:id="114" w:author="Megan Feddern" w:date="2021-07-06T14:41:00Z">
        <w:r w:rsidR="00D808D7">
          <w:rPr>
            <w:rFonts w:ascii="Times New Roman" w:hAnsi="Times New Roman" w:cs="Times New Roman"/>
          </w:rPr>
          <w:t>(</w:t>
        </w:r>
      </w:ins>
      <w:ins w:id="115" w:author="Megan Feddern" w:date="2021-07-13T09:26:00Z">
        <w:r w:rsidR="002703D8" w:rsidRPr="0091671B">
          <w:rPr>
            <w:rFonts w:ascii="Times New Roman" w:eastAsia="Times New Roman" w:hAnsi="Times New Roman" w:cs="Times New Roman"/>
            <w:i/>
            <w:lang w:val="el-GR"/>
          </w:rPr>
          <w:t>β</w:t>
        </w:r>
      </w:ins>
      <w:ins w:id="116" w:author="Megan Feddern" w:date="2021-07-06T14:41:00Z">
        <w:r w:rsidR="00D808D7">
          <w:rPr>
            <w:rFonts w:ascii="Times New Roman" w:hAnsi="Times New Roman" w:cs="Times New Roman"/>
          </w:rPr>
          <w:t xml:space="preserve">) </w:t>
        </w:r>
      </w:ins>
      <w:ins w:id="117" w:author="Megan Feddern" w:date="2021-07-06T14:40:00Z">
        <w:r w:rsidR="00D808D7">
          <w:rPr>
            <w:rFonts w:ascii="Times New Roman" w:hAnsi="Times New Roman" w:cs="Times New Roman"/>
          </w:rPr>
          <w:t>as inorganic sources of nitrogen are converted to tissues of primary producers (</w:t>
        </w:r>
      </w:ins>
      <w:ins w:id="118" w:author="Megan Feddern" w:date="2021-07-07T07:16:00Z">
        <w:r w:rsidR="00E36CCB">
          <w:rPr>
            <w:rFonts w:ascii="Times New Roman" w:hAnsi="Times New Roman" w:cs="Times New Roman"/>
          </w:rPr>
          <w:t xml:space="preserve">Vander </w:t>
        </w:r>
        <w:proofErr w:type="spellStart"/>
        <w:r w:rsidR="00E36CCB">
          <w:rPr>
            <w:rFonts w:ascii="Times New Roman" w:hAnsi="Times New Roman" w:cs="Times New Roman"/>
          </w:rPr>
          <w:t>Zanden</w:t>
        </w:r>
        <w:proofErr w:type="spellEnd"/>
        <w:r w:rsidR="00E36CCB">
          <w:rPr>
            <w:rFonts w:ascii="Times New Roman" w:hAnsi="Times New Roman" w:cs="Times New Roman"/>
          </w:rPr>
          <w:t xml:space="preserve"> et al. 2013</w:t>
        </w:r>
      </w:ins>
      <w:ins w:id="119" w:author="Megan Feddern" w:date="2021-07-06T14:40:00Z">
        <w:r w:rsidR="00D808D7">
          <w:rPr>
            <w:rFonts w:ascii="Times New Roman" w:hAnsi="Times New Roman" w:cs="Times New Roman"/>
          </w:rPr>
          <w:t>)</w:t>
        </w:r>
      </w:ins>
      <w:ins w:id="120" w:author="Megan Feddern" w:date="2021-07-06T14:48:00Z">
        <w:r w:rsidR="00D808D7">
          <w:rPr>
            <w:rFonts w:ascii="Times New Roman" w:hAnsi="Times New Roman" w:cs="Times New Roman"/>
          </w:rPr>
          <w:t>. Assumptions about the relative contributions of C3 verse C4 plants can impact trophic position estimates</w:t>
        </w:r>
      </w:ins>
      <w:ins w:id="121" w:author="Megan Feddern" w:date="2021-07-07T07:05:00Z">
        <w:r w:rsidR="00AD5B91">
          <w:rPr>
            <w:rFonts w:ascii="Times New Roman" w:hAnsi="Times New Roman" w:cs="Times New Roman"/>
          </w:rPr>
          <w:t xml:space="preserve"> </w:t>
        </w:r>
      </w:ins>
      <w:ins w:id="122" w:author="Megan Feddern" w:date="2021-07-07T07:06:00Z">
        <w:r w:rsidR="00AD5B91">
          <w:rPr>
            <w:rFonts w:ascii="Times New Roman" w:hAnsi="Times New Roman" w:cs="Times New Roman"/>
          </w:rPr>
          <w:t>(Choi</w:t>
        </w:r>
      </w:ins>
      <w:ins w:id="123" w:author="Megan Feddern" w:date="2021-07-07T07:11:00Z">
        <w:r w:rsidR="001F0A0B">
          <w:rPr>
            <w:rFonts w:ascii="Times New Roman" w:hAnsi="Times New Roman" w:cs="Times New Roman"/>
          </w:rPr>
          <w:t xml:space="preserve"> et al. 2017</w:t>
        </w:r>
      </w:ins>
      <w:ins w:id="124" w:author="Megan Feddern" w:date="2021-07-07T07:06:00Z">
        <w:r w:rsidR="00AD5B91">
          <w:rPr>
            <w:rFonts w:ascii="Times New Roman" w:hAnsi="Times New Roman" w:cs="Times New Roman"/>
          </w:rPr>
          <w:t>)</w:t>
        </w:r>
      </w:ins>
      <w:ins w:id="125" w:author="Megan Feddern" w:date="2021-07-06T14:40:00Z">
        <w:r w:rsidR="00D808D7">
          <w:rPr>
            <w:rFonts w:ascii="Times New Roman" w:hAnsi="Times New Roman" w:cs="Times New Roman"/>
          </w:rPr>
          <w:t>.</w:t>
        </w:r>
      </w:ins>
      <w:ins w:id="126" w:author="Megan Feddern" w:date="2021-07-06T14:48:00Z">
        <w:r w:rsidR="00D808D7">
          <w:rPr>
            <w:rFonts w:ascii="Times New Roman" w:hAnsi="Times New Roman" w:cs="Times New Roman"/>
          </w:rPr>
          <w:t xml:space="preserve"> Finally, </w:t>
        </w:r>
      </w:ins>
      <w:ins w:id="127" w:author="Megan Feddern" w:date="2021-07-06T14:53:00Z">
        <w:r>
          <w:rPr>
            <w:rFonts w:ascii="Times New Roman" w:hAnsi="Times New Roman" w:cs="Times New Roman"/>
          </w:rPr>
          <w:t xml:space="preserve">there is a delay between the time a prey source is consumed and when that prey source has been fully assimilated into </w:t>
        </w:r>
      </w:ins>
      <w:ins w:id="128" w:author="Megan Feddern" w:date="2021-07-06T14:54:00Z">
        <w:r>
          <w:rPr>
            <w:rFonts w:ascii="Times New Roman" w:hAnsi="Times New Roman" w:cs="Times New Roman"/>
          </w:rPr>
          <w:t>consumer tissues referred to as the ‘turnover time’. N</w:t>
        </w:r>
      </w:ins>
      <w:ins w:id="129" w:author="Megan Feddern" w:date="2021-07-06T14:51:00Z">
        <w:r w:rsidR="00894740">
          <w:rPr>
            <w:rFonts w:ascii="Times New Roman" w:hAnsi="Times New Roman" w:cs="Times New Roman"/>
          </w:rPr>
          <w:t xml:space="preserve">itrogen stable isotope values exhibit </w:t>
        </w:r>
      </w:ins>
      <w:ins w:id="130" w:author="Megan Feddern" w:date="2021-07-06T14:54:00Z">
        <w:r>
          <w:rPr>
            <w:rFonts w:ascii="Times New Roman" w:hAnsi="Times New Roman" w:cs="Times New Roman"/>
          </w:rPr>
          <w:t xml:space="preserve">both </w:t>
        </w:r>
      </w:ins>
      <w:ins w:id="131" w:author="Megan Feddern" w:date="2021-07-06T14:51:00Z">
        <w:r w:rsidR="00894740">
          <w:rPr>
            <w:rFonts w:ascii="Times New Roman" w:hAnsi="Times New Roman" w:cs="Times New Roman"/>
          </w:rPr>
          <w:t>tissue specific and amino acid specific</w:t>
        </w:r>
      </w:ins>
      <w:ins w:id="132" w:author="Megan Feddern" w:date="2021-07-06T14:53:00Z">
        <w:r>
          <w:rPr>
            <w:rFonts w:ascii="Times New Roman" w:hAnsi="Times New Roman" w:cs="Times New Roman"/>
          </w:rPr>
          <w:t xml:space="preserve"> turnover times.</w:t>
        </w:r>
      </w:ins>
      <w:ins w:id="133" w:author="Megan Feddern" w:date="2021-07-06T14:55:00Z">
        <w:r>
          <w:rPr>
            <w:rFonts w:ascii="Times New Roman" w:hAnsi="Times New Roman" w:cs="Times New Roman"/>
          </w:rPr>
          <w:t xml:space="preserve"> Accurate trophic position estimates require source and trophic amino acids to have similar </w:t>
        </w:r>
      </w:ins>
      <w:ins w:id="134" w:author="Megan Feddern" w:date="2021-07-06T14:59:00Z">
        <w:r w:rsidR="00B40969">
          <w:rPr>
            <w:rFonts w:ascii="Times New Roman" w:hAnsi="Times New Roman" w:cs="Times New Roman"/>
          </w:rPr>
          <w:t>turnover times</w:t>
        </w:r>
      </w:ins>
      <w:ins w:id="135" w:author="Megan Feddern" w:date="2021-07-06T15:12:00Z">
        <w:r w:rsidR="00C24C21">
          <w:rPr>
            <w:rFonts w:ascii="Times New Roman" w:hAnsi="Times New Roman" w:cs="Times New Roman"/>
          </w:rPr>
          <w:t>.</w:t>
        </w:r>
      </w:ins>
      <w:ins w:id="136" w:author="Megan Feddern" w:date="2021-07-06T14:59:00Z">
        <w:r w:rsidR="00B40969">
          <w:rPr>
            <w:rFonts w:ascii="Times New Roman" w:hAnsi="Times New Roman" w:cs="Times New Roman"/>
          </w:rPr>
          <w:t xml:space="preserve"> </w:t>
        </w:r>
      </w:ins>
      <w:ins w:id="137" w:author="Megan Feddern" w:date="2021-07-07T07:06:00Z">
        <w:r w:rsidR="00AD5B91">
          <w:rPr>
            <w:rFonts w:ascii="Times New Roman" w:hAnsi="Times New Roman" w:cs="Times New Roman"/>
          </w:rPr>
          <w:t>Additionally, t</w:t>
        </w:r>
      </w:ins>
      <w:ins w:id="138" w:author="Megan Feddern" w:date="2021-07-06T14:59:00Z">
        <w:r w:rsidR="00B40969">
          <w:rPr>
            <w:rFonts w:ascii="Times New Roman" w:hAnsi="Times New Roman" w:cs="Times New Roman"/>
          </w:rPr>
          <w:t xml:space="preserve">issue specific turnover times must </w:t>
        </w:r>
      </w:ins>
      <w:ins w:id="139" w:author="Megan Feddern" w:date="2021-07-06T15:12:00Z">
        <w:r w:rsidR="00C24C21">
          <w:rPr>
            <w:rFonts w:ascii="Times New Roman" w:hAnsi="Times New Roman" w:cs="Times New Roman"/>
          </w:rPr>
          <w:t xml:space="preserve">also </w:t>
        </w:r>
      </w:ins>
      <w:ins w:id="140" w:author="Megan Feddern" w:date="2021-07-06T14:59:00Z">
        <w:r w:rsidR="00B40969">
          <w:rPr>
            <w:rFonts w:ascii="Times New Roman" w:hAnsi="Times New Roman" w:cs="Times New Roman"/>
          </w:rPr>
          <w:t xml:space="preserve">be considered when </w:t>
        </w:r>
      </w:ins>
      <w:ins w:id="141" w:author="Megan Feddern" w:date="2021-07-06T15:00:00Z">
        <w:r w:rsidR="00B40969">
          <w:rPr>
            <w:rFonts w:ascii="Times New Roman" w:hAnsi="Times New Roman" w:cs="Times New Roman"/>
          </w:rPr>
          <w:t xml:space="preserve">comparing trophic position data to </w:t>
        </w:r>
      </w:ins>
      <w:ins w:id="142" w:author="Megan Feddern" w:date="2021-07-06T15:57:00Z">
        <w:r w:rsidR="002328E7">
          <w:rPr>
            <w:rFonts w:ascii="Times New Roman" w:hAnsi="Times New Roman" w:cs="Times New Roman"/>
          </w:rPr>
          <w:t>ocean condition</w:t>
        </w:r>
      </w:ins>
      <w:ins w:id="143" w:author="Megan Feddern" w:date="2021-07-06T15:00:00Z">
        <w:r w:rsidR="00B40969">
          <w:rPr>
            <w:rFonts w:ascii="Times New Roman" w:hAnsi="Times New Roman" w:cs="Times New Roman"/>
          </w:rPr>
          <w:t xml:space="preserve"> and prey availability covariates.</w:t>
        </w:r>
      </w:ins>
    </w:p>
    <w:p w14:paraId="5AF11672" w14:textId="59C0DF6F" w:rsidR="00C15426" w:rsidRDefault="005863AA" w:rsidP="006103DF">
      <w:pPr>
        <w:spacing w:line="480" w:lineRule="auto"/>
        <w:ind w:firstLine="720"/>
        <w:rPr>
          <w:rFonts w:ascii="Times New Roman" w:hAnsi="Times New Roman" w:cs="Times New Roman"/>
        </w:rPr>
      </w:pPr>
      <w:ins w:id="144" w:author="Megan Feddern" w:date="2021-07-06T15:58:00Z">
        <w:r w:rsidRPr="005863AA">
          <w:rPr>
            <w:rFonts w:ascii="Times New Roman" w:hAnsi="Times New Roman" w:cs="Times New Roman"/>
          </w:rPr>
          <w:t>Nearshore coastal ecosystems provide opportunities to assess long term changes</w:t>
        </w:r>
      </w:ins>
      <w:ins w:id="145" w:author="Megan Feddern" w:date="2021-07-07T07:07:00Z">
        <w:r w:rsidR="00041902">
          <w:rPr>
            <w:rFonts w:ascii="Times New Roman" w:hAnsi="Times New Roman" w:cs="Times New Roman"/>
          </w:rPr>
          <w:t xml:space="preserve"> of food web drivers</w:t>
        </w:r>
      </w:ins>
      <w:ins w:id="146" w:author="Megan Feddern" w:date="2021-07-06T15:58:00Z">
        <w:r w:rsidRPr="005863AA">
          <w:rPr>
            <w:rFonts w:ascii="Times New Roman" w:hAnsi="Times New Roman" w:cs="Times New Roman"/>
          </w:rPr>
          <w:t xml:space="preserve"> using archival </w:t>
        </w:r>
        <w:r>
          <w:rPr>
            <w:rFonts w:ascii="Times New Roman" w:hAnsi="Times New Roman" w:cs="Times New Roman"/>
          </w:rPr>
          <w:t>mu</w:t>
        </w:r>
      </w:ins>
      <w:ins w:id="147" w:author="Megan Feddern" w:date="2021-07-06T15:59:00Z">
        <w:r>
          <w:rPr>
            <w:rFonts w:ascii="Times New Roman" w:hAnsi="Times New Roman" w:cs="Times New Roman"/>
          </w:rPr>
          <w:t xml:space="preserve">seum </w:t>
        </w:r>
      </w:ins>
      <w:ins w:id="148" w:author="Megan Feddern" w:date="2021-07-06T15:58:00Z">
        <w:r w:rsidRPr="005863AA">
          <w:rPr>
            <w:rFonts w:ascii="Times New Roman" w:hAnsi="Times New Roman" w:cs="Times New Roman"/>
          </w:rPr>
          <w:t>specimens. For example, the food webs in</w:t>
        </w:r>
        <w:r>
          <w:rPr>
            <w:rFonts w:ascii="Times New Roman" w:hAnsi="Times New Roman" w:cs="Times New Roman"/>
          </w:rPr>
          <w:t xml:space="preserve"> </w:t>
        </w:r>
      </w:ins>
      <w:r w:rsidR="00BC1B30">
        <w:rPr>
          <w:rFonts w:ascii="Times New Roman" w:hAnsi="Times New Roman" w:cs="Times New Roman"/>
        </w:rPr>
        <w:t xml:space="preserve">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lastRenderedPageBreak/>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ins w:id="149" w:author="Megan Feddern" w:date="2021-07-13T09:20:00Z">
        <w:r w:rsidR="0061003F">
          <w:rPr>
            <w:rFonts w:ascii="Times New Roman" w:hAnsi="Times New Roman" w:cs="Times New Roman"/>
          </w:rPr>
          <w:t xml:space="preserve">. Chinook salmon </w:t>
        </w:r>
      </w:ins>
      <w:del w:id="150" w:author="Megan Feddern" w:date="2021-07-13T09:20:00Z">
        <w:r w:rsidR="00FF6244" w:rsidDel="0061003F">
          <w:rPr>
            <w:rFonts w:ascii="Times New Roman" w:hAnsi="Times New Roman" w:cs="Times New Roman"/>
          </w:rPr>
          <w:delText>,</w:delText>
        </w:r>
        <w:r w:rsidR="00A751C8" w:rsidDel="0061003F">
          <w:rPr>
            <w:rFonts w:ascii="Times New Roman" w:hAnsi="Times New Roman" w:cs="Times New Roman"/>
          </w:rPr>
          <w:delText xml:space="preserve"> </w:delText>
        </w:r>
        <w:r w:rsidR="0065094E" w:rsidDel="0061003F">
          <w:rPr>
            <w:rFonts w:ascii="Times New Roman" w:hAnsi="Times New Roman" w:cs="Times New Roman"/>
          </w:rPr>
          <w:delText>which</w:delText>
        </w:r>
      </w:del>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ins w:id="151" w:author="Megan Feddern" w:date="2021-07-13T09:20:00Z">
        <w:r w:rsidR="0061003F">
          <w:rPr>
            <w:rFonts w:ascii="Times New Roman" w:hAnsi="Times New Roman" w:cs="Times New Roman"/>
          </w:rPr>
          <w:t xml:space="preserve">the </w:t>
        </w:r>
      </w:ins>
      <w:r w:rsidR="001855D2">
        <w:rPr>
          <w:rFonts w:ascii="Times New Roman" w:hAnsi="Times New Roman" w:cs="Times New Roman"/>
        </w:rPr>
        <w:t>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ins w:id="152" w:author="Megan Feddern" w:date="2021-07-07T07:18:00Z">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ins>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r w:rsidR="00670D65">
        <w:rPr>
          <w:rFonts w:ascii="Times New Roman" w:hAnsi="Times New Roman" w:cs="Times New Roman"/>
        </w:rPr>
        <w:t>I</w:t>
      </w:r>
      <w:r w:rsidR="00EC2D53">
        <w:rPr>
          <w:rFonts w:ascii="Times New Roman" w:hAnsi="Times New Roman" w:cs="Times New Roman"/>
        </w:rPr>
        <w:t xml:space="preserve">t is </w:t>
      </w:r>
      <w:r w:rsidR="00670D65">
        <w:rPr>
          <w:rFonts w:ascii="Times New Roman" w:hAnsi="Times New Roman" w:cs="Times New Roman"/>
        </w:rPr>
        <w:t xml:space="preserve">therefore </w:t>
      </w:r>
      <w:r w:rsidR="00EC2D53">
        <w:rPr>
          <w:rFonts w:ascii="Times New Roman" w:hAnsi="Times New Roman" w:cs="Times New Roman"/>
        </w:rPr>
        <w:t>important to understand</w:t>
      </w:r>
      <w:r w:rsidR="005C4A22">
        <w:rPr>
          <w:rFonts w:ascii="Times New Roman" w:hAnsi="Times New Roman" w:cs="Times New Roman"/>
        </w:rPr>
        <w:t xml:space="preserve"> how </w:t>
      </w:r>
      <w:r w:rsidR="009E3092">
        <w:rPr>
          <w:rFonts w:ascii="Times New Roman" w:hAnsi="Times New Roman" w:cs="Times New Roman"/>
        </w:rPr>
        <w:t xml:space="preserve">changes in the environment and prey </w:t>
      </w:r>
      <w:ins w:id="153" w:author="Megan Feddern" w:date="2021-07-06T15:59:00Z">
        <w:r>
          <w:rPr>
            <w:rFonts w:ascii="Times New Roman" w:hAnsi="Times New Roman" w:cs="Times New Roman"/>
          </w:rPr>
          <w:t>availability influence</w:t>
        </w:r>
      </w:ins>
      <w:r w:rsidR="005C4A22">
        <w:rPr>
          <w:rFonts w:ascii="Times New Roman" w:hAnsi="Times New Roman" w:cs="Times New Roman"/>
        </w:rPr>
        <w:t xml:space="preserv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 xml:space="preserve">s </w:t>
      </w:r>
      <w:del w:id="154" w:author="Megan Feddern" w:date="2021-07-13T09:20:00Z">
        <w:r w:rsidR="00C606E0" w:rsidDel="0061003F">
          <w:rPr>
            <w:rFonts w:ascii="Times New Roman" w:hAnsi="Times New Roman" w:cs="Times New Roman"/>
          </w:rPr>
          <w:delText xml:space="preserve">in </w:delText>
        </w:r>
      </w:del>
      <w:r w:rsidR="0061003F">
        <w:rPr>
          <w:rFonts w:ascii="Times New Roman" w:hAnsi="Times New Roman" w:cs="Times New Roman"/>
        </w:rPr>
        <w:t>of both bottom-up and</w:t>
      </w:r>
      <w:r w:rsidR="0061003F">
        <w:rPr>
          <w:rFonts w:ascii="Times New Roman" w:hAnsi="Times New Roman" w:cs="Times New Roman"/>
        </w:rPr>
        <w:t xml:space="preserve"> </w:t>
      </w:r>
      <w:r w:rsidR="00C606E0">
        <w:rPr>
          <w:rFonts w:ascii="Times New Roman" w:hAnsi="Times New Roman" w:cs="Times New Roman"/>
        </w:rPr>
        <w:t>top-down forces in the region</w:t>
      </w:r>
      <w:r w:rsidR="000E17B0" w:rsidRPr="000E17B0">
        <w:rPr>
          <w:rFonts w:ascii="Times New Roman" w:hAnsi="Times New Roman" w:cs="Times New Roman"/>
          <w:sz w:val="20"/>
        </w:rPr>
        <w:t>.</w:t>
      </w:r>
      <w:r w:rsidR="005C4A22">
        <w:rPr>
          <w:rFonts w:ascii="Times New Roman" w:hAnsi="Times New Roman" w:cs="Times New Roman"/>
        </w:rPr>
        <w:t xml:space="preserve"> </w:t>
      </w:r>
    </w:p>
    <w:p w14:paraId="50DC7925" w14:textId="699EBB08"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4E4EC6">
        <w:rPr>
          <w:rFonts w:ascii="Times New Roman" w:hAnsi="Times New Roman" w:cs="Times New Roman"/>
        </w:rPr>
        <w:t xml:space="preserve"> alter</w:t>
      </w:r>
      <w:r w:rsidR="00DF74D8">
        <w:rPr>
          <w:rFonts w:ascii="Times New Roman" w:hAnsi="Times New Roman" w:cs="Times New Roman"/>
        </w:rPr>
        <w:t xml:space="preserve"> </w:t>
      </w:r>
      <w:r w:rsidR="00D8140D">
        <w:rPr>
          <w:rFonts w:ascii="Times New Roman" w:hAnsi="Times New Roman" w:cs="Times New Roman"/>
        </w:rPr>
        <w:t xml:space="preserve">the role of harbors seals as marine predators through bottom-up control of </w:t>
      </w:r>
      <w:ins w:id="155" w:author="Megan Feddern" w:date="2021-07-07T07:08:00Z">
        <w:r w:rsidR="00041902">
          <w:rPr>
            <w:rFonts w:ascii="Times New Roman" w:hAnsi="Times New Roman" w:cs="Times New Roman"/>
          </w:rPr>
          <w:t>the food web</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by applying species specific trophic discrimination factor</w:t>
      </w:r>
      <w:ins w:id="156" w:author="Megan Feddern" w:date="2021-07-06T16:01:00Z">
        <w:r w:rsidR="00A50641">
          <w:rPr>
            <w:rFonts w:ascii="Times New Roman" w:hAnsi="Times New Roman" w:cs="Times New Roman"/>
          </w:rPr>
          <w:t xml:space="preserve"> (</w:t>
        </w:r>
      </w:ins>
      <w:ins w:id="157" w:author="Megan Feddern" w:date="2021-07-07T07:08:00Z">
        <w:r w:rsidR="00041902">
          <w:rPr>
            <w:rFonts w:ascii="Times New Roman" w:hAnsi="Times New Roman" w:cs="Times New Roman"/>
          </w:rPr>
          <w:t xml:space="preserve">McMahon et </w:t>
        </w:r>
        <w:r w:rsidR="00041902">
          <w:rPr>
            <w:rFonts w:ascii="Times New Roman" w:hAnsi="Times New Roman" w:cs="Times New Roman"/>
          </w:rPr>
          <w:lastRenderedPageBreak/>
          <w:t xml:space="preserve">al. </w:t>
        </w:r>
      </w:ins>
      <w:ins w:id="158" w:author="Megan Feddern" w:date="2021-07-07T07:09:00Z">
        <w:r w:rsidR="00041902">
          <w:rPr>
            <w:rFonts w:ascii="Times New Roman" w:hAnsi="Times New Roman" w:cs="Times New Roman"/>
          </w:rPr>
          <w:t xml:space="preserve">2019, </w:t>
        </w:r>
      </w:ins>
      <w:ins w:id="159" w:author="Megan Feddern" w:date="2021-07-07T07:08:00Z">
        <w:r w:rsidR="00041902">
          <w:rPr>
            <w:rFonts w:ascii="Times New Roman" w:hAnsi="Times New Roman" w:cs="Times New Roman"/>
          </w:rPr>
          <w:t>Nielsen et al. 2015</w:t>
        </w:r>
      </w:ins>
      <w:ins w:id="160" w:author="Megan Feddern" w:date="2021-07-06T16:01:00Z">
        <w:r w:rsidR="00A50641">
          <w:rPr>
            <w:rFonts w:ascii="Times New Roman" w:hAnsi="Times New Roman" w:cs="Times New Roman"/>
          </w:rPr>
          <w:t>). We also include</w:t>
        </w:r>
      </w:ins>
      <w:ins w:id="161" w:author="Megan Feddern" w:date="2021-07-06T16:00:00Z">
        <w:r w:rsidR="005863AA">
          <w:rPr>
            <w:rFonts w:ascii="Times New Roman" w:hAnsi="Times New Roman" w:cs="Times New Roman"/>
          </w:rPr>
          <w:t xml:space="preserve"> a </w:t>
        </w:r>
      </w:ins>
      <w:r w:rsidR="006103DF">
        <w:rPr>
          <w:rFonts w:ascii="Times New Roman" w:eastAsia="Times New Roman" w:hAnsi="Times New Roman" w:cs="Times New Roman"/>
        </w:rPr>
        <w:t xml:space="preserve">system specific </w:t>
      </w:r>
      <w:ins w:id="162" w:author="Megan Feddern" w:date="2021-07-13T09:26:00Z">
        <w:r w:rsidR="002703D8" w:rsidRPr="0091671B">
          <w:rPr>
            <w:rFonts w:ascii="Times New Roman" w:eastAsia="Times New Roman" w:hAnsi="Times New Roman" w:cs="Times New Roman"/>
            <w:i/>
            <w:lang w:val="el-GR"/>
          </w:rPr>
          <w:t>β</w:t>
        </w:r>
      </w:ins>
      <w:del w:id="163" w:author="Megan Feddern" w:date="2021-07-13T09:26:00Z">
        <w:r w:rsidR="006103DF" w:rsidDel="002703D8">
          <w:rPr>
            <w:rFonts w:ascii="Times New Roman" w:eastAsia="Times New Roman" w:hAnsi="Times New Roman" w:cs="Times New Roman"/>
          </w:rPr>
          <w:delText>beta</w:delText>
        </w:r>
      </w:del>
      <w:r w:rsidR="006103DF">
        <w:rPr>
          <w:rFonts w:ascii="Times New Roman" w:eastAsia="Times New Roman" w:hAnsi="Times New Roman" w:cs="Times New Roman"/>
        </w:rPr>
        <w:t xml:space="preserve"> value </w:t>
      </w:r>
      <w:r w:rsidR="006103DF">
        <w:rPr>
          <w:rFonts w:ascii="Times New Roman" w:hAnsi="Times New Roman" w:cs="Times New Roman"/>
        </w:rPr>
        <w:t>compared to universal values</w:t>
      </w:r>
      <w:ins w:id="164" w:author="Megan Feddern" w:date="2021-07-06T16:00:00Z">
        <w:r w:rsidR="005863AA">
          <w:rPr>
            <w:rFonts w:ascii="Times New Roman" w:hAnsi="Times New Roman" w:cs="Times New Roman"/>
          </w:rPr>
          <w:t>, a</w:t>
        </w:r>
      </w:ins>
      <w:ins w:id="165" w:author="Megan Feddern" w:date="2021-07-06T16:01:00Z">
        <w:r w:rsidR="00A50641">
          <w:rPr>
            <w:rFonts w:ascii="Times New Roman" w:hAnsi="Times New Roman" w:cs="Times New Roman"/>
          </w:rPr>
          <w:t>nd appl</w:t>
        </w:r>
      </w:ins>
      <w:ins w:id="166" w:author="Megan Feddern" w:date="2021-07-06T16:02:00Z">
        <w:r w:rsidR="00A50641">
          <w:rPr>
            <w:rFonts w:ascii="Times New Roman" w:hAnsi="Times New Roman" w:cs="Times New Roman"/>
          </w:rPr>
          <w:t>y</w:t>
        </w:r>
      </w:ins>
      <w:ins w:id="167" w:author="Megan Feddern" w:date="2021-07-06T16:00:00Z">
        <w:r w:rsidR="005863AA">
          <w:rPr>
            <w:rFonts w:ascii="Times New Roman" w:hAnsi="Times New Roman" w:cs="Times New Roman"/>
          </w:rPr>
          <w:t xml:space="preserve"> temporal lags to account for</w:t>
        </w:r>
      </w:ins>
      <w:ins w:id="168" w:author="Megan Feddern" w:date="2021-07-06T16:02:00Z">
        <w:r w:rsidR="00A50641">
          <w:rPr>
            <w:rFonts w:ascii="Times New Roman" w:hAnsi="Times New Roman" w:cs="Times New Roman"/>
          </w:rPr>
          <w:t xml:space="preserve"> the physiological delay of</w:t>
        </w:r>
      </w:ins>
      <w:ins w:id="169" w:author="Megan Feddern" w:date="2021-07-06T16:00:00Z">
        <w:r w:rsidR="005863AA">
          <w:rPr>
            <w:rFonts w:ascii="Times New Roman" w:hAnsi="Times New Roman" w:cs="Times New Roman"/>
          </w:rPr>
          <w:t xml:space="preserve"> tissue turnover</w:t>
        </w:r>
      </w:ins>
      <w:ins w:id="170" w:author="Megan Feddern" w:date="2021-07-06T16:01:00Z">
        <w:r w:rsidR="005863AA">
          <w:rPr>
            <w:rFonts w:ascii="Times New Roman" w:hAnsi="Times New Roman" w:cs="Times New Roman"/>
          </w:rPr>
          <w:t xml:space="preserve"> times</w:t>
        </w:r>
      </w:ins>
      <w:ins w:id="171" w:author="Megan Feddern" w:date="2021-07-06T16:02:00Z">
        <w:r w:rsidR="00A50641">
          <w:rPr>
            <w:rFonts w:ascii="Times New Roman" w:hAnsi="Times New Roman" w:cs="Times New Roman"/>
          </w:rPr>
          <w:t xml:space="preserve">. Finally, we consider </w:t>
        </w:r>
      </w:ins>
      <w:ins w:id="172" w:author="Megan Feddern" w:date="2021-07-06T16:03:00Z">
        <w:r w:rsidR="00A50641">
          <w:rPr>
            <w:rFonts w:ascii="Times New Roman" w:hAnsi="Times New Roman" w:cs="Times New Roman"/>
          </w:rPr>
          <w:t>delay</w:t>
        </w:r>
      </w:ins>
      <w:ins w:id="173" w:author="Megan Feddern" w:date="2021-07-07T07:10:00Z">
        <w:r w:rsidR="00D232F7">
          <w:rPr>
            <w:rFonts w:ascii="Times New Roman" w:hAnsi="Times New Roman" w:cs="Times New Roman"/>
          </w:rPr>
          <w:t xml:space="preserve">ed predator </w:t>
        </w:r>
      </w:ins>
      <w:ins w:id="174" w:author="Megan Feddern" w:date="2021-07-06T16:03:00Z">
        <w:r w:rsidR="00A50641">
          <w:rPr>
            <w:rFonts w:ascii="Times New Roman" w:hAnsi="Times New Roman" w:cs="Times New Roman"/>
          </w:rPr>
          <w:t xml:space="preserve">response to ocean condition and prey availability. </w:t>
        </w:r>
      </w:ins>
      <w:ins w:id="175" w:author="Megan Feddern" w:date="2021-07-06T16:02:00Z">
        <w:r w:rsidR="00A50641">
          <w:rPr>
            <w:rFonts w:ascii="Times New Roman" w:hAnsi="Times New Roman" w:cs="Times New Roman"/>
          </w:rPr>
          <w:t xml:space="preserve"> </w:t>
        </w:r>
      </w:ins>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C8279E1"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ins w:id="176" w:author="Megan Feddern" w:date="2021-07-07T16:04:00Z">
        <w:r w:rsidR="00CE40B6">
          <w:rPr>
            <w:rFonts w:ascii="Times New Roman" w:hAnsi="Times New Roman" w:cs="Times New Roman"/>
          </w:rPr>
          <w:t xml:space="preserve"> but this information was not available for all sampled specimens</w:t>
        </w:r>
      </w:ins>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6E504C7E"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w:t>
      </w:r>
      <w:r>
        <w:rPr>
          <w:rFonts w:ascii="Times New Roman" w:hAnsi="Times New Roman" w:cs="Times New Roman"/>
        </w:rPr>
        <w:lastRenderedPageBreak/>
        <w:t xml:space="preserve">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3E8B1706" w:rsidR="00BF5780" w:rsidRPr="00692E7E" w:rsidRDefault="00BF5780" w:rsidP="00BF5780">
      <w:pPr>
        <w:spacing w:before="240" w:line="480" w:lineRule="auto"/>
        <w:rPr>
          <w:ins w:id="177" w:author="Megan Feddern" w:date="2021-07-07T16:07:00Z"/>
          <w:rFonts w:ascii="Cambria Math" w:eastAsiaTheme="minorEastAsia" w:hAnsi="Cambria Math"/>
          <w:i/>
          <w:color w:val="222222"/>
          <w:vertAlign w:val="subscript"/>
        </w:rPr>
      </w:pPr>
      <m:oMathPara>
        <m:oMath>
          <m:r>
            <w:ins w:id="178" w:author="Megan Feddern" w:date="2021-07-07T16:07:00Z">
              <w:rPr>
                <w:rFonts w:ascii="Cambria Math" w:hAnsi="Cambria Math"/>
                <w:color w:val="222222"/>
              </w:rPr>
              <m:t xml:space="preserve">1. </m:t>
            </w:ins>
          </m:r>
          <m:r>
            <w:ins w:id="179" w:author="Megan Feddern" w:date="2021-07-07T16:07:00Z">
              <w:rPr>
                <w:rFonts w:ascii="Cambria Math" w:hAnsi="Cambria Math"/>
                <w:color w:val="222222"/>
                <w:vertAlign w:val="subscript"/>
              </w:rPr>
              <m:t xml:space="preserve"> Trophic Position=</m:t>
            </w:ins>
          </m:r>
          <m:d>
            <m:dPr>
              <m:ctrlPr>
                <w:ins w:id="180" w:author="Megan Feddern" w:date="2021-07-07T16:07:00Z">
                  <w:rPr>
                    <w:rFonts w:ascii="Cambria Math" w:hAnsi="Cambria Math"/>
                    <w:bCs/>
                    <w:i/>
                    <w:color w:val="222222"/>
                    <w:vertAlign w:val="subscript"/>
                  </w:rPr>
                </w:ins>
              </m:ctrlPr>
            </m:dPr>
            <m:e>
              <m:f>
                <m:fPr>
                  <m:ctrlPr>
                    <w:ins w:id="181" w:author="Megan Feddern" w:date="2021-07-07T16:07:00Z">
                      <w:rPr>
                        <w:rFonts w:ascii="Cambria Math" w:hAnsi="Cambria Math"/>
                        <w:bCs/>
                        <w:i/>
                        <w:color w:val="222222"/>
                        <w:vertAlign w:val="subscript"/>
                      </w:rPr>
                    </w:ins>
                  </m:ctrlPr>
                </m:fPr>
                <m:num>
                  <m:sSup>
                    <m:sSupPr>
                      <m:ctrlPr>
                        <w:ins w:id="182" w:author="Megan Feddern" w:date="2021-07-07T16:07:00Z">
                          <w:rPr>
                            <w:rFonts w:ascii="Cambria Math" w:hAnsi="Cambria Math"/>
                            <w:bCs/>
                            <w:i/>
                            <w:iCs/>
                            <w:color w:val="222222"/>
                          </w:rPr>
                        </w:ins>
                      </m:ctrlPr>
                    </m:sSupPr>
                    <m:e>
                      <m:r>
                        <w:ins w:id="183" w:author="Megan Feddern" w:date="2021-07-07T16:07:00Z">
                          <w:rPr>
                            <w:rFonts w:ascii="Cambria Math" w:hAnsi="Cambria Math"/>
                            <w:color w:val="222222"/>
                          </w:rPr>
                          <m:t xml:space="preserve"> δ</m:t>
                        </w:ins>
                      </m:r>
                    </m:e>
                    <m:sup>
                      <m:r>
                        <w:ins w:id="184" w:author="Megan Feddern" w:date="2021-07-07T16:07:00Z">
                          <w:rPr>
                            <w:rFonts w:ascii="Cambria Math" w:hAnsi="Cambria Math"/>
                            <w:color w:val="222222"/>
                          </w:rPr>
                          <m:t>15</m:t>
                        </w:ins>
                      </m:r>
                    </m:sup>
                  </m:sSup>
                  <m:sSub>
                    <m:sSubPr>
                      <m:ctrlPr>
                        <w:ins w:id="185" w:author="Megan Feddern" w:date="2021-07-07T16:07:00Z">
                          <w:rPr>
                            <w:rFonts w:ascii="Cambria Math" w:hAnsi="Cambria Math"/>
                            <w:i/>
                            <w:color w:val="222222"/>
                          </w:rPr>
                        </w:ins>
                      </m:ctrlPr>
                    </m:sSubPr>
                    <m:e>
                      <m:r>
                        <w:ins w:id="186" w:author="Megan Feddern" w:date="2021-07-07T16:07:00Z">
                          <w:rPr>
                            <w:rFonts w:ascii="Cambria Math" w:hAnsi="Cambria Math"/>
                            <w:color w:val="222222"/>
                          </w:rPr>
                          <m:t>N</m:t>
                        </w:ins>
                      </m:r>
                    </m:e>
                    <m:sub>
                      <m:r>
                        <w:ins w:id="187" w:author="Megan Feddern" w:date="2021-07-07T16:07:00Z">
                          <w:rPr>
                            <w:rFonts w:ascii="Cambria Math" w:hAnsi="Cambria Math"/>
                            <w:color w:val="222222"/>
                          </w:rPr>
                          <m:t>i</m:t>
                        </w:ins>
                      </m:r>
                    </m:sub>
                  </m:sSub>
                  <m:r>
                    <w:ins w:id="188" w:author="Megan Feddern" w:date="2021-07-07T16:07:00Z">
                      <w:rPr>
                        <w:rFonts w:ascii="Cambria Math" w:hAnsi="Cambria Math"/>
                        <w:color w:val="222222"/>
                      </w:rPr>
                      <m:t>-</m:t>
                    </w:ins>
                  </m:r>
                  <m:sSup>
                    <m:sSupPr>
                      <m:ctrlPr>
                        <w:ins w:id="189" w:author="Megan Feddern" w:date="2021-07-07T16:07:00Z">
                          <w:rPr>
                            <w:rFonts w:ascii="Cambria Math" w:hAnsi="Cambria Math"/>
                            <w:bCs/>
                            <w:i/>
                            <w:iCs/>
                            <w:color w:val="222222"/>
                          </w:rPr>
                        </w:ins>
                      </m:ctrlPr>
                    </m:sSupPr>
                    <m:e>
                      <m:r>
                        <w:ins w:id="190" w:author="Megan Feddern" w:date="2021-07-07T16:07:00Z">
                          <w:rPr>
                            <w:rFonts w:ascii="Cambria Math" w:hAnsi="Cambria Math"/>
                            <w:color w:val="222222"/>
                          </w:rPr>
                          <m:t xml:space="preserve"> δ</m:t>
                        </w:ins>
                      </m:r>
                    </m:e>
                    <m:sup>
                      <m:r>
                        <w:ins w:id="191" w:author="Megan Feddern" w:date="2021-07-07T16:07:00Z">
                          <w:rPr>
                            <w:rFonts w:ascii="Cambria Math" w:hAnsi="Cambria Math"/>
                            <w:color w:val="222222"/>
                          </w:rPr>
                          <m:t>15</m:t>
                        </w:ins>
                      </m:r>
                    </m:sup>
                  </m:sSup>
                  <m:sSub>
                    <m:sSubPr>
                      <m:ctrlPr>
                        <w:ins w:id="192" w:author="Megan Feddern" w:date="2021-07-07T16:07:00Z">
                          <w:rPr>
                            <w:rFonts w:ascii="Cambria Math" w:hAnsi="Cambria Math"/>
                            <w:i/>
                            <w:color w:val="222222"/>
                          </w:rPr>
                        </w:ins>
                      </m:ctrlPr>
                    </m:sSubPr>
                    <m:e>
                      <m:r>
                        <w:ins w:id="193" w:author="Megan Feddern" w:date="2021-07-07T16:07:00Z">
                          <w:rPr>
                            <w:rFonts w:ascii="Cambria Math" w:hAnsi="Cambria Math"/>
                            <w:color w:val="222222"/>
                          </w:rPr>
                          <m:t>N</m:t>
                        </w:ins>
                      </m:r>
                    </m:e>
                    <m:sub>
                      <m:r>
                        <w:ins w:id="194" w:author="Megan Feddern" w:date="2021-07-07T16:07:00Z">
                          <w:rPr>
                            <w:rFonts w:ascii="Cambria Math" w:hAnsi="Cambria Math"/>
                            <w:color w:val="222222"/>
                          </w:rPr>
                          <m:t>o</m:t>
                        </w:ins>
                      </m:r>
                    </m:sub>
                  </m:sSub>
                  <m:r>
                    <w:ins w:id="195" w:author="Megan Feddern" w:date="2021-07-07T16:07:00Z">
                      <w:rPr>
                        <w:rFonts w:ascii="Cambria Math" w:hAnsi="Cambria Math"/>
                        <w:color w:val="222222"/>
                      </w:rPr>
                      <m:t xml:space="preserve"> -</m:t>
                    </w:ins>
                  </m:r>
                  <m:sSub>
                    <m:sSubPr>
                      <m:ctrlPr>
                        <w:ins w:id="196" w:author="Megan Feddern" w:date="2021-07-07T16:07:00Z">
                          <w:rPr>
                            <w:rFonts w:ascii="Cambria Math" w:hAnsi="Cambria Math"/>
                            <w:bCs/>
                            <w:i/>
                            <w:iCs/>
                            <w:color w:val="222222"/>
                          </w:rPr>
                        </w:ins>
                      </m:ctrlPr>
                    </m:sSubPr>
                    <m:e>
                      <m:r>
                        <w:ins w:id="197" w:author="Megan Feddern" w:date="2021-07-07T16:07:00Z">
                          <w:rPr>
                            <w:rFonts w:ascii="Cambria Math" w:hAnsi="Cambria Math"/>
                            <w:color w:val="222222"/>
                          </w:rPr>
                          <m:t>TDF</m:t>
                        </w:ins>
                      </m:r>
                    </m:e>
                    <m:sub>
                      <m:d>
                        <m:dPr>
                          <m:ctrlPr>
                            <w:ins w:id="198" w:author="Megan Feddern" w:date="2021-07-07T16:07:00Z">
                              <w:rPr>
                                <w:rFonts w:ascii="Cambria Math" w:hAnsi="Cambria Math"/>
                                <w:i/>
                                <w:vertAlign w:val="subscript"/>
                              </w:rPr>
                            </w:ins>
                          </m:ctrlPr>
                        </m:dPr>
                        <m:e>
                          <m:r>
                            <w:ins w:id="199" w:author="Megan Feddern" w:date="2021-07-07T16:07:00Z">
                              <w:rPr>
                                <w:rFonts w:ascii="Cambria Math" w:hAnsi="Cambria Math"/>
                                <w:vertAlign w:val="subscript"/>
                              </w:rPr>
                              <m:t>i-o</m:t>
                            </w:ins>
                          </m:r>
                        </m:e>
                      </m:d>
                      <m:r>
                        <w:ins w:id="200" w:author="Megan Feddern" w:date="2021-07-07T16:07:00Z">
                          <w:rPr>
                            <w:rFonts w:ascii="Cambria Math" w:hAnsi="Cambria Math"/>
                            <w:vertAlign w:val="subscript"/>
                          </w:rPr>
                          <m:t>,  j</m:t>
                        </w:ins>
                      </m:r>
                      <m:r>
                        <w:ins w:id="201" w:author="Megan Feddern" w:date="2021-07-07T16:07:00Z">
                          <w:rPr>
                            <w:rFonts w:ascii="Cambria Math" w:hAnsi="Cambria Math"/>
                          </w:rPr>
                          <m:t xml:space="preserve"> </m:t>
                        </w:ins>
                      </m:r>
                    </m:sub>
                  </m:sSub>
                  <m:r>
                    <w:ins w:id="202" w:author="Megan Feddern" w:date="2021-07-07T16:07:00Z">
                      <w:rPr>
                        <w:rFonts w:ascii="Cambria Math" w:hAnsi="Cambria Math"/>
                        <w:color w:val="222222"/>
                      </w:rPr>
                      <m:t>-</m:t>
                    </w:ins>
                  </m:r>
                  <m:sSub>
                    <m:sSubPr>
                      <m:ctrlPr>
                        <w:ins w:id="203" w:author="Megan Feddern" w:date="2021-07-07T16:07:00Z">
                          <w:rPr>
                            <w:rFonts w:ascii="Cambria Math" w:hAnsi="Cambria Math"/>
                            <w:i/>
                          </w:rPr>
                        </w:ins>
                      </m:ctrlPr>
                    </m:sSubPr>
                    <m:e>
                      <m:acc>
                        <m:accPr>
                          <m:chr m:val="̅"/>
                          <m:ctrlPr>
                            <w:ins w:id="204" w:author="Megan Feddern" w:date="2021-07-07T16:07:00Z">
                              <w:rPr>
                                <w:rFonts w:ascii="Cambria Math" w:hAnsi="Cambria Math"/>
                                <w:i/>
                              </w:rPr>
                            </w:ins>
                          </m:ctrlPr>
                        </m:accPr>
                        <m:e>
                          <m:r>
                            <w:ins w:id="205" w:author="Megan Feddern" w:date="2021-07-07T16:07:00Z">
                              <w:rPr>
                                <w:rFonts w:ascii="Cambria Math" w:hAnsi="Cambria Math"/>
                                <w:i/>
                              </w:rPr>
                              <w:sym w:font="Symbol" w:char="F062"/>
                            </w:ins>
                          </m:r>
                        </m:e>
                      </m:acc>
                    </m:e>
                    <m:sub>
                      <m:r>
                        <w:ins w:id="206" w:author="Megan Feddern" w:date="2021-07-07T16:07:00Z">
                          <w:rPr>
                            <w:rFonts w:ascii="Cambria Math" w:hAnsi="Cambria Math"/>
                          </w:rPr>
                          <m:t>(i-</m:t>
                        </w:ins>
                      </m:r>
                      <m:r>
                        <w:ins w:id="207" w:author="Megan Feddern" w:date="2021-07-07T16:08:00Z">
                          <w:rPr>
                            <w:rFonts w:ascii="Cambria Math" w:hAnsi="Cambria Math"/>
                          </w:rPr>
                          <m:t>o</m:t>
                        </w:ins>
                      </m:r>
                      <m:r>
                        <w:ins w:id="208" w:author="Megan Feddern" w:date="2021-07-07T16:07:00Z">
                          <w:rPr>
                            <w:rFonts w:ascii="Cambria Math" w:hAnsi="Cambria Math"/>
                          </w:rPr>
                          <m:t>)</m:t>
                        </w:ins>
                      </m:r>
                    </m:sub>
                  </m:sSub>
                </m:num>
                <m:den>
                  <m:sSub>
                    <m:sSubPr>
                      <m:ctrlPr>
                        <w:ins w:id="209" w:author="Megan Feddern" w:date="2021-07-07T16:07:00Z">
                          <w:rPr>
                            <w:rFonts w:ascii="Cambria Math" w:hAnsi="Cambria Math"/>
                            <w:bCs/>
                            <w:i/>
                            <w:iCs/>
                            <w:color w:val="222222"/>
                            <w:vertAlign w:val="subscript"/>
                          </w:rPr>
                        </w:ins>
                      </m:ctrlPr>
                    </m:sSubPr>
                    <m:e>
                      <m:acc>
                        <m:accPr>
                          <m:chr m:val="̅"/>
                          <m:ctrlPr>
                            <w:ins w:id="210" w:author="Megan Feddern" w:date="2021-07-07T16:07:00Z">
                              <w:rPr>
                                <w:rFonts w:ascii="Cambria Math" w:hAnsi="Cambria Math"/>
                                <w:i/>
                                <w:color w:val="222222"/>
                                <w:vertAlign w:val="subscript"/>
                              </w:rPr>
                            </w:ins>
                          </m:ctrlPr>
                        </m:accPr>
                        <m:e>
                          <m:r>
                            <w:ins w:id="211" w:author="Megan Feddern" w:date="2021-07-07T16:07:00Z">
                              <w:rPr>
                                <w:rFonts w:ascii="Cambria Math" w:hAnsi="Cambria Math"/>
                                <w:color w:val="222222"/>
                                <w:vertAlign w:val="subscript"/>
                              </w:rPr>
                              <m:t>TDF</m:t>
                            </w:ins>
                          </m:r>
                        </m:e>
                      </m:acc>
                    </m:e>
                    <m:sub>
                      <m:d>
                        <m:dPr>
                          <m:ctrlPr>
                            <w:ins w:id="212" w:author="Megan Feddern" w:date="2021-07-07T16:07:00Z">
                              <w:rPr>
                                <w:rFonts w:ascii="Cambria Math" w:hAnsi="Cambria Math"/>
                                <w:i/>
                                <w:color w:val="222222"/>
                                <w:vertAlign w:val="subscript"/>
                              </w:rPr>
                            </w:ins>
                          </m:ctrlPr>
                        </m:dPr>
                        <m:e>
                          <m:r>
                            <w:ins w:id="213" w:author="Megan Feddern" w:date="2021-07-07T16:07:00Z">
                              <w:rPr>
                                <w:rFonts w:ascii="Cambria Math" w:hAnsi="Cambria Math"/>
                                <w:color w:val="222222"/>
                                <w:vertAlign w:val="subscript"/>
                              </w:rPr>
                              <m:t>i-o</m:t>
                            </w:ins>
                          </m:r>
                        </m:e>
                      </m:d>
                    </m:sub>
                  </m:sSub>
                </m:den>
              </m:f>
            </m:e>
          </m:d>
          <m:r>
            <w:ins w:id="214" w:author="Megan Feddern" w:date="2021-07-07T16:07:00Z">
              <w:rPr>
                <w:rFonts w:ascii="Cambria Math" w:hAnsi="Cambria Math"/>
                <w:color w:val="222222"/>
                <w:vertAlign w:val="subscript"/>
              </w:rPr>
              <m:t>+2</m:t>
            </w:ins>
          </m:r>
        </m:oMath>
      </m:oMathPara>
    </w:p>
    <w:p w14:paraId="0613837A" w14:textId="023FA693" w:rsidR="003A6B56" w:rsidRPr="003A6B56" w:rsidRDefault="003A6B56" w:rsidP="003A6B56">
      <w:pPr>
        <w:spacing w:line="480" w:lineRule="auto"/>
        <w:rPr>
          <w:ins w:id="215" w:author="Megan Feddern" w:date="2021-07-07T16:09:00Z"/>
          <w:rFonts w:ascii="Times New Roman" w:hAnsi="Times New Roman" w:cs="Times New Roman"/>
        </w:rPr>
      </w:pPr>
      <w:ins w:id="216" w:author="Megan Feddern" w:date="2021-07-07T16:09:00Z">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in a sample.</w:t>
        </w:r>
      </w:ins>
      <w:ins w:id="217" w:author="Megan Feddern" w:date="2021-07-07T16:11:00Z">
        <w:r w:rsidRPr="003A6B56">
          <w:rPr>
            <w:rFonts w:ascii="Times New Roman" w:hAnsi="Times New Roman" w:cs="Times New Roman"/>
          </w:rPr>
          <w:t xml:space="preserve"> </w:t>
        </w:r>
      </w:ins>
      <m:oMath>
        <m:sSup>
          <m:sSupPr>
            <m:ctrlPr>
              <w:ins w:id="218" w:author="Megan Feddern" w:date="2021-07-07T16:14:00Z">
                <w:rPr>
                  <w:rFonts w:ascii="Cambria Math" w:hAnsi="Cambria Math"/>
                  <w:bCs/>
                  <w:i/>
                  <w:iCs/>
                  <w:color w:val="222222"/>
                </w:rPr>
              </w:ins>
            </m:ctrlPr>
          </m:sSupPr>
          <m:e>
            <m:r>
              <w:ins w:id="219" w:author="Megan Feddern" w:date="2021-07-07T16:14:00Z">
                <w:rPr>
                  <w:rFonts w:ascii="Cambria Math" w:hAnsi="Cambria Math"/>
                  <w:color w:val="222222"/>
                </w:rPr>
                <m:t xml:space="preserve"> δ</m:t>
              </w:ins>
            </m:r>
          </m:e>
          <m:sup>
            <m:r>
              <w:ins w:id="220" w:author="Megan Feddern" w:date="2021-07-07T16:14:00Z">
                <w:rPr>
                  <w:rFonts w:ascii="Cambria Math" w:hAnsi="Cambria Math"/>
                  <w:color w:val="222222"/>
                </w:rPr>
                <m:t>15</m:t>
              </w:ins>
            </m:r>
          </m:sup>
        </m:sSup>
        <m:sSub>
          <m:sSubPr>
            <m:ctrlPr>
              <w:ins w:id="221" w:author="Megan Feddern" w:date="2021-07-07T16:14:00Z">
                <w:rPr>
                  <w:rFonts w:ascii="Cambria Math" w:hAnsi="Cambria Math"/>
                  <w:i/>
                  <w:color w:val="222222"/>
                </w:rPr>
              </w:ins>
            </m:ctrlPr>
          </m:sSubPr>
          <m:e>
            <m:r>
              <w:ins w:id="222" w:author="Megan Feddern" w:date="2021-07-07T16:14:00Z">
                <w:rPr>
                  <w:rFonts w:ascii="Cambria Math" w:hAnsi="Cambria Math"/>
                  <w:color w:val="222222"/>
                </w:rPr>
                <m:t>N</m:t>
              </w:ins>
            </m:r>
          </m:e>
          <m:sub>
            <m:r>
              <w:ins w:id="223" w:author="Megan Feddern" w:date="2021-07-07T16:14:00Z">
                <w:rPr>
                  <w:rFonts w:ascii="Cambria Math" w:hAnsi="Cambria Math"/>
                  <w:color w:val="222222"/>
                </w:rPr>
                <m:t>i</m:t>
              </w:ins>
            </m:r>
          </m:sub>
        </m:sSub>
        <m:r>
          <w:ins w:id="224" w:author="Megan Feddern" w:date="2021-07-07T16:14:00Z">
            <w:rPr>
              <w:rFonts w:ascii="Cambria Math" w:hAnsi="Cambria Math"/>
              <w:color w:val="222222"/>
            </w:rPr>
            <m:t>-</m:t>
          </w:ins>
        </m:r>
        <m:sSup>
          <m:sSupPr>
            <m:ctrlPr>
              <w:ins w:id="225" w:author="Megan Feddern" w:date="2021-07-07T16:14:00Z">
                <w:rPr>
                  <w:rFonts w:ascii="Cambria Math" w:hAnsi="Cambria Math"/>
                  <w:bCs/>
                  <w:i/>
                  <w:iCs/>
                  <w:color w:val="222222"/>
                </w:rPr>
              </w:ins>
            </m:ctrlPr>
          </m:sSupPr>
          <m:e>
            <m:r>
              <w:ins w:id="226" w:author="Megan Feddern" w:date="2021-07-07T16:14:00Z">
                <w:rPr>
                  <w:rFonts w:ascii="Cambria Math" w:hAnsi="Cambria Math"/>
                  <w:color w:val="222222"/>
                </w:rPr>
                <m:t xml:space="preserve"> δ</m:t>
              </w:ins>
            </m:r>
          </m:e>
          <m:sup>
            <m:r>
              <w:ins w:id="227" w:author="Megan Feddern" w:date="2021-07-07T16:14:00Z">
                <w:rPr>
                  <w:rFonts w:ascii="Cambria Math" w:hAnsi="Cambria Math"/>
                  <w:color w:val="222222"/>
                </w:rPr>
                <m:t>15</m:t>
              </w:ins>
            </m:r>
          </m:sup>
        </m:sSup>
        <m:sSub>
          <m:sSubPr>
            <m:ctrlPr>
              <w:ins w:id="228" w:author="Megan Feddern" w:date="2021-07-07T16:14:00Z">
                <w:rPr>
                  <w:rFonts w:ascii="Cambria Math" w:hAnsi="Cambria Math"/>
                  <w:i/>
                  <w:color w:val="222222"/>
                </w:rPr>
              </w:ins>
            </m:ctrlPr>
          </m:sSubPr>
          <m:e>
            <m:r>
              <w:ins w:id="229" w:author="Megan Feddern" w:date="2021-07-07T16:14:00Z">
                <w:rPr>
                  <w:rFonts w:ascii="Cambria Math" w:hAnsi="Cambria Math"/>
                  <w:color w:val="222222"/>
                </w:rPr>
                <m:t>N</m:t>
              </w:ins>
            </m:r>
          </m:e>
          <m:sub>
            <m:r>
              <w:ins w:id="230" w:author="Megan Feddern" w:date="2021-07-07T16:14:00Z">
                <w:rPr>
                  <w:rFonts w:ascii="Cambria Math" w:hAnsi="Cambria Math"/>
                  <w:color w:val="222222"/>
                </w:rPr>
                <m:t>o</m:t>
              </w:ins>
            </m:r>
          </m:sub>
        </m:sSub>
      </m:oMath>
      <w:ins w:id="231" w:author="Megan Feddern" w:date="2021-07-07T16:14:00Z">
        <w:r w:rsidR="00DE1ECE">
          <w:rPr>
            <w:rFonts w:ascii="Times New Roman" w:eastAsiaTheme="minorEastAsia" w:hAnsi="Times New Roman" w:cs="Times New Roman"/>
            <w:color w:val="222222"/>
          </w:rPr>
          <w:t xml:space="preserve"> represents the total trophic enrichment that has occurred </w:t>
        </w:r>
      </w:ins>
      <w:ins w:id="232" w:author="Megan Feddern" w:date="2021-07-13T09:24:00Z">
        <w:r w:rsidR="00664134">
          <w:rPr>
            <w:rFonts w:ascii="Times New Roman" w:eastAsiaTheme="minorEastAsia" w:hAnsi="Times New Roman" w:cs="Times New Roman"/>
            <w:color w:val="222222"/>
          </w:rPr>
          <w:t>throughout the</w:t>
        </w:r>
      </w:ins>
      <w:ins w:id="233" w:author="Megan Feddern" w:date="2021-07-07T16:14:00Z">
        <w:r w:rsidR="00DE1ECE">
          <w:rPr>
            <w:rFonts w:ascii="Times New Roman" w:eastAsiaTheme="minorEastAsia" w:hAnsi="Times New Roman" w:cs="Times New Roman"/>
            <w:color w:val="222222"/>
          </w:rPr>
          <w:t xml:space="preserve"> food web. </w:t>
        </w:r>
      </w:ins>
      <w:ins w:id="234" w:author="Megan Feddern" w:date="2021-07-07T16:12:00Z">
        <w:r w:rsidRPr="003A6B56">
          <w:rPr>
            <w:rFonts w:ascii="Times New Roman" w:hAnsi="Times New Roman" w:cs="Times New Roman"/>
            <w:i/>
          </w:rPr>
          <w:t>TDF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w:t>
        </w:r>
        <w:proofErr w:type="gramStart"/>
        <w:r w:rsidRPr="003A6B56">
          <w:rPr>
            <w:rFonts w:ascii="Times New Roman" w:hAnsi="Times New Roman" w:cs="Times New Roman"/>
            <w:i/>
            <w:vertAlign w:val="subscript"/>
          </w:rPr>
          <w:t>o)j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ins>
      <w:ins w:id="235" w:author="Megan Feddern" w:date="2021-07-07T16:11:00Z">
        <w:r w:rsidRPr="003A6B56">
          <w:rPr>
            <w:rFonts w:ascii="Times New Roman" w:hAnsi="Times New Roman" w:cs="Times New Roman"/>
          </w:rPr>
          <w:t xml:space="preserve">he trophic discrimination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ins>
      <w:ins w:id="236" w:author="Megan Feddern" w:date="2021-07-07T16:12:00Z">
        <w:r>
          <w:rPr>
            <w:rFonts w:ascii="Times New Roman" w:hAnsi="Times New Roman" w:cs="Times New Roman"/>
            <w:i/>
          </w:rPr>
          <w:t xml:space="preserve"> </w:t>
        </w:r>
      </w:ins>
      <w:ins w:id="237" w:author="Megan Feddern" w:date="2021-07-07T16:11:00Z">
        <w:r>
          <w:rPr>
            <w:rFonts w:ascii="Times New Roman" w:hAnsi="Times New Roman" w:cs="Times New Roman"/>
          </w:rPr>
          <w:t>(</w:t>
        </w:r>
      </w:ins>
      <w:ins w:id="238" w:author="Megan Feddern" w:date="2021-07-09T09:03:00Z">
        <w:r w:rsidR="009A43A4">
          <w:rPr>
            <w:rFonts w:ascii="Times New Roman" w:hAnsi="Times New Roman" w:cs="Times New Roman"/>
          </w:rPr>
          <w:t xml:space="preserve">in this study </w:t>
        </w:r>
      </w:ins>
      <w:ins w:id="239" w:author="Megan Feddern" w:date="2021-07-07T16:11:00Z">
        <w:r>
          <w:rPr>
            <w:rFonts w:ascii="Times New Roman" w:hAnsi="Times New Roman" w:cs="Times New Roman"/>
          </w:rPr>
          <w:t>h</w:t>
        </w:r>
      </w:ins>
      <w:ins w:id="240" w:author="Megan Feddern" w:date="2021-07-07T16:12:00Z">
        <w:r>
          <w:rPr>
            <w:rFonts w:ascii="Times New Roman" w:hAnsi="Times New Roman" w:cs="Times New Roman"/>
          </w:rPr>
          <w:t>arbor seals</w:t>
        </w:r>
      </w:ins>
      <w:ins w:id="241" w:author="Megan Feddern" w:date="2021-07-09T09:03:00Z">
        <w:r w:rsidR="009A43A4">
          <w:rPr>
            <w:rFonts w:ascii="Times New Roman" w:hAnsi="Times New Roman" w:cs="Times New Roman"/>
          </w:rPr>
          <w:t xml:space="preserve"> or low trophic level consumers</w:t>
        </w:r>
      </w:ins>
      <w:ins w:id="242" w:author="Megan Feddern" w:date="2021-07-07T16:12:00Z">
        <w:r>
          <w:rPr>
            <w:rFonts w:ascii="Times New Roman" w:hAnsi="Times New Roman" w:cs="Times New Roman"/>
          </w:rPr>
          <w:t>)</w:t>
        </w:r>
      </w:ins>
      <w:ins w:id="243" w:author="Megan Feddern" w:date="2021-07-07T16:15:00Z">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ins>
      <w:ins w:id="244" w:author="Megan Feddern" w:date="2021-07-07T16:16:00Z">
        <w:r w:rsidR="00370599" w:rsidRPr="00370599">
          <w:rPr>
            <w:rFonts w:ascii="Times New Roman" w:hAnsi="Times New Roman" w:cs="Times New Roman"/>
          </w:rPr>
          <w:t xml:space="preserve"> </w:t>
        </w:r>
        <w:r w:rsidR="00370599" w:rsidRPr="003A6B56">
          <w:rPr>
            <w:rFonts w:ascii="Times New Roman" w:hAnsi="Times New Roman" w:cs="Times New Roman"/>
          </w:rPr>
          <w:fldChar w:fldCharType="begin"/>
        </w:r>
        <w:r w:rsidR="00370599" w:rsidRPr="00D60CD1">
          <w:rPr>
            <w:rFonts w:ascii="Times New Roman" w:hAnsi="Times New Roman" w:cs="Times New Roman"/>
          </w:rPr>
          <w:instrText xml:space="preserve"> EQ \x \to</w:instrText>
        </w:r>
        <w:r w:rsidR="00370599" w:rsidRPr="00D60CD1">
          <w:rPr>
            <w:rFonts w:ascii="Times New Roman" w:hAnsi="Times New Roman" w:cs="Times New Roman"/>
            <w:i/>
          </w:rPr>
          <w:instrText>(</w:instrText>
        </w:r>
        <w:r w:rsidR="00370599" w:rsidRPr="00D60CD1">
          <w:rPr>
            <w:rFonts w:ascii="Times New Roman" w:hAnsi="Times New Roman" w:cs="Times New Roman"/>
            <w:i/>
            <w:lang w:val="el-GR"/>
          </w:rPr>
          <w:instrText>β</w:instrText>
        </w:r>
        <w:r w:rsidR="00370599" w:rsidRPr="00D60CD1">
          <w:rPr>
            <w:rFonts w:ascii="Times New Roman" w:hAnsi="Times New Roman" w:cs="Times New Roman"/>
            <w:i/>
          </w:rPr>
          <w:instrText>)</w:instrText>
        </w:r>
        <w:r w:rsidR="00370599" w:rsidRPr="00D60CD1">
          <w:rPr>
            <w:rFonts w:ascii="Times New Roman" w:hAnsi="Times New Roman" w:cs="Times New Roman"/>
            <w:i/>
            <w:vertAlign w:val="subscript"/>
          </w:rPr>
          <w:instrText>(i-o)</w:instrText>
        </w:r>
        <w:r w:rsidR="00370599" w:rsidRPr="00D60CD1">
          <w:rPr>
            <w:rFonts w:ascii="Times New Roman" w:hAnsi="Times New Roman" w:cs="Times New Roman"/>
            <w:i/>
          </w:rPr>
          <w:instrText xml:space="preserve"> </w:instrText>
        </w:r>
        <w:r w:rsidR="00370599" w:rsidRPr="003A6B56">
          <w:rPr>
            <w:rFonts w:ascii="Times New Roman" w:hAnsi="Times New Roman" w:cs="Times New Roman"/>
          </w:rPr>
          <w:fldChar w:fldCharType="end"/>
        </w:r>
        <w:r w:rsidR="00370599" w:rsidRPr="003A6B56">
          <w:rPr>
            <w:rFonts w:ascii="Times New Roman" w:hAnsi="Times New Roman" w:cs="Times New Roman"/>
          </w:rPr>
          <w:t xml:space="preserve"> </w:t>
        </w:r>
      </w:ins>
      <w:ins w:id="245" w:author="Megan Feddern" w:date="2021-07-07T16:17:00Z">
        <w:r w:rsidR="00370599">
          <w:rPr>
            <w:rFonts w:ascii="Times New Roman" w:hAnsi="Times New Roman" w:cs="Times New Roman"/>
          </w:rPr>
          <w:t xml:space="preserve">is the </w:t>
        </w:r>
      </w:ins>
      <w:ins w:id="246" w:author="Megan Feddern" w:date="2021-07-07T16:18:00Z">
        <w:r w:rsidR="00370599">
          <w:rPr>
            <w:rFonts w:ascii="Times New Roman" w:hAnsi="Times New Roman" w:cs="Times New Roman"/>
          </w:rPr>
          <w:t xml:space="preserve">mean </w:t>
        </w:r>
      </w:ins>
      <w:ins w:id="247" w:author="Megan Feddern" w:date="2021-07-07T16:16:00Z">
        <w:r w:rsidR="00370599">
          <w:rPr>
            <w:rFonts w:ascii="Times New Roman" w:hAnsi="Times New Roman" w:cs="Times New Roman"/>
          </w:rPr>
          <w:t xml:space="preserve">enrichment </w:t>
        </w:r>
      </w:ins>
      <w:ins w:id="248" w:author="Megan Feddern" w:date="2021-07-07T16:17:00Z">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w:t>
        </w:r>
      </w:ins>
      <w:ins w:id="249" w:author="Megan Feddern" w:date="2021-07-07T16:18:00Z">
        <w:r w:rsidR="00370599">
          <w:rPr>
            <w:rFonts w:ascii="Times New Roman" w:hAnsi="Times New Roman" w:cs="Times New Roman"/>
          </w:rPr>
          <w:t xml:space="preserve">for </w:t>
        </w:r>
      </w:ins>
      <w:ins w:id="250" w:author="Megan Feddern" w:date="2021-07-13T09:24:00Z">
        <w:r w:rsidR="002703D8">
          <w:rPr>
            <w:rFonts w:ascii="Times New Roman" w:hAnsi="Times New Roman" w:cs="Times New Roman"/>
          </w:rPr>
          <w:t>prima</w:t>
        </w:r>
      </w:ins>
      <w:ins w:id="251" w:author="Megan Feddern" w:date="2021-07-13T09:25:00Z">
        <w:r w:rsidR="002703D8">
          <w:rPr>
            <w:rFonts w:ascii="Times New Roman" w:hAnsi="Times New Roman" w:cs="Times New Roman"/>
          </w:rPr>
          <w:t>ry producers</w:t>
        </w:r>
      </w:ins>
      <w:ins w:id="252" w:author="Megan Feddern" w:date="2021-07-07T16:18:00Z">
        <w:r w:rsidR="00370599">
          <w:rPr>
            <w:rFonts w:ascii="Times New Roman" w:hAnsi="Times New Roman" w:cs="Times New Roman"/>
          </w:rPr>
          <w:t xml:space="preserve"> </w:t>
        </w:r>
      </w:ins>
      <w:ins w:id="253" w:author="Megan Feddern" w:date="2021-07-07T16:17:00Z">
        <w:r w:rsidR="00370599">
          <w:rPr>
            <w:rFonts w:ascii="Times New Roman" w:hAnsi="Times New Roman" w:cs="Times New Roman"/>
          </w:rPr>
          <w:t>that occurs when primary producers assimilate inorganic nitr</w:t>
        </w:r>
      </w:ins>
      <w:ins w:id="254" w:author="Megan Feddern" w:date="2021-07-07T16:19:00Z">
        <w:r w:rsidR="008E7C5A">
          <w:rPr>
            <w:rFonts w:ascii="Times New Roman" w:hAnsi="Times New Roman" w:cs="Times New Roman"/>
          </w:rPr>
          <w:t>ogen</w:t>
        </w:r>
      </w:ins>
      <w:ins w:id="255" w:author="Megan Feddern" w:date="2021-07-07T16:16:00Z">
        <w:r w:rsidR="00370599" w:rsidRPr="003A6B56">
          <w:rPr>
            <w:rFonts w:ascii="Times New Roman" w:hAnsi="Times New Roman" w:cs="Times New Roman"/>
          </w:rPr>
          <w:t xml:space="preserve"> (Nielsen et al. 2015; Table 1).</w:t>
        </w:r>
      </w:ins>
      <w:ins w:id="256" w:author="Megan Feddern" w:date="2021-07-07T16:12:00Z">
        <w:r>
          <w:rPr>
            <w:rFonts w:ascii="Times New Roman" w:hAnsi="Times New Roman" w:cs="Times New Roman"/>
          </w:rPr>
          <w:t xml:space="preserve"> </w:t>
        </w:r>
      </w:ins>
      <w:ins w:id="257" w:author="Megan Feddern" w:date="2021-07-07T16:09:00Z">
        <w:r w:rsidRPr="003A6B56">
          <w:rPr>
            <w:rFonts w:ascii="Times New Roman" w:hAnsi="Times New Roman" w:cs="Times New Roman"/>
          </w:rPr>
          <w:fldChar w:fldCharType="begin"/>
        </w:r>
        <w:r w:rsidRPr="003A6B56">
          <w:rPr>
            <w:rFonts w:ascii="Times New Roman" w:hAnsi="Times New Roman" w:cs="Times New Roman"/>
            <w:rPrChange w:id="258" w:author="Megan Feddern" w:date="2021-07-07T16:09:00Z">
              <w:rPr/>
            </w:rPrChange>
          </w:rPr>
          <w:instrText xml:space="preserve"> EQ \x \to</w:instrText>
        </w:r>
        <w:r w:rsidRPr="003A6B56">
          <w:rPr>
            <w:rFonts w:ascii="Times New Roman" w:hAnsi="Times New Roman" w:cs="Times New Roman"/>
            <w:i/>
            <w:rPrChange w:id="259" w:author="Megan Feddern" w:date="2021-07-07T16:09:00Z">
              <w:rPr>
                <w:i/>
              </w:rPr>
            </w:rPrChange>
          </w:rPr>
          <w:instrText>(TDF)</w:instrText>
        </w:r>
        <w:r w:rsidRPr="003A6B56">
          <w:rPr>
            <w:rFonts w:ascii="Times New Roman" w:hAnsi="Times New Roman" w:cs="Times New Roman"/>
            <w:i/>
            <w:vertAlign w:val="subscript"/>
            <w:rPrChange w:id="260" w:author="Megan Feddern" w:date="2021-07-07T16:09:00Z">
              <w:rPr>
                <w:i/>
                <w:vertAlign w:val="subscript"/>
              </w:rPr>
            </w:rPrChange>
          </w:rPr>
          <w:instrText>(i-o)</w:instrText>
        </w:r>
        <w:r w:rsidRPr="003A6B56">
          <w:rPr>
            <w:rFonts w:ascii="Times New Roman" w:hAnsi="Times New Roman" w:cs="Times New Roman"/>
            <w:i/>
            <w:rPrChange w:id="261" w:author="Megan Feddern" w:date="2021-07-07T16:09:00Z">
              <w:rPr>
                <w:i/>
              </w:rPr>
            </w:rPrChange>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ins>
      <w:ins w:id="262" w:author="Megan Feddern" w:date="2021-07-07T17:01:00Z">
        <w:r w:rsidR="00B65C14">
          <w:rPr>
            <w:rFonts w:ascii="Times New Roman" w:hAnsi="Times New Roman" w:cs="Times New Roman"/>
          </w:rPr>
          <w:t xml:space="preserve">represents trophic discrimination that occurs at other trophic levels in the food web, and </w:t>
        </w:r>
      </w:ins>
      <w:ins w:id="263" w:author="Megan Feddern" w:date="2021-07-07T16:09:00Z">
        <w:r w:rsidRPr="003A6B56">
          <w:rPr>
            <w:rFonts w:ascii="Times New Roman" w:hAnsi="Times New Roman" w:cs="Times New Roman"/>
          </w:rPr>
          <w:t xml:space="preserve">is </w:t>
        </w:r>
      </w:ins>
      <w:ins w:id="264" w:author="Megan Feddern" w:date="2021-07-07T17:02:00Z">
        <w:r w:rsidR="00B65C14">
          <w:rPr>
            <w:rFonts w:ascii="Times New Roman" w:hAnsi="Times New Roman" w:cs="Times New Roman"/>
          </w:rPr>
          <w:t xml:space="preserve">calculated from the average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ins>
      <w:ins w:id="265" w:author="Megan Feddern" w:date="2021-07-07T16:09:00Z">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ins>
    </w:p>
    <w:p w14:paraId="0312AB6A" w14:textId="5DC550D4" w:rsidR="001D7E98"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between primary producers using the C3 vs C4 photosynthetic pathway</w:t>
      </w:r>
      <w:ins w:id="266" w:author="Megan Feddern" w:date="2021-07-13T09:25:00Z">
        <w:r w:rsidR="002703D8">
          <w:rPr>
            <w:rFonts w:ascii="Times New Roman" w:eastAsia="Times New Roman" w:hAnsi="Times New Roman" w:cs="Times New Roman"/>
          </w:rPr>
          <w:t>s</w:t>
        </w:r>
      </w:ins>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ood webs that assimilate organic matter from both C3 and C4</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4851F4">
        <w:rPr>
          <w:rFonts w:ascii="Times New Roman" w:eastAsia="Times New Roman" w:hAnsi="Times New Roman" w:cs="Times New Roman"/>
        </w:rPr>
        <w:t xml:space="preserve">some </w:t>
      </w:r>
      <w:del w:id="267" w:author="Megan Feddern" w:date="2021-07-07T17:03:00Z">
        <w:r w:rsidR="004851F4" w:rsidDel="000F3791">
          <w:rPr>
            <w:rFonts w:ascii="Times New Roman" w:eastAsia="Times New Roman" w:hAnsi="Times New Roman" w:cs="Times New Roman"/>
          </w:rPr>
          <w:delText>c</w:delText>
        </w:r>
        <w:r w:rsidR="00495CF3" w:rsidDel="000F3791">
          <w:rPr>
            <w:rFonts w:ascii="Times New Roman" w:eastAsia="Times New Roman" w:hAnsi="Times New Roman" w:cs="Times New Roman"/>
          </w:rPr>
          <w:delText xml:space="preserve">oastal </w:delText>
        </w:r>
      </w:del>
      <w:ins w:id="268" w:author="Megan Feddern" w:date="2021-07-13T09:25:00Z">
        <w:r w:rsidR="002703D8">
          <w:rPr>
            <w:rFonts w:ascii="Times New Roman" w:eastAsia="Times New Roman" w:hAnsi="Times New Roman" w:cs="Times New Roman"/>
          </w:rPr>
          <w:t>nearshore</w:t>
        </w:r>
      </w:ins>
      <w:ins w:id="269" w:author="Megan Feddern" w:date="2021-07-07T17:03:00Z">
        <w:r w:rsidR="000F3791">
          <w:rPr>
            <w:rFonts w:ascii="Times New Roman" w:eastAsia="Times New Roman" w:hAnsi="Times New Roman" w:cs="Times New Roman"/>
          </w:rPr>
          <w:t xml:space="preserve"> </w:t>
        </w:r>
      </w:ins>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ins w:id="270" w:author="Megan Feddern" w:date="2021-07-07T16:23:00Z">
        <w:r w:rsidR="00DD443F">
          <w:rPr>
            <w:rFonts w:ascii="Times New Roman" w:eastAsia="Times New Roman" w:hAnsi="Times New Roman" w:cs="Times New Roman"/>
          </w:rPr>
          <w:t>Instead of applying a value that is averaged across primary produ</w:t>
        </w:r>
      </w:ins>
      <w:ins w:id="271" w:author="Megan Feddern" w:date="2021-07-07T16:24:00Z">
        <w:r w:rsidR="00DD443F">
          <w:rPr>
            <w:rFonts w:ascii="Times New Roman" w:eastAsia="Times New Roman" w:hAnsi="Times New Roman" w:cs="Times New Roman"/>
          </w:rPr>
          <w:t>cers (</w:t>
        </w:r>
        <w:r w:rsidR="00DD443F" w:rsidRPr="003A6B56">
          <w:rPr>
            <w:rFonts w:ascii="Times New Roman" w:hAnsi="Times New Roman" w:cs="Times New Roman"/>
          </w:rPr>
          <w:fldChar w:fldCharType="begin"/>
        </w:r>
        <w:r w:rsidR="00DD443F" w:rsidRPr="00D60CD1">
          <w:rPr>
            <w:rFonts w:ascii="Times New Roman" w:hAnsi="Times New Roman" w:cs="Times New Roman"/>
          </w:rPr>
          <w:instrText xml:space="preserve"> EQ \x \to</w:instrText>
        </w:r>
        <w:r w:rsidR="00DD443F" w:rsidRPr="00D60CD1">
          <w:rPr>
            <w:rFonts w:ascii="Times New Roman" w:hAnsi="Times New Roman" w:cs="Times New Roman"/>
            <w:i/>
          </w:rPr>
          <w:instrText>(</w:instrText>
        </w:r>
        <w:r w:rsidR="00DD443F" w:rsidRPr="00D60CD1">
          <w:rPr>
            <w:rFonts w:ascii="Times New Roman" w:hAnsi="Times New Roman" w:cs="Times New Roman"/>
            <w:i/>
            <w:lang w:val="el-GR"/>
          </w:rPr>
          <w:instrText>β</w:instrText>
        </w:r>
        <w:r w:rsidR="00DD443F" w:rsidRPr="00D60CD1">
          <w:rPr>
            <w:rFonts w:ascii="Times New Roman" w:hAnsi="Times New Roman" w:cs="Times New Roman"/>
            <w:i/>
          </w:rPr>
          <w:instrText>)</w:instrText>
        </w:r>
        <w:r w:rsidR="00DD443F" w:rsidRPr="00D60CD1">
          <w:rPr>
            <w:rFonts w:ascii="Times New Roman" w:hAnsi="Times New Roman" w:cs="Times New Roman"/>
            <w:i/>
            <w:vertAlign w:val="subscript"/>
          </w:rPr>
          <w:instrText>(i-o)</w:instrText>
        </w:r>
        <w:r w:rsidR="00DD443F" w:rsidRPr="00D60CD1">
          <w:rPr>
            <w:rFonts w:ascii="Times New Roman" w:hAnsi="Times New Roman" w:cs="Times New Roman"/>
            <w:i/>
          </w:rPr>
          <w:instrText xml:space="preserve"> </w:instrText>
        </w:r>
        <w:r w:rsidR="00DD443F" w:rsidRPr="003A6B56">
          <w:rPr>
            <w:rFonts w:ascii="Times New Roman" w:hAnsi="Times New Roman" w:cs="Times New Roman"/>
          </w:rPr>
          <w:fldChar w:fldCharType="end"/>
        </w:r>
        <w:r w:rsidR="00DD443F">
          <w:rPr>
            <w:rFonts w:ascii="Times New Roman" w:hAnsi="Times New Roman" w:cs="Times New Roman"/>
          </w:rPr>
          <w:t>)</w:t>
        </w:r>
      </w:ins>
      <w:r w:rsidR="00CF37E7">
        <w:rPr>
          <w:rFonts w:ascii="Times New Roman" w:eastAsia="Times New Roman" w:hAnsi="Times New Roman" w:cs="Times New Roman"/>
        </w:rPr>
        <w:t xml:space="preserv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ins w:id="272" w:author="Megan Feddern" w:date="2021-07-13T09:28:00Z">
        <w:r w:rsidR="005D2E45">
          <w:rPr>
            <w:rFonts w:ascii="Times New Roman" w:eastAsia="Times New Roman" w:hAnsi="Times New Roman" w:cs="Times New Roman"/>
          </w:rPr>
          <w:t>.</w:t>
        </w:r>
      </w:ins>
      <w:ins w:id="273" w:author="Megan Feddern" w:date="2021-07-07T16:25:00Z">
        <w:r w:rsidR="000B232E">
          <w:rPr>
            <w:rFonts w:ascii="Times New Roman" w:eastAsia="Times New Roman" w:hAnsi="Times New Roman" w:cs="Times New Roman"/>
          </w:rPr>
          <w:t xml:space="preserve"> </w:t>
        </w:r>
      </w:ins>
      <w:ins w:id="274" w:author="Megan Feddern" w:date="2021-07-13T09:28:00Z">
        <w:r w:rsidR="005D2E45">
          <w:rPr>
            <w:rFonts w:ascii="Times New Roman" w:eastAsia="Times New Roman" w:hAnsi="Times New Roman" w:cs="Times New Roman"/>
          </w:rPr>
          <w:t xml:space="preserve">This </w:t>
        </w:r>
        <w:proofErr w:type="spellStart"/>
        <w:r w:rsidR="005D2E45">
          <w:rPr>
            <w:rFonts w:ascii="Times New Roman" w:eastAsia="Times New Roman" w:hAnsi="Times New Roman" w:cs="Times New Roman"/>
          </w:rPr>
          <w:t>gnerates</w:t>
        </w:r>
        <w:proofErr w:type="spellEnd"/>
        <w:r w:rsidR="005D2E45">
          <w:rPr>
            <w:rFonts w:ascii="Times New Roman" w:eastAsia="Times New Roman" w:hAnsi="Times New Roman" w:cs="Times New Roman"/>
          </w:rPr>
          <w:t xml:space="preserve"> </w:t>
        </w:r>
      </w:ins>
      <w:ins w:id="275" w:author="Megan Feddern" w:date="2021-07-07T16:25:00Z">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w:t>
        </w:r>
      </w:ins>
      <w:ins w:id="276" w:author="Megan Feddern" w:date="2021-07-07T16:26:00Z">
        <w:r w:rsidR="000B232E">
          <w:rPr>
            <w:rFonts w:ascii="Times New Roman" w:eastAsia="Times New Roman" w:hAnsi="Times New Roman" w:cs="Times New Roman"/>
          </w:rPr>
          <w:t xml:space="preserve">that is </w:t>
        </w:r>
      </w:ins>
      <w:ins w:id="277" w:author="Megan Feddern" w:date="2021-07-07T16:27:00Z">
        <w:r w:rsidR="000B232E">
          <w:rPr>
            <w:rFonts w:ascii="Times New Roman" w:eastAsia="Times New Roman" w:hAnsi="Times New Roman" w:cs="Times New Roman"/>
          </w:rPr>
          <w:t>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proofErr w:type="gramStart"/>
        <w:r w:rsidR="000B232E" w:rsidRPr="000B232E">
          <w:rPr>
            <w:rFonts w:ascii="Times New Roman" w:eastAsia="Times New Roman" w:hAnsi="Times New Roman" w:cs="Times New Roman"/>
            <w:i/>
            <w:vertAlign w:val="subscript"/>
          </w:rPr>
          <w:t>)</w:t>
        </w:r>
        <w:r w:rsidR="000B232E">
          <w:rPr>
            <w:rFonts w:ascii="Times New Roman" w:eastAsia="Times New Roman" w:hAnsi="Times New Roman" w:cs="Times New Roman"/>
          </w:rPr>
          <w:t xml:space="preserve"> )</w:t>
        </w:r>
        <w:proofErr w:type="gramEnd"/>
        <w:r w:rsidR="000B232E">
          <w:rPr>
            <w:rFonts w:ascii="Times New Roman" w:eastAsia="Times New Roman" w:hAnsi="Times New Roman" w:cs="Times New Roman"/>
          </w:rPr>
          <w:t xml:space="preserve"> based on the contributions of C3 and C4 plants </w:t>
        </w:r>
      </w:ins>
      <w:ins w:id="278" w:author="Megan Feddern" w:date="2021-07-07T16:28:00Z">
        <w:r w:rsidR="001B5645">
          <w:rPr>
            <w:rFonts w:ascii="Times New Roman" w:eastAsia="Times New Roman" w:hAnsi="Times New Roman" w:cs="Times New Roman"/>
          </w:rPr>
          <w:t xml:space="preserve">specific </w:t>
        </w:r>
      </w:ins>
      <w:ins w:id="279" w:author="Megan Feddern" w:date="2021-07-07T16:27:00Z">
        <w:r w:rsidR="000B232E">
          <w:rPr>
            <w:rFonts w:ascii="Times New Roman" w:eastAsia="Times New Roman" w:hAnsi="Times New Roman" w:cs="Times New Roman"/>
          </w:rPr>
          <w:t xml:space="preserve">to </w:t>
        </w:r>
      </w:ins>
      <w:ins w:id="280" w:author="Megan Feddern" w:date="2021-07-07T16:25:00Z">
        <w:r w:rsidR="000B232E">
          <w:rPr>
            <w:rFonts w:ascii="Times New Roman" w:eastAsia="Times New Roman" w:hAnsi="Times New Roman" w:cs="Times New Roman"/>
          </w:rPr>
          <w:t xml:space="preserve">the Washington </w:t>
        </w:r>
        <w:r w:rsidR="000B232E">
          <w:rPr>
            <w:rFonts w:ascii="Times New Roman" w:eastAsia="Times New Roman" w:hAnsi="Times New Roman" w:cs="Times New Roman"/>
          </w:rPr>
          <w:lastRenderedPageBreak/>
          <w:t>nearshore ecosystem</w:t>
        </w:r>
      </w:ins>
      <w:ins w:id="281" w:author="Megan Feddern" w:date="2021-07-07T17:04:00Z">
        <w:r w:rsidR="000F3791">
          <w:rPr>
            <w:rFonts w:ascii="Times New Roman" w:eastAsia="Times New Roman" w:hAnsi="Times New Roman" w:cs="Times New Roman"/>
          </w:rPr>
          <w:t xml:space="preserve"> by first calculating the percent contribution of C4 primary production to the food web</w:t>
        </w:r>
      </w:ins>
      <w:r w:rsidR="00AD1108">
        <w:rPr>
          <w:rFonts w:ascii="Times New Roman" w:eastAsia="Times New Roman" w:hAnsi="Times New Roman" w:cs="Times New Roman"/>
        </w:rPr>
        <w:t>:</w:t>
      </w:r>
    </w:p>
    <w:p w14:paraId="7866EF84" w14:textId="206C48B6" w:rsidR="00AD1108" w:rsidRPr="00062281" w:rsidRDefault="004851F4" w:rsidP="007372E0">
      <w:pPr>
        <w:rPr>
          <w:rFonts w:ascii="Times New Roman" w:eastAsia="Times New Roman" w:hAnsi="Times New Roman" w:cs="Times New Roman"/>
        </w:rPr>
      </w:pPr>
      <m:oMathPara>
        <m:oMath>
          <m:r>
            <w:rPr>
              <w:rFonts w:ascii="Cambria Math" w:hAnsi="Cambria Math"/>
              <w:color w:val="222222"/>
            </w:rPr>
            <m:t>2</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2" w:author="Megan Feddern" w:date="2021-07-13T09:29:00Z">
                      <m:rPr>
                        <m:sty m:val="p"/>
                      </m:rPr>
                      <w:rPr>
                        <w:rFonts w:ascii="Cambria Math" w:hAnsi="Cambria Math" w:cs="Times New Roman"/>
                      </w:rPr>
                      <m:t>Harbor Seal</m:t>
                    </w:del>
                  </m:r>
                  <m:r>
                    <w:ins w:id="283" w:author="Megan Feddern" w:date="2021-07-13T09:29:00Z">
                      <m:rPr>
                        <m:sty m:val="p"/>
                      </m:rPr>
                      <w:rPr>
                        <w:rFonts w:ascii="Cambria Math" w:hAnsi="Cambria Math" w:cs="Times New Roman"/>
                      </w:rPr>
                      <m:t>Consumer</m:t>
                    </w:ins>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4" w:author="Megan Feddern" w:date="2021-07-13T09:29:00Z">
                      <m:rPr>
                        <m:sty m:val="p"/>
                      </m:rPr>
                      <w:rPr>
                        <w:rFonts w:ascii="Cambria Math" w:hAnsi="Cambria Math" w:cs="Times New Roman"/>
                      </w:rPr>
                      <m:t>Diatoms</m:t>
                    </w:del>
                  </m:r>
                  <m:r>
                    <w:ins w:id="285" w:author="Megan Feddern" w:date="2021-07-13T09:29:00Z">
                      <m:rPr>
                        <m:sty m:val="p"/>
                      </m:rPr>
                      <w:rPr>
                        <w:rFonts w:ascii="Cambria Math" w:hAnsi="Cambria Math" w:cs="Times New Roman"/>
                      </w:rPr>
                      <m:t>C3</m:t>
                    </w:ins>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6" w:author="Megan Feddern" w:date="2021-07-13T09:29:00Z">
                      <m:rPr>
                        <m:sty m:val="p"/>
                      </m:rPr>
                      <w:rPr>
                        <w:rFonts w:ascii="Cambria Math" w:hAnsi="Cambria Math" w:cs="Times New Roman"/>
                      </w:rPr>
                      <m:t>seagrass</m:t>
                    </w:del>
                  </m:r>
                  <m:r>
                    <w:ins w:id="287" w:author="Megan Feddern" w:date="2021-07-13T09:29:00Z">
                      <m:rPr>
                        <m:sty m:val="p"/>
                      </m:rPr>
                      <w:rPr>
                        <w:rFonts w:ascii="Cambria Math" w:hAnsi="Cambria Math" w:cs="Times New Roman"/>
                      </w:rPr>
                      <m:t>C4</m:t>
                    </w:ins>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8" w:author="Megan Feddern" w:date="2021-07-13T09:29:00Z">
                      <m:rPr>
                        <m:sty m:val="p"/>
                      </m:rPr>
                      <w:rPr>
                        <w:rFonts w:ascii="Cambria Math" w:hAnsi="Cambria Math" w:cs="Times New Roman"/>
                      </w:rPr>
                      <m:t>Diatoms</m:t>
                    </w:del>
                  </m:r>
                  <m:r>
                    <w:ins w:id="289" w:author="Megan Feddern" w:date="2021-07-13T09:29:00Z">
                      <m:rPr>
                        <m:sty m:val="p"/>
                      </m:rPr>
                      <w:rPr>
                        <w:rFonts w:ascii="Cambria Math" w:hAnsi="Cambria Math" w:cs="Times New Roman"/>
                      </w:rPr>
                      <m:t>C3</m:t>
                    </w:ins>
                  </m:r>
                </m:sub>
              </m:sSub>
            </m:den>
          </m:f>
          <m:r>
            <w:rPr>
              <w:rFonts w:ascii="Cambria Math" w:hAnsi="Cambria Math"/>
              <w:color w:val="222222"/>
              <w:vertAlign w:val="subscript"/>
            </w:rPr>
            <m:t>/ 100</m:t>
          </m:r>
        </m:oMath>
      </m:oMathPara>
    </w:p>
    <w:p w14:paraId="435D9857" w14:textId="2B5882A0" w:rsidR="006811F5" w:rsidRDefault="00495CF3" w:rsidP="00B830B7">
      <w:pPr>
        <w:spacing w:line="480" w:lineRule="auto"/>
        <w:rPr>
          <w:rFonts w:ascii="Times New Roman" w:eastAsia="Times New Roman" w:hAnsi="Times New Roman" w:cs="Times New Roman"/>
        </w:rPr>
      </w:pPr>
      <w:r>
        <w:rPr>
          <w:rFonts w:ascii="Times New Roman" w:eastAsia="Times New Roman" w:hAnsi="Times New Roman" w:cs="Times New Roman"/>
        </w:rPr>
        <w:t>w</w:t>
      </w:r>
      <w:r w:rsidR="006811F5">
        <w:rPr>
          <w:rFonts w:ascii="Times New Roman" w:eastAsia="Times New Roman" w:hAnsi="Times New Roman" w:cs="Times New Roman"/>
        </w:rPr>
        <w:t>here</w:t>
      </w:r>
      <w:r>
        <w:rPr>
          <w:rFonts w:ascii="Times New Roman" w:eastAsia="Times New Roman" w:hAnsi="Times New Roman" w:cs="Times New Roman"/>
        </w:rPr>
        <w:t>,</w:t>
      </w:r>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ins w:id="290" w:author="Megan Feddern" w:date="2021-07-13T09:29:00Z">
        <w:r w:rsidR="005D2E45">
          <w:rPr>
            <w:rFonts w:ascii="Times New Roman" w:hAnsi="Times New Roman" w:cs="Times New Roman"/>
            <w:i/>
            <w:vertAlign w:val="subscript"/>
          </w:rPr>
          <w:t>Consumer</w:t>
        </w:r>
      </w:ins>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ins w:id="291" w:author="Megan Feddern" w:date="2021-07-13T09:29:00Z">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5D2E45">
          <w:rPr>
            <w:rFonts w:ascii="Times New Roman" w:hAnsi="Times New Roman" w:cs="Times New Roman"/>
            <w:i/>
            <w:vertAlign w:val="subscript"/>
          </w:rPr>
          <w:t>C4</w:t>
        </w:r>
        <w:r w:rsidR="005D2E45">
          <w:rPr>
            <w:rFonts w:ascii="Times New Roman" w:hAnsi="Times New Roman" w:cs="Times New Roman"/>
            <w:i/>
          </w:rPr>
          <w:t xml:space="preserve"> </w:t>
        </w:r>
      </w:ins>
      <w:r w:rsidR="0005483A">
        <w:rPr>
          <w:rFonts w:ascii="Times New Roman" w:hAnsi="Times New Roman" w:cs="Times New Roman"/>
        </w:rPr>
        <w:t>is the C4 carbon stable isotope end member</w:t>
      </w:r>
      <w:r w:rsidR="0091671B">
        <w:rPr>
          <w:rFonts w:ascii="Times New Roman" w:hAnsi="Times New Roman" w:cs="Times New Roman"/>
        </w:rPr>
        <w:t xml:space="preserve"> </w:t>
      </w:r>
      <w:ins w:id="292" w:author="Megan Feddern" w:date="2021-07-13T09:29:00Z">
        <w:r w:rsidR="005D2E45">
          <w:rPr>
            <w:rFonts w:ascii="Times New Roman" w:hAnsi="Times New Roman" w:cs="Times New Roman"/>
          </w:rPr>
          <w:t xml:space="preserve">(derived from seagrasses)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ins w:id="293" w:author="Megan Feddern" w:date="2021-07-13T09:29:00Z">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5D2E45">
          <w:rPr>
            <w:rFonts w:ascii="Times New Roman" w:hAnsi="Times New Roman" w:cs="Times New Roman"/>
            <w:i/>
            <w:vertAlign w:val="subscript"/>
          </w:rPr>
          <w:t>C3</w:t>
        </w:r>
        <w:r w:rsidR="005D2E45">
          <w:rPr>
            <w:rFonts w:ascii="Times New Roman" w:hAnsi="Times New Roman" w:cs="Times New Roman"/>
            <w:i/>
          </w:rPr>
          <w:t xml:space="preserve"> </w:t>
        </w:r>
      </w:ins>
      <w:r w:rsidR="0005483A">
        <w:rPr>
          <w:rFonts w:ascii="Times New Roman" w:hAnsi="Times New Roman" w:cs="Times New Roman"/>
        </w:rPr>
        <w:t>is the C3 carbon stable isotope end member</w:t>
      </w:r>
      <w:ins w:id="294" w:author="Megan Feddern" w:date="2021-07-13T09:30:00Z">
        <w:r w:rsidR="005D2E45">
          <w:rPr>
            <w:rFonts w:ascii="Times New Roman" w:hAnsi="Times New Roman" w:cs="Times New Roman"/>
          </w:rPr>
          <w:t xml:space="preserve"> (derived from marine diatoms)</w:t>
        </w:r>
      </w:ins>
      <w:r w:rsidR="0005483A">
        <w:rPr>
          <w:rFonts w:ascii="Times New Roman" w:hAnsi="Times New Roman" w:cs="Times New Roman"/>
        </w:rPr>
        <w:t xml:space="preserve"> </w:t>
      </w:r>
      <w:r w:rsidR="0091671B">
        <w:rPr>
          <w:rFonts w:ascii="Times New Roman" w:hAnsi="Times New Roman" w:cs="Times New Roman"/>
        </w:rPr>
        <w:t>(</w:t>
      </w:r>
      <w:r w:rsidR="001A5637">
        <w:rPr>
          <w:rFonts w:ascii="Times New Roman" w:eastAsia="Times New Roman" w:hAnsi="Times New Roman" w:cs="Times New Roman"/>
        </w:rPr>
        <w:t>Appendix S1:</w:t>
      </w:r>
      <w:r w:rsidR="006103DF">
        <w:rPr>
          <w:rFonts w:ascii="Times New Roman" w:hAnsi="Times New Roman" w:cs="Times New Roman"/>
        </w:rPr>
        <w:t xml:space="preserve"> Table S2</w:t>
      </w:r>
      <w:r w:rsidR="0091671B">
        <w:rPr>
          <w:rFonts w:ascii="Times New Roman" w:hAnsi="Times New Roman" w:cs="Times New Roman"/>
        </w:rPr>
        <w:t>)</w:t>
      </w:r>
      <w:r w:rsidR="000E17B0" w:rsidRPr="000E17B0">
        <w:rPr>
          <w:rFonts w:ascii="Times New Roman" w:hAnsi="Times New Roman" w:cs="Times New Roman"/>
          <w:sz w:val="20"/>
        </w:rPr>
        <w:t>.</w:t>
      </w:r>
      <w:r w:rsidR="0091671B">
        <w:rPr>
          <w:rFonts w:ascii="Times New Roman" w:hAnsi="Times New Roman" w:cs="Times New Roman"/>
        </w:rPr>
        <w:t xml:space="preserve">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is the relative contribution of C4 plants to the food web in which harbor seals forage</w:t>
      </w:r>
      <w:r w:rsidR="000E17B0" w:rsidRPr="000E17B0">
        <w:rPr>
          <w:rFonts w:ascii="Times New Roman" w:hAnsi="Times New Roman" w:cs="Times New Roman"/>
          <w:sz w:val="20"/>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ins w:id="295" w:author="Megan Feddern" w:date="2021-07-07T16:28:00Z">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1B5645">
          <w:rPr>
            <w:rFonts w:ascii="Times New Roman" w:eastAsia="Times New Roman" w:hAnsi="Times New Roman" w:cs="Times New Roman"/>
          </w:rPr>
          <w:t xml:space="preserve"> </w:t>
        </w:r>
      </w:ins>
      <w:r w:rsidR="00D105F1">
        <w:rPr>
          <w:rFonts w:ascii="Times New Roman" w:eastAsia="Times New Roman" w:hAnsi="Times New Roman" w:cs="Times New Roman"/>
        </w:rPr>
        <w:t>was then derived by:</w:t>
      </w:r>
    </w:p>
    <w:p w14:paraId="448FAED9" w14:textId="0DE4083F"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r>
                <w:ins w:id="296" w:author="Megan Feddern" w:date="2021-07-07T16:22:00Z">
                  <w:rPr>
                    <w:rFonts w:ascii="Cambria Math" w:hAnsi="Cambria Math"/>
                    <w:color w:val="222222"/>
                    <w:vertAlign w:val="subscript"/>
                  </w:rPr>
                  <m:t>(i-o)</m:t>
                </w:ins>
              </m:r>
              <m:r>
                <w:del w:id="297" w:author="Megan Feddern" w:date="2021-07-07T16:22:00Z">
                  <w:rPr>
                    <w:rFonts w:ascii="Cambria Math" w:hAnsi="Cambria Math"/>
                    <w:color w:val="222222"/>
                    <w:vertAlign w:val="subscript"/>
                  </w:rPr>
                  <m:t>Tr</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C4, </m:t>
              </m:r>
              <m:r>
                <w:ins w:id="298" w:author="Megan Feddern" w:date="2021-07-07T16:22:00Z">
                  <w:rPr>
                    <w:rFonts w:ascii="Cambria Math" w:hAnsi="Cambria Math"/>
                    <w:color w:val="222222"/>
                    <w:vertAlign w:val="subscript"/>
                  </w:rPr>
                  <m:t>(i-o)</m:t>
                </w:ins>
              </m:r>
              <m:r>
                <w:del w:id="299" w:author="Megan Feddern" w:date="2021-07-07T16:22:00Z">
                  <w:rPr>
                    <w:rFonts w:ascii="Cambria Math" w:hAnsi="Cambria Math"/>
                    <w:color w:val="222222"/>
                    <w:vertAlign w:val="subscript"/>
                  </w:rPr>
                  <m:t>Tr</m:t>
                </w:del>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C3, </m:t>
              </m:r>
              <m:r>
                <w:ins w:id="300" w:author="Megan Feddern" w:date="2021-07-07T16:23:00Z">
                  <w:rPr>
                    <w:rFonts w:ascii="Cambria Math" w:hAnsi="Cambria Math"/>
                    <w:color w:val="222222"/>
                    <w:vertAlign w:val="subscript"/>
                  </w:rPr>
                  <m:t>(i-o)</m:t>
                </w:ins>
              </m:r>
              <m:r>
                <w:del w:id="301" w:author="Megan Feddern" w:date="2021-07-07T16:22:00Z">
                  <w:rPr>
                    <w:rFonts w:ascii="Cambria Math" w:hAnsi="Cambria Math"/>
                    <w:color w:val="222222"/>
                    <w:vertAlign w:val="subscript"/>
                  </w:rPr>
                  <m:t>Tr</m:t>
                </w:del>
              </m:r>
            </m:sub>
          </m:sSub>
          <m:r>
            <w:rPr>
              <w:rFonts w:ascii="Cambria Math" w:hAnsi="Cambria Math"/>
              <w:color w:val="222222"/>
              <w:vertAlign w:val="subscript"/>
            </w:rPr>
            <m:t xml:space="preserve">*(1-%C4)) </m:t>
          </m:r>
        </m:oMath>
      </m:oMathPara>
    </w:p>
    <w:p w14:paraId="2B564D58" w14:textId="5986B8D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proofErr w:type="gramStart"/>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w:t>
      </w:r>
      <w:ins w:id="302" w:author="Megan Feddern" w:date="2021-07-07T16:28:00Z">
        <w:r w:rsidR="001B5645">
          <w:rPr>
            <w:rFonts w:ascii="Times New Roman" w:eastAsia="Times New Roman" w:hAnsi="Times New Roman" w:cs="Times New Roman"/>
            <w:i/>
            <w:vertAlign w:val="subscript"/>
          </w:rPr>
          <w:t>(</w:t>
        </w:r>
        <w:proofErr w:type="spellStart"/>
        <w:proofErr w:type="gramEnd"/>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ins>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ins w:id="303" w:author="Megan Feddern" w:date="2021-07-07T16:29:00Z">
        <w:r w:rsidR="001B5645">
          <w:rPr>
            <w:rFonts w:ascii="Times New Roman" w:eastAsia="Times New Roman" w:hAnsi="Times New Roman" w:cs="Times New Roman"/>
          </w:rPr>
          <w:t>the enrichment between an</w:t>
        </w:r>
      </w:ins>
      <w:r w:rsidR="00202D6B">
        <w:rPr>
          <w:rFonts w:ascii="Times New Roman" w:eastAsia="Times New Roman" w:hAnsi="Times New Roman" w:cs="Times New Roman"/>
        </w:rPr>
        <w:t xml:space="preserve"> individual trophic amino acid </w:t>
      </w:r>
      <w:proofErr w:type="spellStart"/>
      <w:ins w:id="304" w:author="Megan Feddern" w:date="2021-07-07T16:28:00Z">
        <w:r w:rsidR="001B5645" w:rsidRPr="000F3791">
          <w:rPr>
            <w:rFonts w:ascii="Times New Roman" w:eastAsia="Times New Roman" w:hAnsi="Times New Roman" w:cs="Times New Roman"/>
            <w:i/>
          </w:rPr>
          <w:t>i</w:t>
        </w:r>
      </w:ins>
      <w:proofErr w:type="spellEnd"/>
      <w:r w:rsidR="0091671B">
        <w:rPr>
          <w:rFonts w:ascii="Times New Roman" w:eastAsia="Times New Roman" w:hAnsi="Times New Roman" w:cs="Times New Roman"/>
          <w:i/>
        </w:rPr>
        <w:t xml:space="preserve"> </w:t>
      </w:r>
      <w:ins w:id="305" w:author="Megan Feddern" w:date="2021-07-07T16:29:00Z">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ins w:id="306" w:author="Megan Feddern" w:date="2021-07-07T16:30:00Z">
        <w:r w:rsidR="001B5645">
          <w:rPr>
            <w:rFonts w:ascii="Times New Roman" w:eastAsia="Times New Roman" w:hAnsi="Times New Roman" w:cs="Times New Roman"/>
          </w:rPr>
          <w:t xml:space="preserve"> </w:t>
        </w:r>
      </w:ins>
      <w:ins w:id="307" w:author="Megan Feddern" w:date="2021-07-07T17:05:00Z">
        <w:r w:rsidR="000F3791">
          <w:rPr>
            <w:rFonts w:ascii="Times New Roman" w:eastAsia="Times New Roman" w:hAnsi="Times New Roman" w:cs="Times New Roman"/>
          </w:rPr>
          <w:t>and</w:t>
        </w:r>
      </w:ins>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w:t>
      </w:r>
      <w:ins w:id="308" w:author="Megan Feddern" w:date="2021-07-07T16:29:00Z">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ins>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ins w:id="309" w:author="Megan Feddern" w:date="2021-07-07T17:05:00Z">
        <w:r w:rsidR="000F3791">
          <w:rPr>
            <w:rFonts w:ascii="Times New Roman" w:eastAsia="Times New Roman" w:hAnsi="Times New Roman" w:cs="Times New Roman"/>
          </w:rPr>
          <w:t>represents the trophic enrichment of</w:t>
        </w:r>
      </w:ins>
      <w:r w:rsidR="00CB7C02">
        <w:rPr>
          <w:rFonts w:ascii="Times New Roman" w:eastAsia="Times New Roman" w:hAnsi="Times New Roman" w:cs="Times New Roman"/>
        </w:rPr>
        <w:t xml:space="preserve"> seagrass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7EC355D7"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 xml:space="preserve">To identify the most important explanatory variables of ocean condition and prey availability on </w:t>
      </w:r>
      <w:ins w:id="310" w:author="Megan Feddern" w:date="2021-07-07T17:50:00Z">
        <w:r w:rsidR="0021042A">
          <w:rPr>
            <w:rFonts w:ascii="Times New Roman" w:eastAsia="Times New Roman" w:hAnsi="Times New Roman" w:cs="Times New Roman"/>
          </w:rPr>
          <w:t>predator</w:t>
        </w:r>
      </w:ins>
      <w:r w:rsidR="0021042A">
        <w:rPr>
          <w:rFonts w:ascii="Times New Roman" w:eastAsia="Times New Roman" w:hAnsi="Times New Roman" w:cs="Times New Roman"/>
        </w:rPr>
        <w:t xml:space="preserve"> trophic ecology, two sets of candidate models were fit using a multi amino acid (glutamic acid, </w:t>
      </w:r>
      <w:ins w:id="311" w:author="Megan Feddern" w:date="2021-07-07T17:51:00Z">
        <w:r w:rsidR="0026228C">
          <w:rPr>
            <w:rFonts w:ascii="Times New Roman" w:eastAsia="Times New Roman" w:hAnsi="Times New Roman" w:cs="Times New Roman"/>
          </w:rPr>
          <w:t xml:space="preserve">aspartic acid, </w:t>
        </w:r>
      </w:ins>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proofErr w:type="spellStart"/>
      <w:ins w:id="312" w:author="Megan Feddern" w:date="2021-07-07T17:51:00Z">
        <w:r w:rsidR="0026228C">
          <w:rPr>
            <w:rFonts w:ascii="Times New Roman" w:eastAsia="Times New Roman" w:hAnsi="Times New Roman" w:cs="Times New Roman"/>
            <w:sz w:val="20"/>
          </w:rPr>
          <w:t xml:space="preserve"> </w:t>
        </w:r>
      </w:ins>
      <w:proofErr w:type="spellEnd"/>
      <w:ins w:id="313" w:author="Megan Feddern" w:date="2021-07-07T17:52:00Z">
        <w:r w:rsidR="0026228C">
          <w:rPr>
            <w:rFonts w:ascii="Times New Roman" w:eastAsia="Times New Roman" w:hAnsi="Times New Roman" w:cs="Times New Roman"/>
          </w:rPr>
          <w:t>15 putative explanatory variables</w:t>
        </w:r>
        <w:r w:rsidR="0026228C" w:rsidDel="0026228C">
          <w:rPr>
            <w:rFonts w:ascii="Times New Roman" w:eastAsia="Times New Roman" w:hAnsi="Times New Roman" w:cs="Times New Roman"/>
          </w:rPr>
          <w:t xml:space="preserve"> </w:t>
        </w:r>
      </w:ins>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314" w:author="Megan Feddern" w:date="2021-07-07T17:52:00Z">
        <w:r w:rsidR="0026228C">
          <w:rPr>
            <w:rFonts w:ascii="Times New Roman" w:eastAsia="Times New Roman" w:hAnsi="Times New Roman" w:cs="Times New Roman"/>
          </w:rPr>
          <w:t>,</w:t>
        </w:r>
      </w:ins>
      <w:r w:rsidR="005D6B0F">
        <w:rPr>
          <w:rFonts w:ascii="Times New Roman" w:eastAsia="Times New Roman" w:hAnsi="Times New Roman" w:cs="Times New Roman"/>
        </w:rPr>
        <w:t xml:space="preserve"> representing our expected primary forcing mechanisms described above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ins w:id="315" w:author="Megan Feddern" w:date="2021-07-07T17:53:00Z">
        <w:r w:rsidR="0026228C">
          <w:rPr>
            <w:rFonts w:ascii="Times New Roman" w:eastAsia="Times New Roman" w:hAnsi="Times New Roman" w:cs="Times New Roman"/>
          </w:rPr>
          <w:t>C</w:t>
        </w:r>
        <w:commentRangeStart w:id="316"/>
        <w:r w:rsidR="0026228C">
          <w:rPr>
            <w:rFonts w:ascii="Times New Roman" w:eastAsia="Times New Roman" w:hAnsi="Times New Roman" w:cs="Times New Roman"/>
          </w:rPr>
          <w:t xml:space="preserve">andidate models were fit to the trophic position and covariate data including a null model and location 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commentRangeEnd w:id="316"/>
        <w:r w:rsidR="0026228C">
          <w:rPr>
            <w:rStyle w:val="CommentReference"/>
          </w:rPr>
          <w:commentReference w:id="316"/>
        </w:r>
      </w:ins>
      <w:ins w:id="317" w:author="Megan Feddern" w:date="2021-07-07T17:54:00Z">
        <w:r w:rsidR="00EE7CC4" w:rsidRPr="00EE7CC4">
          <w:rPr>
            <w:rFonts w:ascii="Times New Roman" w:eastAsia="Times New Roman" w:hAnsi="Times New Roman" w:cs="Times New Roman"/>
          </w:rPr>
          <w:t xml:space="preserve"> </w:t>
        </w:r>
      </w:ins>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w:t>
      </w:r>
      <w:r w:rsidR="00EE7CC4">
        <w:rPr>
          <w:rFonts w:ascii="Times New Roman" w:eastAsia="Times New Roman" w:hAnsi="Times New Roman" w:cs="Times New Roman"/>
        </w:rPr>
        <w:lastRenderedPageBreak/>
        <w:t>relationship between Pacific hake (</w:t>
      </w:r>
      <w:proofErr w:type="spellStart"/>
      <w:r w:rsidR="00EE7CC4" w:rsidRPr="0091671B">
        <w:rPr>
          <w:rFonts w:ascii="Times New Roman" w:eastAsia="Times New Roman" w:hAnsi="Times New Roman" w:cs="Times New Roman"/>
          <w:i/>
        </w:rPr>
        <w:t>Merlucciua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productus</w:t>
      </w:r>
      <w:proofErr w:type="spellEnd"/>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proofErr w:type="spellStart"/>
      <w:r w:rsidR="00EE7CC4" w:rsidRPr="0091671B">
        <w:rPr>
          <w:rFonts w:ascii="Times New Roman" w:eastAsia="Times New Roman" w:hAnsi="Times New Roman" w:cs="Times New Roman"/>
          <w:i/>
        </w:rPr>
        <w:t>Clupea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palasii</w:t>
      </w:r>
      <w:proofErr w:type="spellEnd"/>
      <w:r w:rsidR="00EE7CC4">
        <w:rPr>
          <w:rFonts w:ascii="Times New Roman" w:eastAsia="Times New Roman" w:hAnsi="Times New Roman" w:cs="Times New Roman"/>
        </w:rPr>
        <w:t xml:space="preserve">) (hake depend on herring for &gt;20% of their diet, </w:t>
      </w:r>
      <w:proofErr w:type="spellStart"/>
      <w:r w:rsidR="00EE7CC4">
        <w:rPr>
          <w:rFonts w:ascii="Times New Roman" w:eastAsia="Times New Roman" w:hAnsi="Times New Roman" w:cs="Times New Roman"/>
        </w:rPr>
        <w:t>Surma</w:t>
      </w:r>
      <w:proofErr w:type="spellEnd"/>
      <w:r w:rsidR="00EE7CC4">
        <w:rPr>
          <w:rFonts w:ascii="Times New Roman" w:eastAsia="Times New Roman" w:hAnsi="Times New Roman" w:cs="Times New Roman"/>
        </w:rPr>
        <w:t xml:space="preserve">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(PDO),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r w:rsidR="00CA1646">
        <w:rPr>
          <w:rFonts w:ascii="Times New Roman" w:eastAsia="Times New Roman" w:hAnsi="Times New Roman" w:cs="Times New Roman"/>
        </w:rPr>
        <w:t xml:space="preserve"> series were standardized around a mean of 0 and standard deviation of 1</w:t>
      </w:r>
      <w:r w:rsidR="000E17B0" w:rsidRPr="000E17B0">
        <w:rPr>
          <w:rFonts w:ascii="Times New Roman" w:eastAsia="Times New Roman" w:hAnsi="Times New Roman" w:cs="Times New Roman"/>
          <w:sz w:val="20"/>
        </w:rPr>
        <w:t>.</w:t>
      </w:r>
      <w:ins w:id="318" w:author="Megan Feddern" w:date="2021-07-07T17:53:00Z">
        <w:r w:rsidR="0026228C" w:rsidDel="0026228C">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 no more than three covariates were included in each model</w:t>
      </w:r>
      <w:r w:rsidR="000E17B0" w:rsidRPr="000E17B0">
        <w:rPr>
          <w:rFonts w:ascii="Times New Roman" w:eastAsia="Times New Roman" w:hAnsi="Times New Roman" w:cs="Times New Roman"/>
          <w:sz w:val="20"/>
        </w:rPr>
        <w:t>.</w:t>
      </w:r>
    </w:p>
    <w:p w14:paraId="5C6760BB" w14:textId="1D183E60"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ins w:id="319" w:author="Megan Feddern" w:date="2021-07-07T16:20:00Z">
        <w:r w:rsidR="008E7C5A" w:rsidRPr="003A6B56">
          <w:rPr>
            <w:rFonts w:ascii="Times New Roman" w:hAnsi="Times New Roman" w:cs="Times New Roman"/>
          </w:rPr>
          <w:t xml:space="preserve">Nielsen et al. (2015) determined using multiple amino acids to estimate trophic position improves precision.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ins>
      <w:ins w:id="320" w:author="Megan Feddern" w:date="2021-07-07T17:48:00Z">
        <w:r w:rsidR="0021042A">
          <w:rPr>
            <w:rFonts w:ascii="Times New Roman" w:hAnsi="Times New Roman" w:cs="Times New Roman"/>
          </w:rPr>
          <w:t>valine</w:t>
        </w:r>
      </w:ins>
      <w:ins w:id="321" w:author="Megan Feddern" w:date="2021-07-07T16:20:00Z">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These amino acids were chosen based on: 1) their prevalence in previous studies to derive parameters for equation 2, </w:t>
        </w:r>
      </w:ins>
      <w:ins w:id="322" w:author="Megan Feddern" w:date="2021-07-07T17:54:00Z">
        <w:r w:rsidR="00EE7CC4">
          <w:rPr>
            <w:rFonts w:ascii="Times New Roman" w:hAnsi="Times New Roman" w:cs="Times New Roman"/>
          </w:rPr>
          <w:t xml:space="preserve">2) tissue turnover time relative to the source amino acid, phenylalanine, </w:t>
        </w:r>
      </w:ins>
      <w:ins w:id="323" w:author="Megan Feddern" w:date="2021-07-07T16:20:00Z">
        <w:r w:rsidR="008E7C5A" w:rsidRPr="003A6B56">
          <w:rPr>
            <w:rFonts w:ascii="Times New Roman" w:hAnsi="Times New Roman" w:cs="Times New Roman"/>
          </w:rPr>
          <w:t xml:space="preserve">and </w:t>
        </w:r>
      </w:ins>
      <w:ins w:id="324" w:author="Megan Feddern" w:date="2021-07-07T17:54:00Z">
        <w:r w:rsidR="00EE7CC4">
          <w:rPr>
            <w:rFonts w:ascii="Times New Roman" w:hAnsi="Times New Roman" w:cs="Times New Roman"/>
          </w:rPr>
          <w:t>3</w:t>
        </w:r>
      </w:ins>
      <w:ins w:id="325" w:author="Megan Feddern" w:date="2021-07-07T16:20:00Z">
        <w:r w:rsidR="008E7C5A" w:rsidRPr="003A6B56">
          <w:rPr>
            <w:rFonts w:ascii="Times New Roman" w:hAnsi="Times New Roman" w:cs="Times New Roman"/>
          </w:rPr>
          <w:t>) their concentrations in bone collagen</w:t>
        </w:r>
      </w:ins>
      <w:ins w:id="326" w:author="Megan Feddern" w:date="2021-07-07T17:48:00Z">
        <w:r w:rsidR="0021042A">
          <w:rPr>
            <w:rFonts w:ascii="Times New Roman" w:hAnsi="Times New Roman" w:cs="Times New Roman"/>
          </w:rPr>
          <w:t xml:space="preserve">. </w:t>
        </w:r>
      </w:ins>
      <w:r w:rsidR="00CD43BA">
        <w:rPr>
          <w:rFonts w:ascii="Times New Roman" w:eastAsia="Times New Roman" w:hAnsi="Times New Roman" w:cs="Times New Roman"/>
        </w:rPr>
        <w:t>The hierarchical linear model took the following structure:</w:t>
      </w:r>
    </w:p>
    <w:p w14:paraId="39DAC3FA" w14:textId="6F3F94D3"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m:t>
              </m:r>
              <m:r>
                <w:ins w:id="327" w:author="Megan Feddern" w:date="2021-07-07T18:00:00Z">
                  <w:rPr>
                    <w:rFonts w:ascii="Cambria Math" w:eastAsia="Times New Roman" w:hAnsi="Cambria Math" w:cs="Times New Roman"/>
                  </w:rPr>
                  <m:t>-</m:t>
                </w:ins>
              </m:r>
              <m:r>
                <w:ins w:id="328" w:author="Megan Feddern" w:date="2021-07-13T09:34:00Z">
                  <w:rPr>
                    <w:rFonts w:ascii="Cambria Math" w:eastAsia="Times New Roman" w:hAnsi="Cambria Math" w:cs="Times New Roman"/>
                  </w:rPr>
                  <m:t>l</m:t>
                </w:ins>
              </m:r>
              <m:r>
                <w:del w:id="329" w:author="Megan Feddern" w:date="2021-07-07T17:49:00Z">
                  <w:rPr>
                    <w:rFonts w:ascii="Cambria Math" w:eastAsia="Times New Roman" w:hAnsi="Cambria Math" w:cs="Times New Roman"/>
                  </w:rPr>
                  <m:t>-lag</m:t>
                </w:del>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del w:id="330" w:author="Megan Feddern" w:date="2021-07-07T17:55:00Z">
                  <w:rPr>
                    <w:rFonts w:ascii="Cambria Math" w:eastAsia="Times New Roman" w:hAnsi="Cambria Math" w:cs="Times New Roman"/>
                  </w:rPr>
                  <m:t>Tr</m:t>
                </w:del>
              </m:r>
              <m:r>
                <w:ins w:id="331" w:author="Megan Feddern" w:date="2021-07-07T17:55:00Z">
                  <w:rPr>
                    <w:rFonts w:ascii="Cambria Math" w:eastAsia="Times New Roman" w:hAnsi="Cambria Math" w:cs="Times New Roman"/>
                  </w:rPr>
                  <m:t>i</m:t>
                </w:ins>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15149837"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ins w:id="332" w:author="Megan Feddern" w:date="2021-07-07T17:55:00Z">
        <w:r w:rsidR="00EE7CC4">
          <w:rPr>
            <w:rFonts w:ascii="Times New Roman" w:eastAsia="Times New Roman" w:hAnsi="Times New Roman" w:cs="Times New Roman"/>
            <w:i/>
            <w:iCs/>
          </w:rPr>
          <w:t>i</w:t>
        </w:r>
        <w:proofErr w:type="spellEnd"/>
        <w:r w:rsidR="00EE7CC4">
          <w:rPr>
            <w:rFonts w:ascii="Times New Roman" w:eastAsia="Times New Roman" w:hAnsi="Times New Roman" w:cs="Times New Roman"/>
          </w:rPr>
          <w:t xml:space="preserve"> </w:t>
        </w:r>
      </w:ins>
      <w:r w:rsidR="0039484D">
        <w:rPr>
          <w:rFonts w:ascii="Times New Roman" w:eastAsia="Times New Roman" w:hAnsi="Times New Roman" w:cs="Times New Roman"/>
        </w:rPr>
        <w:t xml:space="preserve">represents four different trophic amino acids used to calculate trophic position </w:t>
      </w:r>
      <w:r w:rsidR="002A34FD">
        <w:rPr>
          <w:rFonts w:ascii="Times New Roman" w:eastAsia="Times New Roman" w:hAnsi="Times New Roman" w:cs="Times New Roman"/>
        </w:rPr>
        <w:t>included as a 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ins w:id="333" w:author="Megan Feddern" w:date="2021-07-07T17:55:00Z">
        <w:r w:rsidR="00EE7CC4">
          <w:rPr>
            <w:rFonts w:ascii="Times New Roman" w:eastAsia="Times New Roman" w:hAnsi="Times New Roman" w:cs="Times New Roman"/>
          </w:rPr>
          <w:t xml:space="preserve"> </w:t>
        </w:r>
      </w:ins>
      <w:r w:rsidR="004522E1">
        <w:rPr>
          <w:rFonts w:ascii="Times New Roman" w:eastAsia="Times New Roman" w:hAnsi="Times New Roman" w:cs="Times New Roman"/>
        </w:rPr>
        <w:t>&amp;</w:t>
      </w:r>
      <w:ins w:id="334" w:author="Megan Feddern" w:date="2021-07-07T17:55:00Z">
        <w:r w:rsidR="00EE7CC4">
          <w:rPr>
            <w:rFonts w:ascii="Times New Roman" w:eastAsia="Times New Roman" w:hAnsi="Times New Roman" w:cs="Times New Roman"/>
          </w:rPr>
          <w:t xml:space="preserve"> </w:t>
        </w:r>
      </w:ins>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ins w:id="335" w:author="Megan Feddern" w:date="2021-07-13T09:35:00Z">
        <w:r w:rsidR="000D67B2">
          <w:rPr>
            <w:rFonts w:ascii="Times New Roman" w:eastAsia="Times New Roman" w:hAnsi="Times New Roman" w:cs="Times New Roman"/>
            <w:sz w:val="20"/>
          </w:rPr>
          <w:t xml:space="preserve"> </w:t>
        </w:r>
        <w:r w:rsidR="000D67B2" w:rsidRPr="000D67B2">
          <w:rPr>
            <w:rFonts w:ascii="Times New Roman" w:eastAsia="Times New Roman" w:hAnsi="Times New Roman" w:cs="Times New Roman"/>
            <w:i/>
          </w:rPr>
          <w:t xml:space="preserve">l </w:t>
        </w:r>
        <w:r w:rsidR="000D67B2" w:rsidRPr="000D67B2">
          <w:rPr>
            <w:rFonts w:ascii="Times New Roman" w:eastAsia="Times New Roman" w:hAnsi="Times New Roman" w:cs="Times New Roman"/>
          </w:rPr>
          <w:t xml:space="preserve">is the temporal </w:t>
        </w:r>
      </w:ins>
      <w:ins w:id="336" w:author="Megan Feddern" w:date="2021-07-13T09:36:00Z">
        <w:r w:rsidR="000D67B2">
          <w:rPr>
            <w:rFonts w:ascii="Times New Roman" w:eastAsia="Times New Roman" w:hAnsi="Times New Roman" w:cs="Times New Roman"/>
          </w:rPr>
          <w:t xml:space="preserve">delay </w:t>
        </w:r>
      </w:ins>
      <w:ins w:id="337" w:author="Megan Feddern" w:date="2021-07-13T09:35:00Z">
        <w:r w:rsidR="000D67B2" w:rsidRPr="000D67B2">
          <w:rPr>
            <w:rFonts w:ascii="Times New Roman" w:eastAsia="Times New Roman" w:hAnsi="Times New Roman" w:cs="Times New Roman"/>
          </w:rPr>
          <w:t>between a change in bottom up drivers and when that change is reflected in harbor seal bone collagen</w:t>
        </w:r>
        <w:r w:rsidR="000D67B2" w:rsidRPr="000D67B2">
          <w:rPr>
            <w:rFonts w:ascii="Times New Roman" w:eastAsia="Times New Roman" w:hAnsi="Times New Roman" w:cs="Times New Roman"/>
            <w:i/>
          </w:rPr>
          <w:t>.</w:t>
        </w:r>
      </w:ins>
      <w:ins w:id="338" w:author="Megan Feddern" w:date="2021-07-13T09:36:00Z">
        <w:r w:rsidR="000D67B2">
          <w:rPr>
            <w:rFonts w:ascii="Times New Roman" w:eastAsia="Times New Roman" w:hAnsi="Times New Roman" w:cs="Times New Roman"/>
          </w:rPr>
          <w:t xml:space="preserve"> This delay can be due to both physiological or ecological effects.</w:t>
        </w:r>
      </w:ins>
      <w:ins w:id="339" w:author="Megan Feddern" w:date="2021-07-13T09:35:00Z">
        <w:r w:rsidR="000D67B2">
          <w:rPr>
            <w:rFonts w:ascii="Times New Roman" w:eastAsia="Times New Roman" w:hAnsi="Times New Roman" w:cs="Times New Roman"/>
            <w:i/>
            <w:sz w:val="20"/>
          </w:rPr>
          <w:t xml:space="preserve"> </w:t>
        </w:r>
      </w:ins>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 and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w:t>
      </w:r>
      <w:r w:rsidR="00CA2AF5">
        <w:rPr>
          <w:rFonts w:ascii="Times New Roman" w:hAnsi="Times New Roman" w:cs="Times New Roman"/>
        </w:rPr>
        <w:lastRenderedPageBreak/>
        <w:t>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covariates but no significant trends were identified and thus these parameters were not included in the hierarchical modeling</w:t>
      </w:r>
      <w:ins w:id="340" w:author="Megan Feddern" w:date="2021-07-13T09:37:00Z">
        <w:r w:rsidR="00C05CA9">
          <w:rPr>
            <w:rFonts w:ascii="Times New Roman" w:hAnsi="Times New Roman" w:cs="Times New Roman"/>
          </w:rPr>
          <w:t xml:space="preserve"> (Appendix S1: Section S3)</w:t>
        </w:r>
      </w:ins>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commentRangeStart w:id="341"/>
      <w:r w:rsidR="0091671B">
        <w:rPr>
          <w:rFonts w:ascii="Times New Roman" w:eastAsia="Times New Roman" w:hAnsi="Times New Roman" w:cs="Times New Roman"/>
        </w:rPr>
        <w:t xml:space="preserve">The best </w:t>
      </w:r>
      <w:ins w:id="342" w:author="Megan Feddern" w:date="2021-07-07T17:59:00Z">
        <w:r w:rsidR="00473D0E">
          <w:rPr>
            <w:rFonts w:ascii="Times New Roman" w:eastAsia="Times New Roman" w:hAnsi="Times New Roman" w:cs="Times New Roman"/>
          </w:rPr>
          <w:t xml:space="preserve">performing </w:t>
        </w:r>
      </w:ins>
      <w:r w:rsidR="0091671B">
        <w:rPr>
          <w:rFonts w:ascii="Times New Roman" w:eastAsia="Times New Roman" w:hAnsi="Times New Roman" w:cs="Times New Roman"/>
        </w:rPr>
        <w:t xml:space="preserve">model </w:t>
      </w:r>
      <w:commentRangeEnd w:id="341"/>
      <w:r w:rsidR="00A131FE">
        <w:rPr>
          <w:rStyle w:val="CommentReference"/>
        </w:rPr>
        <w:commentReference w:id="341"/>
      </w:r>
      <w:r w:rsidR="0091671B">
        <w:rPr>
          <w:rFonts w:ascii="Times New Roman" w:eastAsia="Times New Roman" w:hAnsi="Times New Roman" w:cs="Times New Roman"/>
        </w:rPr>
        <w:t>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time</w:t>
      </w:r>
      <w:ins w:id="343" w:author="Megan Feddern" w:date="2021-07-13T09:37:00Z">
        <w:r w:rsidR="00C05CA9">
          <w:rPr>
            <w:rFonts w:ascii="Times New Roman" w:eastAsia="Times New Roman" w:hAnsi="Times New Roman" w:cs="Times New Roman"/>
          </w:rPr>
          <w:t xml:space="preserve"> </w:t>
        </w:r>
      </w:ins>
      <w:r w:rsidR="0091671B">
        <w:rPr>
          <w:rFonts w:ascii="Times New Roman" w:eastAsia="Times New Roman" w:hAnsi="Times New Roman" w:cs="Times New Roman"/>
        </w:rPr>
        <w:t>series covariates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covariates can be interpreted as the degree of trophic change either between species, life stages of species, or groups of species, induced by a given covariate</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53FFAA49"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lag </w:t>
      </w:r>
      <w:ins w:id="344" w:author="Megan Feddern" w:date="2021-07-13T09:38:00Z">
        <w:r w:rsidR="00C05CA9">
          <w:rPr>
            <w:rFonts w:ascii="Times New Roman" w:eastAsia="Times New Roman" w:hAnsi="Times New Roman" w:cs="Times New Roman"/>
          </w:rPr>
          <w:t>(</w:t>
        </w:r>
        <w:r w:rsidR="00C05CA9">
          <w:rPr>
            <w:rFonts w:ascii="Times New Roman" w:eastAsia="Times New Roman" w:hAnsi="Times New Roman" w:cs="Times New Roman"/>
            <w:i/>
          </w:rPr>
          <w:t xml:space="preserve">l) </w:t>
        </w:r>
      </w:ins>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in </w:t>
      </w:r>
      <w:ins w:id="345" w:author="Megan Feddern" w:date="2021-07-07T18:00:00Z">
        <w:r w:rsidR="00473D0E">
          <w:rPr>
            <w:rFonts w:ascii="Times New Roman" w:eastAsia="Times New Roman" w:hAnsi="Times New Roman" w:cs="Times New Roman"/>
          </w:rPr>
          <w:t xml:space="preserve">in the previous </w:t>
        </w:r>
      </w:ins>
      <w:r w:rsidR="00BA5325">
        <w:rPr>
          <w:rFonts w:ascii="Times New Roman" w:eastAsia="Times New Roman" w:hAnsi="Times New Roman" w:cs="Times New Roman"/>
        </w:rPr>
        <w:t>year</w:t>
      </w:r>
      <w:ins w:id="346" w:author="Megan Feddern" w:date="2021-07-07T18:00:00Z">
        <w:r w:rsidR="00473D0E">
          <w:rPr>
            <w:rFonts w:ascii="Times New Roman" w:eastAsia="Times New Roman" w:hAnsi="Times New Roman" w:cs="Times New Roman"/>
          </w:rPr>
          <w:t>,</w:t>
        </w:r>
      </w:ins>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-year lags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w:t>
      </w:r>
      <w:proofErr w:type="spellStart"/>
      <w:r w:rsidR="00B86078" w:rsidRPr="00301E6E">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commentRangeStart w:id="347"/>
      <w:r>
        <w:rPr>
          <w:rFonts w:ascii="Times New Roman" w:eastAsia="Times New Roman" w:hAnsi="Times New Roman" w:cs="Times New Roman"/>
          <w:b/>
          <w:bCs/>
        </w:rPr>
        <w:t>Results</w:t>
      </w:r>
      <w:commentRangeEnd w:id="347"/>
      <w:r w:rsidR="008F00D2">
        <w:rPr>
          <w:rStyle w:val="CommentReference"/>
        </w:rPr>
        <w:commentReference w:id="347"/>
      </w:r>
    </w:p>
    <w:p w14:paraId="308DE273" w14:textId="4DB38F3E" w:rsidR="00897721" w:rsidRDefault="001D2A81" w:rsidP="001D2A81">
      <w:pPr>
        <w:spacing w:line="480" w:lineRule="auto"/>
        <w:rPr>
          <w:ins w:id="348" w:author="Megan Feddern" w:date="2021-07-09T08:26:00Z"/>
          <w:rFonts w:ascii="Times New Roman" w:eastAsia="Times New Roman" w:hAnsi="Times New Roman" w:cs="Times New Roman"/>
        </w:rPr>
      </w:pPr>
      <w:r>
        <w:rPr>
          <w:rFonts w:ascii="Times New Roman" w:eastAsia="Times New Roman" w:hAnsi="Times New Roman" w:cs="Times New Roman"/>
        </w:rPr>
        <w:tab/>
      </w:r>
      <w:ins w:id="349" w:author="Megan Feddern" w:date="2021-07-09T08:02:00Z">
        <w:r w:rsidR="006A0AB5">
          <w:rPr>
            <w:rFonts w:ascii="Times New Roman" w:eastAsia="Times New Roman" w:hAnsi="Times New Roman" w:cs="Times New Roman"/>
          </w:rPr>
          <w:t>Inclusion of multiple trophic enrichment factors</w:t>
        </w:r>
      </w:ins>
      <w:ins w:id="350" w:author="Megan Feddern" w:date="2021-07-09T08:22:00Z">
        <w:r w:rsidR="00F569B0">
          <w:rPr>
            <w:rFonts w:ascii="Times New Roman" w:eastAsia="Times New Roman" w:hAnsi="Times New Roman" w:cs="Times New Roman"/>
          </w:rPr>
          <w:t xml:space="preserve"> (Appendix </w:t>
        </w:r>
        <w:proofErr w:type="gramStart"/>
        <w:r w:rsidR="00F569B0">
          <w:rPr>
            <w:rFonts w:ascii="Times New Roman" w:eastAsia="Times New Roman" w:hAnsi="Times New Roman" w:cs="Times New Roman"/>
          </w:rPr>
          <w:t>1:Section</w:t>
        </w:r>
        <w:proofErr w:type="gramEnd"/>
        <w:r w:rsidR="00F569B0">
          <w:rPr>
            <w:rFonts w:ascii="Times New Roman" w:eastAsia="Times New Roman" w:hAnsi="Times New Roman" w:cs="Times New Roman"/>
          </w:rPr>
          <w:t xml:space="preserve"> S2)</w:t>
        </w:r>
      </w:ins>
      <w:ins w:id="351" w:author="Megan Feddern" w:date="2021-07-09T08:02:00Z">
        <w:r w:rsidR="006A0AB5">
          <w:rPr>
            <w:rFonts w:ascii="Times New Roman" w:eastAsia="Times New Roman" w:hAnsi="Times New Roman" w:cs="Times New Roman"/>
          </w:rPr>
          <w:t xml:space="preserve">, </w:t>
        </w:r>
      </w:ins>
      <w:ins w:id="352" w:author="Megan Feddern" w:date="2021-07-09T08:42:00Z">
        <w:r w:rsidR="002706D4">
          <w:rPr>
            <w:rFonts w:ascii="Times New Roman" w:eastAsia="Times New Roman" w:hAnsi="Times New Roman" w:cs="Times New Roman"/>
          </w:rPr>
          <w:t xml:space="preserve">multiple </w:t>
        </w:r>
      </w:ins>
      <w:ins w:id="353" w:author="Megan Feddern" w:date="2021-07-09T08:05:00Z">
        <w:r w:rsidR="00D21B18">
          <w:rPr>
            <w:rFonts w:ascii="Times New Roman" w:eastAsia="Times New Roman" w:hAnsi="Times New Roman" w:cs="Times New Roman"/>
          </w:rPr>
          <w:t xml:space="preserve">trophic </w:t>
        </w:r>
      </w:ins>
      <w:ins w:id="354" w:author="Megan Feddern" w:date="2021-07-09T08:02:00Z">
        <w:r w:rsidR="006A0AB5">
          <w:rPr>
            <w:rFonts w:ascii="Times New Roman" w:eastAsia="Times New Roman" w:hAnsi="Times New Roman" w:cs="Times New Roman"/>
          </w:rPr>
          <w:t xml:space="preserve">amino acids, and a system </w:t>
        </w:r>
      </w:ins>
      <w:ins w:id="355" w:author="Megan Feddern" w:date="2021-07-09T08:04:00Z">
        <w:r w:rsidR="006A0AB5">
          <w:rPr>
            <w:rFonts w:ascii="Times New Roman" w:eastAsia="Times New Roman" w:hAnsi="Times New Roman" w:cs="Times New Roman"/>
          </w:rPr>
          <w:t xml:space="preserve">specific </w:t>
        </w:r>
      </w:ins>
      <w:ins w:id="356" w:author="Megan Feddern" w:date="2021-07-13T09:26:00Z">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ins>
      <w:ins w:id="357" w:author="Megan Feddern" w:date="2021-07-09T08:04:00Z">
        <w:r w:rsidR="006A0AB5">
          <w:rPr>
            <w:rFonts w:ascii="Times New Roman" w:eastAsia="Times New Roman" w:hAnsi="Times New Roman" w:cs="Times New Roman"/>
          </w:rPr>
          <w:t xml:space="preserve">value </w:t>
        </w:r>
      </w:ins>
      <w:ins w:id="358" w:author="Megan Feddern" w:date="2021-07-09T09:15:00Z">
        <w:r w:rsidR="00344854">
          <w:rPr>
            <w:rFonts w:ascii="Times New Roman" w:eastAsia="Times New Roman" w:hAnsi="Times New Roman" w:cs="Times New Roman"/>
          </w:rPr>
          <w:t xml:space="preserve">in the trophic position equation </w:t>
        </w:r>
      </w:ins>
      <w:ins w:id="359" w:author="Megan Feddern" w:date="2021-07-09T08:04:00Z">
        <w:r w:rsidR="006A0AB5">
          <w:rPr>
            <w:rFonts w:ascii="Times New Roman" w:eastAsia="Times New Roman" w:hAnsi="Times New Roman" w:cs="Times New Roman"/>
          </w:rPr>
          <w:t>improved trophic position estimates</w:t>
        </w:r>
      </w:ins>
      <w:ins w:id="360" w:author="Megan Feddern" w:date="2021-07-09T08:18:00Z">
        <w:r w:rsidR="008D678B">
          <w:rPr>
            <w:rFonts w:ascii="Times New Roman" w:eastAsia="Times New Roman" w:hAnsi="Times New Roman" w:cs="Times New Roman"/>
          </w:rPr>
          <w:t xml:space="preserve"> (Appendix 1:Figure</w:t>
        </w:r>
      </w:ins>
      <w:ins w:id="361" w:author="Megan Feddern" w:date="2021-07-09T08:19:00Z">
        <w:r w:rsidR="008D678B">
          <w:rPr>
            <w:rFonts w:ascii="Times New Roman" w:eastAsia="Times New Roman" w:hAnsi="Times New Roman" w:cs="Times New Roman"/>
          </w:rPr>
          <w:t>s</w:t>
        </w:r>
      </w:ins>
      <w:ins w:id="362" w:author="Megan Feddern" w:date="2021-07-09T08:18:00Z">
        <w:r w:rsidR="008D678B">
          <w:rPr>
            <w:rFonts w:ascii="Times New Roman" w:eastAsia="Times New Roman" w:hAnsi="Times New Roman" w:cs="Times New Roman"/>
          </w:rPr>
          <w:t xml:space="preserve"> S</w:t>
        </w:r>
      </w:ins>
      <w:ins w:id="363" w:author="Megan Feddern" w:date="2021-07-09T08:19:00Z">
        <w:r w:rsidR="008D678B">
          <w:rPr>
            <w:rFonts w:ascii="Times New Roman" w:eastAsia="Times New Roman" w:hAnsi="Times New Roman" w:cs="Times New Roman"/>
          </w:rPr>
          <w:t>2</w:t>
        </w:r>
      </w:ins>
      <w:ins w:id="364" w:author="Megan Feddern" w:date="2021-07-09T08:18:00Z">
        <w:r w:rsidR="008D678B">
          <w:rPr>
            <w:rFonts w:ascii="Times New Roman" w:eastAsia="Times New Roman" w:hAnsi="Times New Roman" w:cs="Times New Roman"/>
          </w:rPr>
          <w:t xml:space="preserve"> </w:t>
        </w:r>
      </w:ins>
      <w:ins w:id="365" w:author="Megan Feddern" w:date="2021-07-09T08:19:00Z">
        <w:r w:rsidR="008D678B">
          <w:rPr>
            <w:rFonts w:ascii="Times New Roman" w:eastAsia="Times New Roman" w:hAnsi="Times New Roman" w:cs="Times New Roman"/>
          </w:rPr>
          <w:t>&amp; S3)</w:t>
        </w:r>
      </w:ins>
      <w:ins w:id="366" w:author="Megan Feddern" w:date="2021-07-09T08:04:00Z">
        <w:r w:rsidR="006A0AB5">
          <w:rPr>
            <w:rFonts w:ascii="Times New Roman" w:eastAsia="Times New Roman" w:hAnsi="Times New Roman" w:cs="Times New Roman"/>
          </w:rPr>
          <w:t xml:space="preserve"> compared to a single t</w:t>
        </w:r>
      </w:ins>
      <w:ins w:id="367" w:author="Megan Feddern" w:date="2021-07-09T08:05:00Z">
        <w:r w:rsidR="006A0AB5">
          <w:rPr>
            <w:rFonts w:ascii="Times New Roman" w:eastAsia="Times New Roman" w:hAnsi="Times New Roman" w:cs="Times New Roman"/>
          </w:rPr>
          <w:t xml:space="preserve">rophic </w:t>
        </w:r>
        <w:r w:rsidR="006A0AB5">
          <w:rPr>
            <w:rFonts w:ascii="Times New Roman" w:eastAsia="Times New Roman" w:hAnsi="Times New Roman" w:cs="Times New Roman"/>
          </w:rPr>
          <w:lastRenderedPageBreak/>
          <w:t>enrichment factor</w:t>
        </w:r>
        <w:r w:rsidR="00D21B18">
          <w:rPr>
            <w:rFonts w:ascii="Times New Roman" w:eastAsia="Times New Roman" w:hAnsi="Times New Roman" w:cs="Times New Roman"/>
          </w:rPr>
          <w:t xml:space="preserve">, </w:t>
        </w:r>
      </w:ins>
      <w:ins w:id="368" w:author="Megan Feddern" w:date="2021-07-13T09:26:00Z">
        <w:r w:rsidR="002703D8" w:rsidRPr="0091671B">
          <w:rPr>
            <w:rFonts w:ascii="Times New Roman" w:eastAsia="Times New Roman" w:hAnsi="Times New Roman" w:cs="Times New Roman"/>
            <w:i/>
            <w:lang w:val="el-GR"/>
          </w:rPr>
          <w:t>β</w:t>
        </w:r>
      </w:ins>
      <w:ins w:id="369" w:author="Megan Feddern" w:date="2021-07-13T09:40:00Z">
        <w:r w:rsidR="00F6393B">
          <w:rPr>
            <w:rFonts w:ascii="Times New Roman" w:eastAsia="Times New Roman" w:hAnsi="Times New Roman" w:cs="Times New Roman"/>
            <w:i/>
            <w:vertAlign w:val="subscript"/>
          </w:rPr>
          <w:t>C4</w:t>
        </w:r>
      </w:ins>
      <w:ins w:id="370" w:author="Megan Feddern" w:date="2021-07-09T08:05:00Z">
        <w:r w:rsidR="00D21B18">
          <w:rPr>
            <w:rFonts w:ascii="Times New Roman" w:eastAsia="Times New Roman" w:hAnsi="Times New Roman" w:cs="Times New Roman"/>
          </w:rPr>
          <w:t xml:space="preserve">, and using only the </w:t>
        </w:r>
      </w:ins>
      <w:ins w:id="371" w:author="Megan Feddern" w:date="2021-07-09T08:14:00Z">
        <w:r w:rsidR="00D21B18">
          <w:rPr>
            <w:rFonts w:ascii="Times New Roman" w:eastAsia="Times New Roman" w:hAnsi="Times New Roman" w:cs="Times New Roman"/>
          </w:rPr>
          <w:t>canonical</w:t>
        </w:r>
      </w:ins>
      <w:ins w:id="372" w:author="Megan Feddern" w:date="2021-07-09T08:05:00Z">
        <w:r w:rsidR="00D21B18">
          <w:rPr>
            <w:rFonts w:ascii="Times New Roman" w:eastAsia="Times New Roman" w:hAnsi="Times New Roman" w:cs="Times New Roman"/>
          </w:rPr>
          <w:t xml:space="preserve"> trophic amino acid, glutamic acid</w:t>
        </w:r>
      </w:ins>
      <w:ins w:id="373" w:author="Megan Feddern" w:date="2021-07-09T09:16:00Z">
        <w:r w:rsidR="00344854">
          <w:rPr>
            <w:rFonts w:ascii="Times New Roman" w:eastAsia="Times New Roman" w:hAnsi="Times New Roman" w:cs="Times New Roman"/>
          </w:rPr>
          <w:t xml:space="preserve"> (Appendix 1:Section S</w:t>
        </w:r>
      </w:ins>
      <w:ins w:id="374" w:author="Megan Feddern" w:date="2021-07-09T09:17:00Z">
        <w:r w:rsidR="00344854">
          <w:rPr>
            <w:rFonts w:ascii="Times New Roman" w:eastAsia="Times New Roman" w:hAnsi="Times New Roman" w:cs="Times New Roman"/>
          </w:rPr>
          <w:t>6</w:t>
        </w:r>
      </w:ins>
      <w:ins w:id="375" w:author="Megan Feddern" w:date="2021-07-09T09:16:00Z">
        <w:r w:rsidR="00344854">
          <w:rPr>
            <w:rFonts w:ascii="Times New Roman" w:eastAsia="Times New Roman" w:hAnsi="Times New Roman" w:cs="Times New Roman"/>
          </w:rPr>
          <w:t>)</w:t>
        </w:r>
      </w:ins>
      <w:ins w:id="376" w:author="Megan Feddern" w:date="2021-07-09T08:05:00Z">
        <w:r w:rsidR="00D21B18">
          <w:rPr>
            <w:rFonts w:ascii="Times New Roman" w:eastAsia="Times New Roman" w:hAnsi="Times New Roman" w:cs="Times New Roman"/>
          </w:rPr>
          <w:t xml:space="preserve">. </w:t>
        </w:r>
      </w:ins>
      <w:ins w:id="377" w:author="Megan Feddern" w:date="2021-07-09T08:15:00Z">
        <w:r w:rsidR="00772970">
          <w:rPr>
            <w:rFonts w:ascii="Times New Roman" w:eastAsia="Times New Roman" w:hAnsi="Times New Roman" w:cs="Times New Roman"/>
          </w:rPr>
          <w:t>Harbor seals are known to consume both adult and juvenile hake, Pacific herring</w:t>
        </w:r>
      </w:ins>
      <w:ins w:id="378" w:author="Megan Feddern" w:date="2021-07-09T08:16:00Z">
        <w:r w:rsidR="00772970">
          <w:rPr>
            <w:rFonts w:ascii="Times New Roman" w:eastAsia="Times New Roman" w:hAnsi="Times New Roman" w:cs="Times New Roman"/>
          </w:rPr>
          <w:t xml:space="preserve">, and Pacific salmon, thus a trophic position of 3.5 – 5 would be considered ecologically realistic based on known foraging strategies. </w:t>
        </w:r>
      </w:ins>
      <w:ins w:id="379" w:author="Megan Feddern" w:date="2021-07-09T08:23:00Z">
        <w:r w:rsidR="00F569B0">
          <w:rPr>
            <w:rFonts w:ascii="Times New Roman" w:eastAsia="Times New Roman" w:hAnsi="Times New Roman" w:cs="Times New Roman"/>
          </w:rPr>
          <w:t>76% of observations were considered ecologically realistic when applying</w:t>
        </w:r>
      </w:ins>
      <w:ins w:id="380" w:author="Megan Feddern" w:date="2021-07-09T08:17:00Z">
        <w:r w:rsidR="008D678B">
          <w:rPr>
            <w:rFonts w:ascii="Times New Roman" w:eastAsia="Times New Roman" w:hAnsi="Times New Roman" w:cs="Times New Roman"/>
          </w:rPr>
          <w:t xml:space="preserve"> </w:t>
        </w:r>
      </w:ins>
      <w:ins w:id="381" w:author="Megan Feddern" w:date="2021-07-09T08:18:00Z">
        <w:r w:rsidR="008D678B">
          <w:rPr>
            <w:rFonts w:ascii="Times New Roman" w:eastAsia="Times New Roman" w:hAnsi="Times New Roman" w:cs="Times New Roman"/>
          </w:rPr>
          <w:t xml:space="preserve">a system specific </w:t>
        </w:r>
      </w:ins>
      <w:ins w:id="382" w:author="Megan Feddern" w:date="2021-07-13T09:26:00Z">
        <w:r w:rsidR="002703D8" w:rsidRPr="0091671B">
          <w:rPr>
            <w:rFonts w:ascii="Times New Roman" w:eastAsia="Times New Roman" w:hAnsi="Times New Roman" w:cs="Times New Roman"/>
            <w:i/>
            <w:lang w:val="el-GR"/>
          </w:rPr>
          <w:t>β</w:t>
        </w:r>
      </w:ins>
      <w:ins w:id="383" w:author="Megan Feddern" w:date="2021-07-09T08:18:00Z">
        <w:r w:rsidR="008D678B">
          <w:rPr>
            <w:rFonts w:ascii="Times New Roman" w:eastAsia="Times New Roman" w:hAnsi="Times New Roman" w:cs="Times New Roman"/>
          </w:rPr>
          <w:t xml:space="preserve">, harbor seal specific trophic discrimination factor and including glutamic acid, valine, </w:t>
        </w:r>
      </w:ins>
      <w:ins w:id="384" w:author="Megan Feddern" w:date="2021-07-09T08:19:00Z">
        <w:r w:rsidR="008D678B">
          <w:rPr>
            <w:rFonts w:ascii="Times New Roman" w:eastAsia="Times New Roman" w:hAnsi="Times New Roman" w:cs="Times New Roman"/>
          </w:rPr>
          <w:t xml:space="preserve">alanine, </w:t>
        </w:r>
      </w:ins>
      <w:ins w:id="385" w:author="Megan Feddern" w:date="2021-07-09T08:24:00Z">
        <w:r w:rsidR="00F569B0">
          <w:rPr>
            <w:rFonts w:ascii="Times New Roman" w:eastAsia="Times New Roman" w:hAnsi="Times New Roman" w:cs="Times New Roman"/>
          </w:rPr>
          <w:t xml:space="preserve">aspartic acid </w:t>
        </w:r>
      </w:ins>
      <w:ins w:id="386" w:author="Megan Feddern" w:date="2021-07-09T08:20:00Z">
        <w:r w:rsidR="008D678B">
          <w:rPr>
            <w:rFonts w:ascii="Times New Roman" w:eastAsia="Times New Roman" w:hAnsi="Times New Roman" w:cs="Times New Roman"/>
          </w:rPr>
          <w:t xml:space="preserve">(Appendix </w:t>
        </w:r>
        <w:proofErr w:type="gramStart"/>
        <w:r w:rsidR="008D678B">
          <w:rPr>
            <w:rFonts w:ascii="Times New Roman" w:eastAsia="Times New Roman" w:hAnsi="Times New Roman" w:cs="Times New Roman"/>
          </w:rPr>
          <w:t>1:Figures</w:t>
        </w:r>
        <w:proofErr w:type="gramEnd"/>
        <w:r w:rsidR="008D678B">
          <w:rPr>
            <w:rFonts w:ascii="Times New Roman" w:eastAsia="Times New Roman" w:hAnsi="Times New Roman" w:cs="Times New Roman"/>
          </w:rPr>
          <w:t xml:space="preserve"> S2.2)</w:t>
        </w:r>
      </w:ins>
      <w:ins w:id="387" w:author="Megan Feddern" w:date="2021-07-09T08:24:00Z">
        <w:r w:rsidR="0054148A">
          <w:rPr>
            <w:rFonts w:ascii="Times New Roman" w:eastAsia="Times New Roman" w:hAnsi="Times New Roman" w:cs="Times New Roman"/>
          </w:rPr>
          <w:t xml:space="preserve">. </w:t>
        </w:r>
      </w:ins>
      <w:ins w:id="388" w:author="Megan Feddern" w:date="2021-07-09T09:01:00Z">
        <w:r w:rsidR="00B62B7A">
          <w:rPr>
            <w:rFonts w:ascii="Times New Roman" w:eastAsia="Times New Roman" w:hAnsi="Times New Roman" w:cs="Times New Roman"/>
          </w:rPr>
          <w:t>This parameterization offered substantial improvement over other pa</w:t>
        </w:r>
      </w:ins>
      <w:ins w:id="389" w:author="Megan Feddern" w:date="2021-07-09T09:02:00Z">
        <w:r w:rsidR="00B62B7A">
          <w:rPr>
            <w:rFonts w:ascii="Times New Roman" w:eastAsia="Times New Roman" w:hAnsi="Times New Roman" w:cs="Times New Roman"/>
          </w:rPr>
          <w:t xml:space="preserve">rameterizations of the trophic position equation and was more parsimonious than similarly performing equations (Appendix </w:t>
        </w:r>
        <w:proofErr w:type="gramStart"/>
        <w:r w:rsidR="00B62B7A">
          <w:rPr>
            <w:rFonts w:ascii="Times New Roman" w:eastAsia="Times New Roman" w:hAnsi="Times New Roman" w:cs="Times New Roman"/>
          </w:rPr>
          <w:t>1:Figures</w:t>
        </w:r>
        <w:proofErr w:type="gramEnd"/>
        <w:r w:rsidR="00B62B7A">
          <w:rPr>
            <w:rFonts w:ascii="Times New Roman" w:eastAsia="Times New Roman" w:hAnsi="Times New Roman" w:cs="Times New Roman"/>
          </w:rPr>
          <w:t xml:space="preserve"> S2.4). </w:t>
        </w:r>
      </w:ins>
      <w:ins w:id="390" w:author="Megan Feddern" w:date="2021-07-09T08:43:00Z">
        <w:r w:rsidR="00C75350">
          <w:rPr>
            <w:rFonts w:ascii="Times New Roman" w:eastAsia="Times New Roman" w:hAnsi="Times New Roman" w:cs="Times New Roman"/>
          </w:rPr>
          <w:t xml:space="preserve">However, </w:t>
        </w:r>
      </w:ins>
      <w:ins w:id="391" w:author="Megan Feddern" w:date="2021-07-09T08:53:00Z">
        <w:r w:rsidR="00C840BE">
          <w:rPr>
            <w:rFonts w:ascii="Times New Roman" w:eastAsia="Times New Roman" w:hAnsi="Times New Roman" w:cs="Times New Roman"/>
          </w:rPr>
          <w:t>a</w:t>
        </w:r>
      </w:ins>
      <w:ins w:id="392" w:author="Megan Feddern" w:date="2021-07-09T08:43:00Z">
        <w:r w:rsidR="00C75350">
          <w:rPr>
            <w:rFonts w:ascii="Times New Roman" w:eastAsia="Times New Roman" w:hAnsi="Times New Roman" w:cs="Times New Roman"/>
          </w:rPr>
          <w:t xml:space="preserve">spartic acid </w:t>
        </w:r>
      </w:ins>
      <w:ins w:id="393" w:author="Megan Feddern" w:date="2021-07-09T08:53:00Z">
        <w:r w:rsidR="00C840BE">
          <w:rPr>
            <w:rFonts w:ascii="Times New Roman" w:eastAsia="Times New Roman" w:hAnsi="Times New Roman" w:cs="Times New Roman"/>
          </w:rPr>
          <w:t xml:space="preserve">was more variable than other trophic amino </w:t>
        </w:r>
      </w:ins>
      <w:ins w:id="394" w:author="Megan Feddern" w:date="2021-07-09T08:57:00Z">
        <w:r w:rsidR="007C56CB">
          <w:rPr>
            <w:rFonts w:ascii="Times New Roman" w:eastAsia="Times New Roman" w:hAnsi="Times New Roman" w:cs="Times New Roman"/>
          </w:rPr>
          <w:t>acids</w:t>
        </w:r>
      </w:ins>
      <w:ins w:id="395" w:author="Megan Feddern" w:date="2021-07-09T08:53:00Z">
        <w:r w:rsidR="00C840BE">
          <w:rPr>
            <w:rFonts w:ascii="Times New Roman" w:eastAsia="Times New Roman" w:hAnsi="Times New Roman" w:cs="Times New Roman"/>
          </w:rPr>
          <w:t xml:space="preserve"> </w:t>
        </w:r>
      </w:ins>
      <w:ins w:id="396" w:author="Megan Feddern" w:date="2021-07-09T09:02:00Z">
        <w:r w:rsidR="00B62B7A">
          <w:rPr>
            <w:rFonts w:ascii="Times New Roman" w:eastAsia="Times New Roman" w:hAnsi="Times New Roman" w:cs="Times New Roman"/>
          </w:rPr>
          <w:t xml:space="preserve">in all parameterizations </w:t>
        </w:r>
      </w:ins>
      <w:ins w:id="397" w:author="Megan Feddern" w:date="2021-07-09T08:53:00Z">
        <w:r w:rsidR="00C840BE">
          <w:rPr>
            <w:rFonts w:ascii="Times New Roman" w:eastAsia="Times New Roman" w:hAnsi="Times New Roman" w:cs="Times New Roman"/>
          </w:rPr>
          <w:t xml:space="preserve">and </w:t>
        </w:r>
      </w:ins>
      <w:ins w:id="398" w:author="Megan Feddern" w:date="2021-07-09T09:02:00Z">
        <w:r w:rsidR="00B62B7A">
          <w:rPr>
            <w:rFonts w:ascii="Times New Roman" w:eastAsia="Times New Roman" w:hAnsi="Times New Roman" w:cs="Times New Roman"/>
          </w:rPr>
          <w:t xml:space="preserve">thus </w:t>
        </w:r>
      </w:ins>
      <w:ins w:id="399" w:author="Megan Feddern" w:date="2021-07-09T08:53:00Z">
        <w:r w:rsidR="00C840BE">
          <w:rPr>
            <w:rFonts w:ascii="Times New Roman" w:eastAsia="Times New Roman" w:hAnsi="Times New Roman" w:cs="Times New Roman"/>
          </w:rPr>
          <w:t xml:space="preserve">was omitted from the </w:t>
        </w:r>
      </w:ins>
      <w:ins w:id="400" w:author="Megan Feddern" w:date="2021-07-09T08:57:00Z">
        <w:r w:rsidR="007C56CB">
          <w:rPr>
            <w:rFonts w:ascii="Times New Roman" w:eastAsia="Times New Roman" w:hAnsi="Times New Roman" w:cs="Times New Roman"/>
          </w:rPr>
          <w:t xml:space="preserve">hierarchical modelling </w:t>
        </w:r>
      </w:ins>
      <w:ins w:id="401" w:author="Megan Feddern" w:date="2021-07-09T08:53:00Z">
        <w:r w:rsidR="00C840BE">
          <w:rPr>
            <w:rFonts w:ascii="Times New Roman" w:eastAsia="Times New Roman" w:hAnsi="Times New Roman" w:cs="Times New Roman"/>
          </w:rPr>
          <w:t xml:space="preserve">analysis </w:t>
        </w:r>
      </w:ins>
      <w:ins w:id="402" w:author="Megan Feddern" w:date="2021-07-09T08:54:00Z">
        <w:r w:rsidR="00C23104">
          <w:rPr>
            <w:rFonts w:ascii="Times New Roman" w:eastAsia="Times New Roman" w:hAnsi="Times New Roman" w:cs="Times New Roman"/>
          </w:rPr>
          <w:t xml:space="preserve">(Appendix </w:t>
        </w:r>
        <w:proofErr w:type="gramStart"/>
        <w:r w:rsidR="00C23104">
          <w:rPr>
            <w:rFonts w:ascii="Times New Roman" w:eastAsia="Times New Roman" w:hAnsi="Times New Roman" w:cs="Times New Roman"/>
          </w:rPr>
          <w:t>1:Section</w:t>
        </w:r>
        <w:proofErr w:type="gramEnd"/>
        <w:r w:rsidR="00C23104">
          <w:rPr>
            <w:rFonts w:ascii="Times New Roman" w:eastAsia="Times New Roman" w:hAnsi="Times New Roman" w:cs="Times New Roman"/>
          </w:rPr>
          <w:t xml:space="preserve"> S2)</w:t>
        </w:r>
      </w:ins>
      <w:ins w:id="403" w:author="Megan Feddern" w:date="2021-07-09T08:53:00Z">
        <w:r w:rsidR="00C840BE">
          <w:rPr>
            <w:rFonts w:ascii="Times New Roman" w:eastAsia="Times New Roman" w:hAnsi="Times New Roman" w:cs="Times New Roman"/>
          </w:rPr>
          <w:t>.</w:t>
        </w:r>
      </w:ins>
      <w:ins w:id="404" w:author="Megan Feddern" w:date="2021-07-09T08:54:00Z">
        <w:r w:rsidR="00C23104">
          <w:rPr>
            <w:rFonts w:ascii="Times New Roman" w:eastAsia="Times New Roman" w:hAnsi="Times New Roman" w:cs="Times New Roman"/>
          </w:rPr>
          <w:t xml:space="preserve"> </w:t>
        </w:r>
      </w:ins>
    </w:p>
    <w:p w14:paraId="68DA97EE" w14:textId="48834DBB" w:rsidR="0054148A" w:rsidRPr="00F6393B" w:rsidRDefault="0054148A" w:rsidP="001D2A81">
      <w:pPr>
        <w:spacing w:line="480" w:lineRule="auto"/>
        <w:rPr>
          <w:ins w:id="405" w:author="Megan Feddern" w:date="2021-07-09T08:02:00Z"/>
          <w:rFonts w:ascii="Times New Roman" w:eastAsia="Times New Roman" w:hAnsi="Times New Roman" w:cs="Times New Roman"/>
          <w:i/>
        </w:rPr>
      </w:pPr>
      <w:ins w:id="406" w:author="Megan Feddern" w:date="2021-07-09T08:26:00Z">
        <w:r>
          <w:rPr>
            <w:rFonts w:ascii="Times New Roman" w:eastAsia="Times New Roman" w:hAnsi="Times New Roman" w:cs="Times New Roman"/>
            <w:i/>
          </w:rPr>
          <w:t xml:space="preserve">Drivers of predator trophic </w:t>
        </w:r>
      </w:ins>
      <w:ins w:id="407" w:author="Megan Feddern" w:date="2021-07-09T08:56:00Z">
        <w:r w:rsidR="00C23104">
          <w:rPr>
            <w:rFonts w:ascii="Times New Roman" w:eastAsia="Times New Roman" w:hAnsi="Times New Roman" w:cs="Times New Roman"/>
            <w:i/>
          </w:rPr>
          <w:t>position</w:t>
        </w:r>
      </w:ins>
    </w:p>
    <w:p w14:paraId="39B2170B" w14:textId="1A0CA062" w:rsidR="00983481" w:rsidRDefault="006A0AB5" w:rsidP="001D2A81">
      <w:pPr>
        <w:spacing w:line="480" w:lineRule="auto"/>
        <w:rPr>
          <w:rFonts w:ascii="Times New Roman" w:eastAsia="Times New Roman" w:hAnsi="Times New Roman" w:cs="Times New Roman"/>
        </w:rPr>
      </w:pPr>
      <w:ins w:id="408" w:author="Megan Feddern" w:date="2021-07-09T08:02:00Z">
        <w:r>
          <w:rPr>
            <w:rFonts w:ascii="Times New Roman" w:eastAsia="Times New Roman" w:hAnsi="Times New Roman" w:cs="Times New Roman"/>
          </w:rPr>
          <w:tab/>
        </w:r>
      </w:ins>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ins w:id="409" w:author="Megan Feddern" w:date="2021-07-07T18:04:00Z">
        <w:r w:rsidR="001348DE">
          <w:rPr>
            <w:rFonts w:ascii="Times New Roman" w:hAnsi="Times New Roman" w:cs="Times New Roman"/>
            <w:color w:val="191919"/>
          </w:rPr>
          <w:t>Columbia River discharge during high flow months</w:t>
        </w:r>
      </w:ins>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ins w:id="410" w:author="Megan Feddern" w:date="2021-07-07T18:07:00Z">
        <w:r w:rsidR="00BD70A5">
          <w:rPr>
            <w:rFonts w:ascii="Times New Roman" w:eastAsia="Times New Roman" w:hAnsi="Times New Roman" w:cs="Times New Roman"/>
          </w:rPr>
          <w:t xml:space="preserve">A single best model </w:t>
        </w:r>
      </w:ins>
      <w:ins w:id="411" w:author="Megan Feddern" w:date="2021-07-07T18:23:00Z">
        <w:r w:rsidR="007B2D00">
          <w:rPr>
            <w:rFonts w:ascii="Times New Roman" w:eastAsia="Times New Roman" w:hAnsi="Times New Roman" w:cs="Times New Roman"/>
          </w:rPr>
          <w:t>(</w:t>
        </w:r>
      </w:ins>
      <w:ins w:id="412" w:author="Megan Feddern" w:date="2021-07-07T18:24:00Z">
        <w:r w:rsidR="007B2D00" w:rsidRPr="007B2D00">
          <w:rPr>
            <w:rFonts w:ascii="Times New Roman" w:eastAsia="Times New Roman" w:hAnsi="Times New Roman" w:cs="Times New Roman"/>
          </w:rPr>
          <w:t>∆</w:t>
        </w:r>
        <w:proofErr w:type="spellStart"/>
        <w:r w:rsidR="007B2D00">
          <w:rPr>
            <w:rFonts w:ascii="Times New Roman" w:eastAsia="Times New Roman" w:hAnsi="Times New Roman" w:cs="Times New Roman"/>
          </w:rPr>
          <w:t>AIC</w:t>
        </w:r>
        <w:r w:rsidR="007B2D00">
          <w:rPr>
            <w:rFonts w:ascii="Times New Roman" w:eastAsia="Times New Roman" w:hAnsi="Times New Roman" w:cs="Times New Roman"/>
            <w:vertAlign w:val="subscript"/>
          </w:rPr>
          <w:t>c</w:t>
        </w:r>
        <w:proofErr w:type="spellEnd"/>
        <w:r w:rsidR="00862D86">
          <w:rPr>
            <w:rFonts w:ascii="Times New Roman" w:eastAsia="Times New Roman" w:hAnsi="Times New Roman" w:cs="Times New Roman"/>
          </w:rPr>
          <w:t xml:space="preserve"> &lt; 2</w:t>
        </w:r>
        <w:r w:rsidR="007B2D00">
          <w:rPr>
            <w:rFonts w:ascii="Times New Roman" w:eastAsia="Times New Roman" w:hAnsi="Times New Roman" w:cs="Times New Roman"/>
          </w:rPr>
          <w:t xml:space="preserve">) </w:t>
        </w:r>
      </w:ins>
      <w:ins w:id="413" w:author="Megan Feddern" w:date="2021-07-07T18:07:00Z">
        <w:r w:rsidR="00BD70A5">
          <w:rPr>
            <w:rFonts w:ascii="Times New Roman" w:eastAsia="Times New Roman" w:hAnsi="Times New Roman" w:cs="Times New Roman"/>
          </w:rPr>
          <w:t xml:space="preserve">was identified for </w:t>
        </w:r>
      </w:ins>
      <w:ins w:id="414" w:author="Megan Feddern" w:date="2021-07-07T18:08:00Z">
        <w:r w:rsidR="00E624C1">
          <w:rPr>
            <w:rFonts w:ascii="Times New Roman" w:eastAsia="Times New Roman" w:hAnsi="Times New Roman" w:cs="Times New Roman"/>
          </w:rPr>
          <w:t xml:space="preserve">ocean condition at </w:t>
        </w:r>
      </w:ins>
      <w:ins w:id="415" w:author="Megan Feddern" w:date="2021-07-07T18:07:00Z">
        <w:r w:rsidR="00BD70A5">
          <w:rPr>
            <w:rFonts w:ascii="Times New Roman" w:eastAsia="Times New Roman" w:hAnsi="Times New Roman" w:cs="Times New Roman"/>
          </w:rPr>
          <w:t xml:space="preserve">all three lags (Appendix 1: Table S7-S9). </w:t>
        </w:r>
      </w:ins>
      <w:ins w:id="416" w:author="Megan Feddern" w:date="2021-07-07T18:18:00Z">
        <w:r w:rsidR="00B61E04">
          <w:rPr>
            <w:rFonts w:ascii="Times New Roman" w:eastAsia="Times New Roman" w:hAnsi="Times New Roman" w:cs="Times New Roman"/>
          </w:rPr>
          <w:t>All three best models supported the inclusion of a single ocean condition 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ins>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ins w:id="417" w:author="Megan Feddern" w:date="2021-07-07T18:08:00Z">
        <w:r w:rsidR="00E624C1">
          <w:rPr>
            <w:rFonts w:ascii="Times New Roman" w:eastAsia="Times New Roman" w:hAnsi="Times New Roman" w:cs="Times New Roman"/>
          </w:rPr>
          <w:t>(</w:t>
        </w:r>
      </w:ins>
      <w:ins w:id="418" w:author="Megan Feddern" w:date="2021-07-07T18:11:00Z">
        <w:r w:rsidR="00FA792B">
          <w:rPr>
            <w:rFonts w:ascii="Times New Roman" w:eastAsia="Times New Roman" w:hAnsi="Times New Roman" w:cs="Times New Roman"/>
          </w:rPr>
          <w:t xml:space="preserve">Fig. 2a, </w:t>
        </w:r>
      </w:ins>
      <w:ins w:id="419" w:author="Megan Feddern" w:date="2021-07-07T18:08:00Z">
        <w:r w:rsidR="00E624C1">
          <w:rPr>
            <w:rFonts w:ascii="Times New Roman" w:eastAsia="Times New Roman" w:hAnsi="Times New Roman" w:cs="Times New Roman"/>
          </w:rPr>
          <w:t xml:space="preserve">green circle) </w:t>
        </w:r>
      </w:ins>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ins w:id="420" w:author="Megan Feddern" w:date="2021-07-07T18:05:00Z">
        <w:r w:rsidR="00BD70A5">
          <w:rPr>
            <w:rFonts w:ascii="Times New Roman" w:eastAsia="Times New Roman" w:hAnsi="Times New Roman" w:cs="Times New Roman"/>
          </w:rPr>
          <w:t>c</w:t>
        </w:r>
      </w:ins>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ins w:id="421" w:author="Megan Feddern" w:date="2021-07-07T18:08:00Z">
        <w:r w:rsidR="00E624C1">
          <w:rPr>
            <w:rFonts w:ascii="Times New Roman" w:eastAsia="Times New Roman" w:hAnsi="Times New Roman" w:cs="Times New Roman"/>
          </w:rPr>
          <w:t>a negative coe</w:t>
        </w:r>
      </w:ins>
      <w:ins w:id="422" w:author="Megan Feddern" w:date="2021-07-07T18:09:00Z">
        <w:r w:rsidR="00E624C1">
          <w:rPr>
            <w:rFonts w:ascii="Times New Roman" w:eastAsia="Times New Roman" w:hAnsi="Times New Roman" w:cs="Times New Roman"/>
          </w:rPr>
          <w:t xml:space="preserve">fficient for </w:t>
        </w:r>
      </w:ins>
      <w:r w:rsidR="001D2A81">
        <w:rPr>
          <w:rFonts w:ascii="Times New Roman" w:eastAsia="Times New Roman" w:hAnsi="Times New Roman" w:cs="Times New Roman"/>
        </w:rPr>
        <w:t>summer upwelling</w:t>
      </w:r>
      <w:ins w:id="423" w:author="Megan Feddern" w:date="2021-07-07T18:09:00Z">
        <w:r w:rsidR="00E624C1">
          <w:rPr>
            <w:rFonts w:ascii="Times New Roman" w:eastAsia="Times New Roman" w:hAnsi="Times New Roman" w:cs="Times New Roman"/>
          </w:rPr>
          <w:t>.</w:t>
        </w:r>
      </w:ins>
      <w:r w:rsidR="00D24602">
        <w:rPr>
          <w:rFonts w:ascii="Times New Roman" w:eastAsia="Times New Roman" w:hAnsi="Times New Roman" w:cs="Times New Roman"/>
        </w:rPr>
        <w:t xml:space="preserve"> </w:t>
      </w:r>
      <w:ins w:id="424" w:author="Megan Feddern" w:date="2021-07-07T18:09:00Z">
        <w:r w:rsidR="00E624C1">
          <w:rPr>
            <w:rFonts w:ascii="Times New Roman" w:eastAsia="Times New Roman" w:hAnsi="Times New Roman" w:cs="Times New Roman"/>
          </w:rPr>
          <w:t>T</w:t>
        </w:r>
      </w:ins>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ins w:id="425" w:author="Megan Feddern" w:date="2021-07-07T18:09:00Z">
        <w:r w:rsidR="00E624C1">
          <w:rPr>
            <w:rFonts w:ascii="Times New Roman" w:eastAsia="Times New Roman" w:hAnsi="Times New Roman" w:cs="Times New Roman"/>
          </w:rPr>
          <w:t>(</w:t>
        </w:r>
      </w:ins>
      <w:ins w:id="426" w:author="Megan Feddern" w:date="2021-07-07T18:12:00Z">
        <w:r w:rsidR="00FA792B">
          <w:rPr>
            <w:rFonts w:ascii="Times New Roman" w:eastAsia="Times New Roman" w:hAnsi="Times New Roman" w:cs="Times New Roman"/>
          </w:rPr>
          <w:t xml:space="preserve">Fig. 2a, </w:t>
        </w:r>
      </w:ins>
      <w:ins w:id="427" w:author="Megan Feddern" w:date="2021-07-07T18:09:00Z">
        <w:r w:rsidR="00E624C1">
          <w:rPr>
            <w:rFonts w:ascii="Times New Roman" w:eastAsia="Times New Roman" w:hAnsi="Times New Roman" w:cs="Times New Roman"/>
          </w:rPr>
          <w:t xml:space="preserve">blue square) </w:t>
        </w:r>
      </w:ins>
      <w:r w:rsidR="00D24602">
        <w:rPr>
          <w:rFonts w:ascii="Times New Roman" w:eastAsia="Times New Roman" w:hAnsi="Times New Roman" w:cs="Times New Roman"/>
        </w:rPr>
        <w:t>included</w:t>
      </w:r>
      <w:ins w:id="428" w:author="Megan Feddern" w:date="2021-07-07T18:09:00Z">
        <w:r w:rsidR="00E624C1">
          <w:rPr>
            <w:rFonts w:ascii="Times New Roman" w:eastAsia="Times New Roman" w:hAnsi="Times New Roman" w:cs="Times New Roman"/>
          </w:rPr>
          <w:t xml:space="preserve"> a negative coefficient for</w:t>
        </w:r>
      </w:ins>
      <w:r w:rsidR="001D2A81">
        <w:rPr>
          <w:rFonts w:ascii="Times New Roman" w:eastAsia="Times New Roman" w:hAnsi="Times New Roman" w:cs="Times New Roman"/>
        </w:rPr>
        <w:t xml:space="preserve"> summer sea surface temperature</w:t>
      </w:r>
      <w:ins w:id="429" w:author="Megan Feddern" w:date="2021-07-07T18:12:00Z">
        <w:r w:rsidR="00FA792B">
          <w:rPr>
            <w:rFonts w:ascii="Times New Roman" w:eastAsia="Times New Roman" w:hAnsi="Times New Roman" w:cs="Times New Roman"/>
          </w:rPr>
          <w:t xml:space="preserve">. </w:t>
        </w:r>
      </w:ins>
      <w:ins w:id="430" w:author="Megan Feddern" w:date="2021-07-07T18:10:00Z">
        <w:r w:rsidR="00E624C1">
          <w:rPr>
            <w:rFonts w:ascii="Times New Roman" w:eastAsia="Times New Roman" w:hAnsi="Times New Roman" w:cs="Times New Roman"/>
          </w:rPr>
          <w:t xml:space="preserve">Columbia River discharge during high flow months </w:t>
        </w:r>
      </w:ins>
      <w:ins w:id="431" w:author="Megan Feddern" w:date="2021-07-07T18:19:00Z">
        <w:r w:rsidR="00B61E04">
          <w:rPr>
            <w:rFonts w:ascii="Times New Roman" w:eastAsia="Times New Roman" w:hAnsi="Times New Roman" w:cs="Times New Roman"/>
          </w:rPr>
          <w:t>was included in the best</w:t>
        </w:r>
      </w:ins>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ins w:id="432" w:author="Megan Feddern" w:date="2021-07-07T18:10:00Z">
        <w:r w:rsidR="00E624C1">
          <w:rPr>
            <w:rFonts w:ascii="Times New Roman" w:eastAsia="Times New Roman" w:hAnsi="Times New Roman" w:cs="Times New Roman"/>
          </w:rPr>
          <w:t>(</w:t>
        </w:r>
      </w:ins>
      <w:ins w:id="433" w:author="Megan Feddern" w:date="2021-07-07T18:12:00Z">
        <w:r w:rsidR="00FA792B">
          <w:rPr>
            <w:rFonts w:ascii="Times New Roman" w:eastAsia="Times New Roman" w:hAnsi="Times New Roman" w:cs="Times New Roman"/>
          </w:rPr>
          <w:t xml:space="preserve">Fig 2a, </w:t>
        </w:r>
      </w:ins>
      <w:ins w:id="434" w:author="Megan Feddern" w:date="2021-07-07T18:10:00Z">
        <w:r w:rsidR="00E624C1">
          <w:rPr>
            <w:rFonts w:ascii="Times New Roman" w:eastAsia="Times New Roman" w:hAnsi="Times New Roman" w:cs="Times New Roman"/>
          </w:rPr>
          <w:t xml:space="preserve">pink diamond) </w:t>
        </w:r>
      </w:ins>
      <w:ins w:id="435" w:author="Megan Feddern" w:date="2021-07-07T18:19:00Z">
        <w:r w:rsidR="00B61E04">
          <w:rPr>
            <w:rFonts w:ascii="Times New Roman" w:eastAsia="Times New Roman" w:hAnsi="Times New Roman" w:cs="Times New Roman"/>
          </w:rPr>
          <w:t xml:space="preserve">and </w:t>
        </w:r>
      </w:ins>
      <w:ins w:id="436" w:author="Megan Feddern" w:date="2021-07-07T18:10:00Z">
        <w:r w:rsidR="00E624C1">
          <w:rPr>
            <w:rFonts w:ascii="Times New Roman" w:eastAsia="Times New Roman" w:hAnsi="Times New Roman" w:cs="Times New Roman"/>
          </w:rPr>
          <w:t xml:space="preserve">had the </w:t>
        </w:r>
      </w:ins>
      <w:ins w:id="437" w:author="Megan Feddern" w:date="2021-07-07T18:11:00Z">
        <w:r w:rsidR="00FA792B">
          <w:rPr>
            <w:rFonts w:ascii="Times New Roman" w:eastAsia="Times New Roman" w:hAnsi="Times New Roman" w:cs="Times New Roman"/>
          </w:rPr>
          <w:t xml:space="preserve">highest impact on harbor seal trophic position with a coefficient of 0.4. </w:t>
        </w:r>
      </w:ins>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 xml:space="preserve">resulted in </w:t>
      </w:r>
      <w:r w:rsidR="00301E6E">
        <w:rPr>
          <w:rFonts w:ascii="Times New Roman" w:eastAsia="Times New Roman" w:hAnsi="Times New Roman" w:cs="Times New Roman"/>
        </w:rPr>
        <w:lastRenderedPageBreak/>
        <w:t>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ins w:id="438" w:author="Megan Feddern" w:date="2021-07-07T18:20:00Z">
        <w:r w:rsidR="00B61E04">
          <w:rPr>
            <w:rFonts w:ascii="Times New Roman" w:eastAsia="Times New Roman" w:hAnsi="Times New Roman" w:cs="Times New Roman"/>
          </w:rPr>
          <w:t>accounting</w:t>
        </w:r>
      </w:ins>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ins w:id="439" w:author="Megan Feddern" w:date="2021-07-07T18:14:00Z">
        <w:r w:rsidR="00C87079">
          <w:rPr>
            <w:rFonts w:ascii="Times New Roman" w:eastAsia="Times New Roman" w:hAnsi="Times New Roman" w:cs="Times New Roman"/>
          </w:rPr>
          <w:t>2a</w:t>
        </w:r>
      </w:ins>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ins w:id="440" w:author="Megan Feddern" w:date="2021-07-07T18:14:00Z">
        <w:r w:rsidR="00C87079">
          <w:rPr>
            <w:rFonts w:ascii="Times New Roman" w:eastAsia="Times New Roman" w:hAnsi="Times New Roman" w:cs="Times New Roman"/>
          </w:rPr>
          <w:t>as</w:t>
        </w:r>
      </w:ins>
      <w:r w:rsidR="00D24602">
        <w:rPr>
          <w:rFonts w:ascii="Times New Roman" w:eastAsia="Times New Roman" w:hAnsi="Times New Roman" w:cs="Times New Roman"/>
        </w:rPr>
        <w:t xml:space="preserve"> low </w:t>
      </w:r>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ins w:id="441" w:author="Megan Feddern" w:date="2021-07-07T18:14:00Z">
        <w:r w:rsidR="00C87079">
          <w:rPr>
            <w:rFonts w:ascii="Times New Roman" w:eastAsia="Times New Roman" w:hAnsi="Times New Roman" w:cs="Times New Roman"/>
          </w:rPr>
          <w:t xml:space="preserve">Columbia River discharge </w:t>
        </w:r>
      </w:ins>
      <w:r w:rsidR="00D24602">
        <w:rPr>
          <w:rFonts w:ascii="Times New Roman" w:eastAsia="Times New Roman" w:hAnsi="Times New Roman" w:cs="Times New Roman"/>
        </w:rPr>
        <w:t>(</w:t>
      </w:r>
      <w:ins w:id="442" w:author="Megan Feddern" w:date="2021-07-07T18:14:00Z">
        <w:r w:rsidR="00C87079">
          <w:rPr>
            <w:rFonts w:ascii="Times New Roman" w:eastAsia="Times New Roman" w:hAnsi="Times New Roman" w:cs="Times New Roman"/>
          </w:rPr>
          <w:t>0.4,</w:t>
        </w:r>
      </w:ins>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w:t>
      </w:r>
      <w:ins w:id="443" w:author="Megan Feddern" w:date="2021-07-07T18:20:00Z">
        <w:r w:rsidR="00B61E04">
          <w:rPr>
            <w:rFonts w:ascii="Times New Roman" w:eastAsia="Times New Roman" w:hAnsi="Times New Roman" w:cs="Times New Roman"/>
          </w:rPr>
          <w:t xml:space="preserve">also </w:t>
        </w:r>
      </w:ins>
      <w:r w:rsidR="001D2A81">
        <w:rPr>
          <w:rFonts w:ascii="Times New Roman" w:eastAsia="Times New Roman" w:hAnsi="Times New Roman" w:cs="Times New Roman"/>
        </w:rPr>
        <w:t xml:space="preserve">had </w:t>
      </w:r>
      <w:ins w:id="444" w:author="Megan Feddern" w:date="2021-07-07T18:15:00Z">
        <w:r w:rsidR="00C87079">
          <w:rPr>
            <w:rFonts w:ascii="Times New Roman" w:eastAsia="Times New Roman" w:hAnsi="Times New Roman" w:cs="Times New Roman"/>
          </w:rPr>
          <w:t xml:space="preserve">high </w:t>
        </w:r>
      </w:ins>
      <w:r w:rsidR="001D2A81">
        <w:rPr>
          <w:rFonts w:ascii="Times New Roman" w:eastAsia="Times New Roman" w:hAnsi="Times New Roman" w:cs="Times New Roman"/>
        </w:rPr>
        <w:t>coefficient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ins w:id="445" w:author="Megan Feddern" w:date="2021-07-13T09:42:00Z">
        <w:r w:rsidR="00F6393B">
          <w:rPr>
            <w:rFonts w:ascii="Times New Roman" w:eastAsia="Times New Roman" w:hAnsi="Times New Roman" w:cs="Times New Roman"/>
          </w:rPr>
          <w:t>which was similar across</w:t>
        </w:r>
        <w:r w:rsidR="00F6393B">
          <w:rPr>
            <w:rFonts w:ascii="Times New Roman" w:eastAsia="Times New Roman" w:hAnsi="Times New Roman" w:cs="Times New Roman"/>
          </w:rPr>
          <w:t xml:space="preserve"> </w:t>
        </w:r>
      </w:ins>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ins w:id="446" w:author="Megan Feddern" w:date="2021-07-07T18:20:00Z">
        <w:r w:rsidR="00B61E04">
          <w:rPr>
            <w:rFonts w:ascii="Times New Roman" w:eastAsia="Times New Roman" w:hAnsi="Times New Roman" w:cs="Times New Roman"/>
          </w:rPr>
          <w:t xml:space="preserve">best </w:t>
        </w:r>
      </w:ins>
      <w:r w:rsidR="001D2A81">
        <w:rPr>
          <w:rFonts w:ascii="Times New Roman" w:eastAsia="Times New Roman" w:hAnsi="Times New Roman" w:cs="Times New Roman"/>
        </w:rPr>
        <w:t>models</w:t>
      </w:r>
      <w:ins w:id="447" w:author="Megan Feddern" w:date="2021-07-07T18:15:00Z">
        <w:r w:rsidR="00C87079">
          <w:rPr>
            <w:rFonts w:ascii="Times New Roman" w:eastAsia="Times New Roman" w:hAnsi="Times New Roman" w:cs="Times New Roman"/>
          </w:rPr>
          <w:t>, demonstrating harbor seals in the Salish Sea feed lower in the food web than there coastal Washington counterparts.</w:t>
        </w:r>
      </w:ins>
    </w:p>
    <w:p w14:paraId="148708C2" w14:textId="654A1C2E"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w:t>
      </w:r>
      <w:r w:rsidR="007D3BE4">
        <w:rPr>
          <w:rFonts w:ascii="Times New Roman" w:eastAsia="Times New Roman" w:hAnsi="Times New Roman" w:cs="Times New Roman"/>
        </w:rPr>
        <w:t xml:space="preserve">Chinook </w:t>
      </w:r>
      <w:ins w:id="448" w:author="Megan Feddern" w:date="2021-07-13T09:43:00Z">
        <w:r w:rsidR="00487AE1">
          <w:rPr>
            <w:rFonts w:ascii="Times New Roman" w:eastAsia="Times New Roman" w:hAnsi="Times New Roman" w:cs="Times New Roman"/>
          </w:rPr>
          <w:t>abundance</w:t>
        </w:r>
      </w:ins>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ins w:id="449" w:author="Megan Feddern" w:date="2021-07-07T18:22:00Z">
        <w:r w:rsidR="007B2D00">
          <w:rPr>
            <w:rFonts w:ascii="Times New Roman" w:eastAsia="Times New Roman" w:hAnsi="Times New Roman" w:cs="Times New Roman"/>
          </w:rPr>
          <w:t>The physiological delay model and the 1-year ecological delay model had high model certainty with only one best model</w:t>
        </w:r>
      </w:ins>
      <w:ins w:id="450" w:author="Megan Feddern" w:date="2021-07-07T18:25:00Z">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w:t>
        </w:r>
      </w:ins>
      <w:ins w:id="451" w:author="Megan Feddern" w:date="2021-07-07T18:26:00Z">
        <w:r w:rsidR="00862D86">
          <w:rPr>
            <w:rFonts w:ascii="Times New Roman" w:eastAsia="Times New Roman" w:hAnsi="Times New Roman" w:cs="Times New Roman"/>
          </w:rPr>
          <w:t>10 &amp; S11)</w:t>
        </w:r>
      </w:ins>
      <w:ins w:id="452" w:author="Megan Feddern" w:date="2021-07-07T18:22:00Z">
        <w:r w:rsidR="007B2D00">
          <w:rPr>
            <w:rFonts w:ascii="Times New Roman" w:eastAsia="Times New Roman" w:hAnsi="Times New Roman" w:cs="Times New Roman"/>
          </w:rPr>
          <w:t>.</w:t>
        </w:r>
      </w:ins>
      <w:ins w:id="453" w:author="Megan Feddern" w:date="2021-07-07T18:25:00Z">
        <w:r w:rsidR="00862D86">
          <w:rPr>
            <w:rFonts w:ascii="Times New Roman" w:eastAsia="Times New Roman" w:hAnsi="Times New Roman" w:cs="Times New Roman"/>
          </w:rPr>
          <w:t xml:space="preserve"> </w:t>
        </w:r>
      </w:ins>
      <w:ins w:id="454" w:author="Megan Feddern" w:date="2021-07-07T18:26:00Z">
        <w:r w:rsidR="00862D86">
          <w:rPr>
            <w:rFonts w:ascii="Times New Roman" w:eastAsia="Times New Roman" w:hAnsi="Times New Roman" w:cs="Times New Roman"/>
          </w:rPr>
          <w:t xml:space="preserve">Chinook salmon escapement and </w:t>
        </w:r>
      </w:ins>
      <w:ins w:id="455" w:author="Megan Feddern" w:date="2021-07-07T18:27:00Z">
        <w:r w:rsidR="00862D86">
          <w:rPr>
            <w:rFonts w:ascii="Times New Roman" w:eastAsia="Times New Roman" w:hAnsi="Times New Roman" w:cs="Times New Roman"/>
          </w:rPr>
          <w:t xml:space="preserve">herring spawning biomass were correlated to trophic position in the </w:t>
        </w:r>
      </w:ins>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ins w:id="456" w:author="Megan Feddern" w:date="2021-07-07T18:27:00Z">
        <w:r w:rsidR="00862D86">
          <w:rPr>
            <w:rFonts w:ascii="Times New Roman" w:eastAsia="Times New Roman" w:hAnsi="Times New Roman" w:cs="Times New Roman"/>
          </w:rPr>
          <w:t>b, green circles</w:t>
        </w:r>
      </w:ins>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In contrast, the hake biomass in the </w:t>
      </w:r>
      <w:ins w:id="457" w:author="Megan Feddern" w:date="2021-07-07T18:27:00Z">
        <w:r w:rsidR="008B3731">
          <w:rPr>
            <w:rFonts w:ascii="Times New Roman" w:eastAsia="Times New Roman" w:hAnsi="Times New Roman" w:cs="Times New Roman"/>
          </w:rPr>
          <w:t>1</w:t>
        </w:r>
      </w:ins>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ins w:id="458" w:author="Megan Feddern" w:date="2021-07-07T18:27:00Z">
        <w:r w:rsidR="008B3731">
          <w:rPr>
            <w:rFonts w:ascii="Times New Roman" w:eastAsia="Times New Roman" w:hAnsi="Times New Roman" w:cs="Times New Roman"/>
          </w:rPr>
          <w:t xml:space="preserve">positively </w:t>
        </w:r>
      </w:ins>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ins w:id="459" w:author="Megan Feddern" w:date="2021-07-07T18:27:00Z">
        <w:r w:rsidR="008B3731">
          <w:rPr>
            <w:rFonts w:ascii="Times New Roman" w:eastAsia="Times New Roman" w:hAnsi="Times New Roman" w:cs="Times New Roman"/>
          </w:rPr>
          <w:t>b, blue square</w:t>
        </w:r>
      </w:ins>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ins w:id="460" w:author="Megan Feddern" w:date="2021-07-07T18:28:00Z">
        <w:r w:rsidR="008B3731">
          <w:rPr>
            <w:rFonts w:ascii="Times New Roman" w:eastAsia="Times New Roman" w:hAnsi="Times New Roman" w:cs="Times New Roman"/>
          </w:rPr>
          <w:t xml:space="preserve">higher </w:t>
        </w:r>
      </w:ins>
      <w:r w:rsidR="003D3733">
        <w:rPr>
          <w:rFonts w:ascii="Times New Roman" w:eastAsia="Times New Roman" w:hAnsi="Times New Roman" w:cs="Times New Roman"/>
        </w:rPr>
        <w:t xml:space="preserve">in the food web </w:t>
      </w:r>
      <w:ins w:id="461" w:author="Megan Feddern" w:date="2021-07-07T18:28:00Z">
        <w:r w:rsidR="008B3731">
          <w:rPr>
            <w:rFonts w:ascii="Times New Roman" w:eastAsia="Times New Roman" w:hAnsi="Times New Roman" w:cs="Times New Roman"/>
          </w:rPr>
          <w:t xml:space="preserve">one </w:t>
        </w:r>
      </w:ins>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w:t>
      </w:r>
      <w:ins w:id="462" w:author="Megan Feddern" w:date="2021-07-07T18:28:00Z">
        <w:r w:rsidR="008B3731">
          <w:rPr>
            <w:rFonts w:ascii="Times New Roman" w:eastAsia="Times New Roman" w:hAnsi="Times New Roman" w:cs="Times New Roman"/>
          </w:rPr>
          <w:t xml:space="preserve">Chinook </w:t>
        </w:r>
      </w:ins>
      <w:ins w:id="463" w:author="Megan Feddern" w:date="2021-07-07T18:29:00Z">
        <w:r w:rsidR="008B3731">
          <w:rPr>
            <w:rFonts w:ascii="Times New Roman" w:eastAsia="Times New Roman" w:hAnsi="Times New Roman" w:cs="Times New Roman"/>
          </w:rPr>
          <w:t xml:space="preserve">salmon </w:t>
        </w:r>
      </w:ins>
      <w:ins w:id="464" w:author="Megan Feddern" w:date="2021-07-07T18:28:00Z">
        <w:r w:rsidR="008B3731">
          <w:rPr>
            <w:rFonts w:ascii="Times New Roman" w:eastAsia="Times New Roman" w:hAnsi="Times New Roman" w:cs="Times New Roman"/>
          </w:rPr>
          <w:t>smolt production</w:t>
        </w:r>
      </w:ins>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ins w:id="465" w:author="Megan Feddern" w:date="2021-07-07T18:28:00Z">
        <w:r w:rsidR="008B3731">
          <w:rPr>
            <w:rFonts w:ascii="Times New Roman" w:eastAsia="Times New Roman" w:hAnsi="Times New Roman" w:cs="Times New Roman"/>
          </w:rPr>
          <w:t>b, pink diamond</w:t>
        </w:r>
      </w:ins>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ins w:id="466" w:author="Megan Feddern" w:date="2021-07-07T18:30:00Z">
        <w:r w:rsidR="008B3731">
          <w:rPr>
            <w:rFonts w:ascii="Times New Roman" w:eastAsia="Times New Roman" w:hAnsi="Times New Roman" w:cs="Times New Roman"/>
          </w:rPr>
          <w:t xml:space="preserve"> indicating harbor seals feed higher in the food web two years after a year of above average smolt production</w:t>
        </w:r>
      </w:ins>
      <w:r w:rsidR="000E17B0" w:rsidRPr="000E17B0">
        <w:rPr>
          <w:rFonts w:ascii="Times New Roman" w:eastAsia="Times New Roman" w:hAnsi="Times New Roman" w:cs="Times New Roman"/>
          <w:sz w:val="20"/>
        </w:rPr>
        <w:t>.</w:t>
      </w:r>
      <w:ins w:id="467" w:author="Megan Feddern" w:date="2021-07-07T18:30:00Z">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 2-year ecological</w:t>
        </w:r>
      </w:ins>
      <w:ins w:id="468" w:author="Megan Feddern" w:date="2021-07-07T18:31:00Z">
        <w:r w:rsidR="008B3731">
          <w:rPr>
            <w:rFonts w:ascii="Times New Roman" w:eastAsia="Times New Roman" w:hAnsi="Times New Roman" w:cs="Times New Roman"/>
          </w:rPr>
          <w:t xml:space="preserve"> delay model had model uncertainty</w:t>
        </w:r>
      </w:ins>
      <w:ins w:id="469" w:author="Megan Feddern" w:date="2021-07-07T18:32:00Z">
        <w:r w:rsidR="00E97056">
          <w:rPr>
            <w:rFonts w:ascii="Times New Roman" w:eastAsia="Times New Roman" w:hAnsi="Times New Roman" w:cs="Times New Roman"/>
          </w:rPr>
          <w:t xml:space="preserve"> and s</w:t>
        </w:r>
      </w:ins>
      <w:ins w:id="470" w:author="Megan Feddern" w:date="2021-07-07T18:33:00Z">
        <w:r w:rsidR="00E97056">
          <w:rPr>
            <w:rFonts w:ascii="Times New Roman" w:eastAsia="Times New Roman" w:hAnsi="Times New Roman" w:cs="Times New Roman"/>
          </w:rPr>
          <w:t xml:space="preserve">ix models had </w:t>
        </w:r>
        <w:r w:rsidR="00E97056" w:rsidRPr="007B2D00">
          <w:rPr>
            <w:rFonts w:ascii="Times New Roman" w:eastAsia="Times New Roman" w:hAnsi="Times New Roman" w:cs="Times New Roman"/>
          </w:rPr>
          <w:t>∆</w:t>
        </w:r>
        <w:proofErr w:type="spellStart"/>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&lt; 2</w:t>
        </w:r>
      </w:ins>
      <w:ins w:id="471" w:author="Megan Feddern" w:date="2021-07-07T18:32:00Z">
        <w:r w:rsidR="00E97056">
          <w:rPr>
            <w:rFonts w:ascii="Times New Roman" w:eastAsia="Times New Roman" w:hAnsi="Times New Roman" w:cs="Times New Roman"/>
          </w:rPr>
          <w:t xml:space="preserve"> </w:t>
        </w:r>
      </w:ins>
      <w:ins w:id="472" w:author="Megan Feddern" w:date="2021-07-07T18:33:00Z">
        <w:r w:rsidR="00E97056">
          <w:rPr>
            <w:rFonts w:ascii="Times New Roman" w:eastAsia="Times New Roman" w:hAnsi="Times New Roman" w:cs="Times New Roman"/>
          </w:rPr>
          <w:t>including the location only</w:t>
        </w:r>
      </w:ins>
      <w:ins w:id="473" w:author="Megan Feddern" w:date="2021-07-13T09:45:00Z">
        <w:r w:rsidR="00487AE1">
          <w:rPr>
            <w:rFonts w:ascii="Times New Roman" w:eastAsia="Times New Roman" w:hAnsi="Times New Roman" w:cs="Times New Roman"/>
          </w:rPr>
          <w:t xml:space="preserve"> model</w:t>
        </w:r>
      </w:ins>
      <w:ins w:id="474" w:author="Megan Feddern" w:date="2021-07-07T18:31:00Z">
        <w:r w:rsidR="008B3731">
          <w:rPr>
            <w:rFonts w:ascii="Times New Roman" w:eastAsia="Times New Roman" w:hAnsi="Times New Roman" w:cs="Times New Roman"/>
          </w:rPr>
          <w:t xml:space="preserve">. </w:t>
        </w:r>
      </w:ins>
      <w:ins w:id="475" w:author="Megan Feddern" w:date="2021-07-07T18:33:00Z">
        <w:r w:rsidR="00E97056">
          <w:rPr>
            <w:rFonts w:ascii="Times New Roman" w:eastAsia="Times New Roman" w:hAnsi="Times New Roman" w:cs="Times New Roman"/>
          </w:rPr>
          <w:lastRenderedPageBreak/>
          <w:t xml:space="preserve">Regardless, Chinook salmon smolt production was included in the top 3 models and had a total </w:t>
        </w:r>
      </w:ins>
      <w:proofErr w:type="spellStart"/>
      <w:ins w:id="476" w:author="Megan Feddern" w:date="2021-07-07T18:36:00Z">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ins>
      <w:proofErr w:type="spellEnd"/>
      <w:ins w:id="477" w:author="Megan Feddern" w:date="2021-07-07T18:33:00Z">
        <w:r w:rsidR="00E97056">
          <w:rPr>
            <w:rFonts w:ascii="Times New Roman" w:eastAsia="Times New Roman" w:hAnsi="Times New Roman" w:cs="Times New Roman"/>
          </w:rPr>
          <w:t xml:space="preserve"> weight of </w:t>
        </w:r>
      </w:ins>
      <w:ins w:id="478" w:author="Megan Feddern" w:date="2021-07-07T18:36:00Z">
        <w:r w:rsidR="00E97056">
          <w:rPr>
            <w:rFonts w:ascii="Times New Roman" w:eastAsia="Times New Roman" w:hAnsi="Times New Roman" w:cs="Times New Roman"/>
          </w:rPr>
          <w:t xml:space="preserve">0.52 </w:t>
        </w:r>
      </w:ins>
      <w:ins w:id="479" w:author="Megan Feddern" w:date="2021-07-07T18:33:00Z">
        <w:r w:rsidR="00E97056">
          <w:rPr>
            <w:rFonts w:ascii="Times New Roman" w:eastAsia="Times New Roman" w:hAnsi="Times New Roman" w:cs="Times New Roman"/>
          </w:rPr>
          <w:t xml:space="preserve">across the entire </w:t>
        </w:r>
      </w:ins>
      <w:ins w:id="480" w:author="Megan Feddern" w:date="2021-07-07T18:34:00Z">
        <w:r w:rsidR="00E97056">
          <w:rPr>
            <w:rFonts w:ascii="Times New Roman" w:eastAsia="Times New Roman" w:hAnsi="Times New Roman" w:cs="Times New Roman"/>
          </w:rPr>
          <w:t xml:space="preserve">candidate model set. </w:t>
        </w:r>
      </w:ins>
      <w:ins w:id="481" w:author="Megan Feddern" w:date="2021-07-07T18:31:00Z">
        <w:r w:rsidR="008B3731">
          <w:rPr>
            <w:rFonts w:ascii="Times New Roman" w:eastAsia="Times New Roman" w:hAnsi="Times New Roman" w:cs="Times New Roman"/>
          </w:rPr>
          <w:t xml:space="preserve"> </w:t>
        </w:r>
      </w:ins>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6388296F"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Pr="00500EAC">
        <w:rPr>
          <w:rFonts w:ascii="Times New Roman" w:eastAsia="Times New Roman" w:hAnsi="Times New Roman" w:cs="Times New Roman"/>
        </w:rPr>
        <w:t xml:space="preserve">We found that both </w:t>
      </w:r>
      <w:ins w:id="482" w:author="Megan Feddern" w:date="2021-07-09T10:06:00Z">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ins>
      <w:r w:rsidRPr="00500EAC">
        <w:rPr>
          <w:rFonts w:ascii="Times New Roman" w:eastAsia="Times New Roman" w:hAnsi="Times New Roman" w:cs="Times New Roman"/>
        </w:rPr>
        <w:t>conditions and prey availability impact predator trophic ecology, however, the magnitude and time scale in which predators respond varies based on individual drivers</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sea surface temperature) had </w:t>
      </w:r>
      <w:ins w:id="483" w:author="Megan Feddern" w:date="2021-07-09T10:06:00Z">
        <w:r w:rsidR="000E56F3">
          <w:rPr>
            <w:rFonts w:ascii="Times New Roman" w:eastAsia="Times New Roman" w:hAnsi="Times New Roman" w:cs="Times New Roman"/>
          </w:rPr>
          <w:t xml:space="preserve">a </w:t>
        </w:r>
      </w:ins>
      <w:r w:rsidRPr="00500EAC">
        <w:rPr>
          <w:rFonts w:ascii="Times New Roman" w:eastAsia="Times New Roman" w:hAnsi="Times New Roman" w:cs="Times New Roman"/>
        </w:rPr>
        <w:t>multi-year delay in predator 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ins w:id="484" w:author="Megan Feddern" w:date="2021-07-13T09:45:00Z">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ins>
      <w:r w:rsidRPr="00500EAC">
        <w:rPr>
          <w:rFonts w:ascii="Times New Roman" w:eastAsia="Times New Roman" w:hAnsi="Times New Roman" w:cs="Times New Roman"/>
        </w:rPr>
        <w:t>continue to manifest for multiple years into the future</w:t>
      </w:r>
      <w:r w:rsidR="000E17B0" w:rsidRPr="000E17B0">
        <w:rPr>
          <w:rFonts w:ascii="Times New Roman" w:eastAsia="Times New Roman" w:hAnsi="Times New Roman" w:cs="Times New Roman"/>
          <w:sz w:val="20"/>
        </w:rPr>
        <w: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1B63EEC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coastal Washington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ins w:id="485" w:author="Megan Feddern" w:date="2021-07-09T10:07:00Z">
        <w:r w:rsidR="004B3C61">
          <w:rPr>
            <w:rFonts w:ascii="Times New Roman" w:eastAsia="Times New Roman" w:hAnsi="Times New Roman" w:cs="Times New Roman"/>
          </w:rPr>
          <w:t xml:space="preserve"> and</w:t>
        </w:r>
      </w:ins>
      <w:r>
        <w:rPr>
          <w:rFonts w:ascii="Times New Roman" w:eastAsia="Times New Roman" w:hAnsi="Times New Roman" w:cs="Times New Roman"/>
        </w:rPr>
        <w:t xml:space="preserve"> summer sea surface temperature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FB492F">
        <w:rPr>
          <w:rFonts w:ascii="Times New Roman" w:eastAsia="Times New Roman" w:hAnsi="Times New Roman" w:cs="Times New Roman"/>
        </w:rPr>
        <w:t>2</w:t>
      </w:r>
      <w:ins w:id="486" w:author="Megan Feddern" w:date="2021-07-09T10:08:00Z">
        <w:r w:rsidR="004B3C61">
          <w:rPr>
            <w:rFonts w:ascii="Times New Roman" w:eastAsia="Times New Roman" w:hAnsi="Times New Roman" w:cs="Times New Roman"/>
          </w:rPr>
          <w:t>a</w:t>
        </w:r>
      </w:ins>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ins w:id="487" w:author="Megan Feddern" w:date="2021-07-09T10:08:00Z">
        <w:r w:rsidR="004B3C61">
          <w:rPr>
            <w:rFonts w:ascii="Times New Roman" w:eastAsia="Times New Roman" w:hAnsi="Times New Roman" w:cs="Times New Roman"/>
          </w:rPr>
          <w:t>a</w:t>
        </w:r>
      </w:ins>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lastRenderedPageBreak/>
        <w:t>Delayed trophic position response to prey abundance</w:t>
      </w:r>
    </w:p>
    <w:p w14:paraId="451E963B" w14:textId="1CDB8BCF"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been frequently 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ins w:id="488" w:author="Megan Feddern" w:date="2021-07-09T10:10:00Z">
        <w:r w:rsidR="004B3C61">
          <w:rPr>
            <w:rFonts w:ascii="Times New Roman" w:eastAsia="Times New Roman" w:hAnsi="Times New Roman" w:cs="Times New Roman"/>
          </w:rPr>
          <w:t>a positive relationship with</w:t>
        </w:r>
      </w:ins>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proofErr w:type="gramStart"/>
      <w:r w:rsidR="00E171AD">
        <w:rPr>
          <w:rFonts w:ascii="Times New Roman" w:eastAsia="Times New Roman" w:hAnsi="Times New Roman" w:cs="Times New Roman"/>
        </w:rPr>
        <w:t>are in agreement</w:t>
      </w:r>
      <w:proofErr w:type="gramEnd"/>
      <w:r w:rsidR="00E171AD">
        <w:rPr>
          <w:rFonts w:ascii="Times New Roman" w:eastAsia="Times New Roman" w:hAnsi="Times New Roman" w:cs="Times New Roman"/>
        </w:rPr>
        <w:t xml:space="preserve"> with the findings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ins w:id="489" w:author="Megan Feddern" w:date="2021-07-09T10:11:00Z">
        <w:r w:rsidR="00AC72F2">
          <w:rPr>
            <w:rFonts w:ascii="Times New Roman" w:eastAsia="Times New Roman" w:hAnsi="Times New Roman" w:cs="Times New Roman"/>
          </w:rPr>
          <w:t>b</w:t>
        </w:r>
      </w:ins>
      <w:r w:rsidR="00FB492F">
        <w:rPr>
          <w:rFonts w:ascii="Times New Roman" w:eastAsia="Times New Roman" w:hAnsi="Times New Roman" w:cs="Times New Roman"/>
        </w:rPr>
        <w:t xml:space="preserve">)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Consumption of a greater proportion of adult herring </w:t>
      </w:r>
      <w:ins w:id="490" w:author="Megan Feddern" w:date="2021-07-09T10:12:00Z">
        <w:r w:rsidR="00AC72F2">
          <w:rPr>
            <w:rFonts w:ascii="Times New Roman" w:eastAsia="Times New Roman" w:hAnsi="Times New Roman" w:cs="Times New Roman"/>
          </w:rPr>
          <w:t>in years when spawning biomass is high explains this result</w:t>
        </w:r>
      </w:ins>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Alternatively, this result may be due to covariation between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ins w:id="491" w:author="Megan Feddern" w:date="2021-07-09T10:12:00Z">
        <w:r w:rsidR="00AC72F2">
          <w:rPr>
            <w:rFonts w:ascii="Times New Roman" w:eastAsia="Times New Roman" w:hAnsi="Times New Roman" w:cs="Times New Roman"/>
          </w:rPr>
          <w:t>was</w:t>
        </w:r>
      </w:ins>
      <w:r w:rsidR="007D081D">
        <w:rPr>
          <w:rFonts w:ascii="Times New Roman" w:eastAsia="Times New Roman" w:hAnsi="Times New Roman" w:cs="Times New Roman"/>
        </w:rPr>
        <w:t xml:space="preserve"> also correlated to harbor seal trophic position </w:t>
      </w:r>
      <w:ins w:id="492" w:author="Megan Feddern" w:date="2021-07-09T10:12:00Z">
        <w:r w:rsidR="00AC72F2">
          <w:rPr>
            <w:rFonts w:ascii="Times New Roman" w:eastAsia="Times New Roman" w:hAnsi="Times New Roman" w:cs="Times New Roman"/>
          </w:rPr>
          <w:t>in the physiological delay model</w:t>
        </w:r>
      </w:ins>
      <w:r w:rsidR="007D081D">
        <w:rPr>
          <w:rFonts w:ascii="Times New Roman" w:eastAsia="Times New Roman" w:hAnsi="Times New Roman" w:cs="Times New Roman"/>
        </w:rPr>
        <w:t xml:space="preserve"> and </w:t>
      </w:r>
      <w:ins w:id="493" w:author="Megan Feddern" w:date="2021-07-09T10:12:00Z">
        <w:r w:rsidR="00AC72F2">
          <w:rPr>
            <w:rFonts w:ascii="Times New Roman" w:eastAsia="Times New Roman" w:hAnsi="Times New Roman" w:cs="Times New Roman"/>
          </w:rPr>
          <w:t xml:space="preserve">is </w:t>
        </w:r>
      </w:ins>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5C2C0A07"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index 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w:t>
      </w:r>
      <w:r w:rsidR="00493D53" w:rsidRPr="00493D53">
        <w:rPr>
          <w:rFonts w:ascii="Times New Roman" w:hAnsi="Times New Roman" w:cs="Times New Roman"/>
          <w:color w:val="111111"/>
          <w:shd w:val="clear" w:color="auto" w:fill="FFFFFF"/>
        </w:rPr>
        <w:lastRenderedPageBreak/>
        <w:t>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493D53">
        <w:rPr>
          <w:rFonts w:ascii="Times New Roman" w:hAnsi="Times New Roman" w:cs="Times New Roman"/>
          <w:color w:val="111111"/>
          <w:shd w:val="clear" w:color="auto" w:fill="FFFFFF"/>
        </w:rPr>
        <w:t>1</w:t>
      </w:r>
      <w:r w:rsidR="00493D53" w:rsidRPr="00F61BA5">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ins w:id="494" w:author="Megan Feddern" w:date="2021-07-09T10:54:00Z">
        <w:r w:rsidR="005B47B0">
          <w:rPr>
            <w:rFonts w:ascii="Times New Roman" w:eastAsia="Times New Roman" w:hAnsi="Times New Roman" w:cs="Times New Roman"/>
          </w:rPr>
          <w:t xml:space="preserve"> </w:t>
        </w:r>
      </w:ins>
      <w:ins w:id="495" w:author="Megan Feddern" w:date="2021-07-09T10:53:00Z">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ins>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t>
      </w:r>
      <w:ins w:id="496" w:author="Megan Feddern" w:date="2021-07-09T10:54:00Z">
        <w:r w:rsidR="005B47B0">
          <w:rPr>
            <w:rFonts w:ascii="Times New Roman" w:eastAsia="Times New Roman" w:hAnsi="Times New Roman" w:cs="Times New Roman"/>
          </w:rPr>
          <w:t>sh</w:t>
        </w:r>
      </w:ins>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w:t>
      </w:r>
      <w:bookmarkStart w:id="497" w:name="_GoBack"/>
      <w:bookmarkEnd w:id="497"/>
      <w:r w:rsidR="00FF77CC">
        <w:rPr>
          <w:rFonts w:ascii="Times New Roman" w:eastAsia="Times New Roman" w:hAnsi="Times New Roman" w:cs="Times New Roman"/>
        </w:rPr>
        <w:t>2-ocean fish which are then predated on by harbor seals</w:t>
      </w:r>
      <w:ins w:id="498" w:author="Megan Feddern" w:date="2021-07-09T10:54:00Z">
        <w:r w:rsidR="005B47B0">
          <w:rPr>
            <w:rFonts w:ascii="Times New Roman" w:eastAsia="Times New Roman" w:hAnsi="Times New Roman" w:cs="Times New Roman"/>
          </w:rPr>
          <w:t xml:space="preserve"> likely as they return to nearshore area</w:t>
        </w:r>
      </w:ins>
      <w:ins w:id="499" w:author="Megan Feddern" w:date="2021-07-09T10:55:00Z">
        <w:r w:rsidR="005B47B0">
          <w:rPr>
            <w:rFonts w:ascii="Times New Roman" w:eastAsia="Times New Roman" w:hAnsi="Times New Roman" w:cs="Times New Roman"/>
          </w:rPr>
          <w:t>s to spawn</w:t>
        </w:r>
      </w:ins>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2017,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FF77C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1A41C0">
        <w:rPr>
          <w:rFonts w:ascii="Times New Roman" w:eastAsia="Times New Roman" w:hAnsi="Times New Roman" w:cs="Times New Roman"/>
        </w:rPr>
        <w:t>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A31426">
        <w:rPr>
          <w:rFonts w:ascii="Times New Roman" w:eastAsia="Times New Roman" w:hAnsi="Times New Roman" w:cs="Times New Roman"/>
        </w:rPr>
        <w:t xml:space="preserve">shows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260AF069"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lastRenderedPageBreak/>
        <w:tab/>
        <w:t>Management of predators that consume threatened, economically important prey species such as harbor seals requires extensive management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w:t>
      </w:r>
      <w:ins w:id="500" w:author="Megan Feddern" w:date="2021-07-09T10:57:00Z">
        <w:r w:rsidR="009B4809">
          <w:rPr>
            <w:rFonts w:ascii="Times New Roman" w:hAnsi="Times New Roman" w:cs="Times New Roman"/>
          </w:rPr>
          <w:t>predator</w:t>
        </w:r>
      </w:ins>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strategies for managing harbor seal prey given their dynamic foraging strategies</w:t>
      </w:r>
      <w:r w:rsidR="000E17B0" w:rsidRPr="000E17B0">
        <w:rPr>
          <w:rFonts w:ascii="Times New Roman" w:hAnsi="Times New Roman" w:cs="Times New Roman"/>
          <w:sz w:val="20"/>
        </w:rPr>
        <w:t>.</w:t>
      </w:r>
      <w:r>
        <w:rPr>
          <w:rFonts w:ascii="Times New Roman" w:hAnsi="Times New Roman" w:cs="Times New Roman"/>
        </w:rPr>
        <w:t xml:space="preserve"> </w:t>
      </w:r>
    </w:p>
    <w:p w14:paraId="3E36A5F4" w14:textId="3B25D9A3"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ins w:id="501" w:author="Megan Feddern" w:date="2021-07-13T09:26:00Z">
        <w:r w:rsidR="002703D8" w:rsidRPr="0091671B">
          <w:rPr>
            <w:rFonts w:ascii="Times New Roman" w:eastAsia="Times New Roman" w:hAnsi="Times New Roman" w:cs="Times New Roman"/>
            <w:i/>
            <w:lang w:val="el-GR"/>
          </w:rPr>
          <w:t>β</w:t>
        </w:r>
      </w:ins>
      <w:del w:id="502" w:author="Megan Feddern" w:date="2021-07-13T09:26:00Z">
        <w:r w:rsidDel="002703D8">
          <w:rPr>
            <w:rFonts w:ascii="Times New Roman" w:eastAsia="Times New Roman" w:hAnsi="Times New Roman" w:cs="Times New Roman"/>
            <w:i/>
          </w:rPr>
          <w:delText>beta</w:delText>
        </w:r>
      </w:del>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p>
    <w:p w14:paraId="4B676D47" w14:textId="59F3E093" w:rsidR="0025272F"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1856B1">
        <w:rPr>
          <w:rFonts w:ascii="Times New Roman" w:eastAsia="Times New Roman" w:hAnsi="Times New Roman" w:cs="Times New Roman"/>
        </w:rPr>
        <w:t xml:space="preserve"> by providing</w:t>
      </w:r>
      <w:r w:rsidR="00500DBC">
        <w:rPr>
          <w:rFonts w:ascii="Times New Roman" w:eastAsia="Times New Roman" w:hAnsi="Times New Roman" w:cs="Times New Roman"/>
        </w:rPr>
        <w:t xml:space="preserve">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2009</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2015</w:t>
      </w:r>
      <w:r w:rsidR="00500DBC">
        <w:rPr>
          <w:rFonts w:ascii="Times New Roman" w:eastAsia="Times New Roman" w:hAnsi="Times New Roman" w:cs="Times New Roman"/>
        </w:rPr>
        <w:t>)</w:t>
      </w:r>
      <w:r w:rsidR="003E7B7F">
        <w:rPr>
          <w:rFonts w:ascii="Times New Roman" w:eastAsia="Times New Roman" w:hAnsi="Times New Roman" w:cs="Times New Roman"/>
        </w:rPr>
        <w:t>,</w:t>
      </w:r>
      <w:r w:rsidR="00500DBC">
        <w:rPr>
          <w:rFonts w:ascii="Times New Roman" w:eastAsia="Times New Roman" w:hAnsi="Times New Roman" w:cs="Times New Roman"/>
        </w:rPr>
        <w:t xml:space="preserve"> which </w:t>
      </w:r>
      <w:r w:rsidR="003E7B7F">
        <w:rPr>
          <w:rFonts w:ascii="Times New Roman" w:eastAsia="Times New Roman" w:hAnsi="Times New Roman" w:cs="Times New Roman"/>
        </w:rPr>
        <w:t xml:space="preserve">vary </w:t>
      </w:r>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2021</w:t>
      </w:r>
      <w:r w:rsidR="00827A90">
        <w:rPr>
          <w:rFonts w:ascii="Times New Roman" w:eastAsia="Times New Roman" w:hAnsi="Times New Roman" w:cs="Times New Roman"/>
        </w:rPr>
        <w:t>, Sherwood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2014</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29050CE5" w14:textId="32567B2F" w:rsidR="004A263B" w:rsidRDefault="0025272F" w:rsidP="004A263B">
      <w:pPr>
        <w:spacing w:line="480" w:lineRule="auto"/>
        <w:rPr>
          <w:ins w:id="503" w:author="Megan Feddern" w:date="2021-07-09T12:14:00Z"/>
          <w:rFonts w:ascii="Times New Roman" w:eastAsia="Times New Roman" w:hAnsi="Times New Roman" w:cs="Times New Roman"/>
        </w:rPr>
      </w:pPr>
      <w:r>
        <w:rPr>
          <w:rFonts w:ascii="Times New Roman" w:eastAsia="Times New Roman" w:hAnsi="Times New Roman" w:cs="Times New Roman"/>
        </w:rPr>
        <w:lastRenderedPageBreak/>
        <w:tab/>
        <w:t xml:space="preserve">Despite its benefits </w:t>
      </w:r>
      <w:r w:rsidR="00500DBC">
        <w:rPr>
          <w:rFonts w:ascii="Times New Roman" w:eastAsia="Times New Roman" w:hAnsi="Times New Roman" w:cs="Times New Roman"/>
        </w:rPr>
        <w:t>CS</w:t>
      </w:r>
      <w:ins w:id="504" w:author="Megan Feddern" w:date="2021-07-09T12:12:00Z">
        <w:r w:rsidR="00561ABB">
          <w:rPr>
            <w:rFonts w:ascii="Times New Roman" w:eastAsia="Times New Roman" w:hAnsi="Times New Roman" w:cs="Times New Roman"/>
          </w:rPr>
          <w:t>S</w:t>
        </w:r>
      </w:ins>
      <w:r w:rsidR="00500DBC">
        <w:rPr>
          <w:rFonts w:ascii="Times New Roman" w:eastAsia="Times New Roman" w:hAnsi="Times New Roman" w:cs="Times New Roman"/>
        </w:rPr>
        <w:t>I</w:t>
      </w:r>
      <w:del w:id="505" w:author="Megan Feddern" w:date="2021-07-09T12:12:00Z">
        <w:r w:rsidR="00500DBC" w:rsidDel="00561ABB">
          <w:rPr>
            <w:rFonts w:ascii="Times New Roman" w:eastAsia="Times New Roman" w:hAnsi="Times New Roman" w:cs="Times New Roman"/>
          </w:rPr>
          <w:delText>A</w:delText>
        </w:r>
      </w:del>
      <w:r w:rsidR="00500DBC">
        <w:rPr>
          <w:rFonts w:ascii="Times New Roman" w:eastAsia="Times New Roman" w:hAnsi="Times New Roman" w:cs="Times New Roman"/>
        </w:rPr>
        <w:t>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2015,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del w:id="506" w:author="Megan Feddern" w:date="2021-07-09T12:12:00Z">
        <w:r w:rsidR="00500DBC" w:rsidDel="00561ABB">
          <w:rPr>
            <w:rFonts w:ascii="Times New Roman" w:eastAsia="Times New Roman" w:hAnsi="Times New Roman" w:cs="Times New Roman"/>
          </w:rPr>
          <w:delText xml:space="preserve">CSIAA </w:delText>
        </w:r>
      </w:del>
      <w:ins w:id="507" w:author="Megan Feddern" w:date="2021-07-09T12:12:00Z">
        <w:r w:rsidR="00561ABB">
          <w:rPr>
            <w:rFonts w:ascii="Times New Roman" w:eastAsia="Times New Roman" w:hAnsi="Times New Roman" w:cs="Times New Roman"/>
          </w:rPr>
          <w:t>CSS</w:t>
        </w:r>
      </w:ins>
      <w:ins w:id="508" w:author="Megan Feddern" w:date="2021-07-09T12:13:00Z">
        <w:r w:rsidR="00561ABB">
          <w:rPr>
            <w:rFonts w:ascii="Times New Roman" w:eastAsia="Times New Roman" w:hAnsi="Times New Roman" w:cs="Times New Roman"/>
          </w:rPr>
          <w:t>I</w:t>
        </w:r>
      </w:ins>
      <w:ins w:id="509" w:author="Megan Feddern" w:date="2021-07-09T12:12:00Z">
        <w:r w:rsidR="00561ABB">
          <w:rPr>
            <w:rFonts w:ascii="Times New Roman" w:eastAsia="Times New Roman" w:hAnsi="Times New Roman" w:cs="Times New Roman"/>
          </w:rPr>
          <w:t xml:space="preserve">A </w:t>
        </w:r>
      </w:ins>
      <w:r w:rsidR="00500DBC">
        <w:rPr>
          <w:rFonts w:ascii="Times New Roman" w:eastAsia="Times New Roman" w:hAnsi="Times New Roman" w:cs="Times New Roman"/>
        </w:rPr>
        <w:t xml:space="preserve">for trophic position studies requires careful considerations of the trophic discrimination factors and </w:t>
      </w:r>
      <w:ins w:id="510" w:author="Megan Feddern" w:date="2021-07-13T09:26:00Z">
        <w:r w:rsidR="002703D8" w:rsidRPr="0091671B">
          <w:rPr>
            <w:rFonts w:ascii="Times New Roman" w:eastAsia="Times New Roman" w:hAnsi="Times New Roman" w:cs="Times New Roman"/>
            <w:i/>
            <w:lang w:val="el-GR"/>
          </w:rPr>
          <w:t>β</w:t>
        </w:r>
      </w:ins>
      <w:del w:id="511" w:author="Megan Feddern" w:date="2021-07-13T09:26:00Z">
        <w:r w:rsidR="00500DBC" w:rsidDel="002703D8">
          <w:rPr>
            <w:rFonts w:ascii="Times New Roman" w:eastAsia="Times New Roman" w:hAnsi="Times New Roman" w:cs="Times New Roman"/>
          </w:rPr>
          <w:delText>beta</w:delText>
        </w:r>
      </w:del>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5 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Primary producers that utilize the C4 photosynthesis pathway such as sea grasses and some macrophytes (i</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395DE8">
        <w:rPr>
          <w:rFonts w:ascii="Times New Roman" w:eastAsia="Times New Roman" w:hAnsi="Times New Roman" w:cs="Times New Roman"/>
          <w:i/>
        </w:rPr>
        <w:t>Ulva spp</w:t>
      </w:r>
      <w:r w:rsidR="000E17B0" w:rsidRPr="000E17B0">
        <w:rPr>
          <w:rFonts w:ascii="Times New Roman" w:eastAsia="Times New Roman" w:hAnsi="Times New Roman" w:cs="Times New Roman"/>
          <w:i/>
          <w:sz w:val="20"/>
        </w:rPr>
        <w:t>.</w:t>
      </w:r>
      <w:r w:rsidR="00395DE8">
        <w:rPr>
          <w:rFonts w:ascii="Times New Roman" w:eastAsia="Times New Roman" w:hAnsi="Times New Roman" w:cs="Times New Roman"/>
        </w:rPr>
        <w:t xml:space="preserve">) have substantially lower discrimination between trophic amino acids and </w:t>
      </w:r>
      <w:proofErr w:type="spellStart"/>
      <w:r w:rsidR="00395DE8">
        <w:rPr>
          <w:rFonts w:ascii="Times New Roman" w:eastAsia="Times New Roman" w:hAnsi="Times New Roman" w:cs="Times New Roman"/>
        </w:rPr>
        <w:t>phenyalanine</w:t>
      </w:r>
      <w:proofErr w:type="spellEnd"/>
      <w:r w:rsidR="00395DE8">
        <w:rPr>
          <w:rFonts w:ascii="Times New Roman" w:eastAsia="Times New Roman" w:hAnsi="Times New Roman" w:cs="Times New Roman"/>
        </w:rPr>
        <w:t xml:space="preserve"> than C3 producers (Choi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C4 derived organic matter is utilized in marine food webs and trophic position calculations assume only C3 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ins w:id="512" w:author="Megan Feddern" w:date="2021-07-09T12:13:00Z">
        <w:r w:rsidR="00561ABB">
          <w:rPr>
            <w:rFonts w:ascii="Times New Roman" w:eastAsia="Times New Roman" w:hAnsi="Times New Roman" w:cs="Times New Roman"/>
          </w:rPr>
          <w:t xml:space="preserve">evidence of </w:t>
        </w:r>
      </w:ins>
      <w:r w:rsidR="00395DE8">
        <w:rPr>
          <w:rFonts w:ascii="Times New Roman" w:eastAsia="Times New Roman" w:hAnsi="Times New Roman" w:cs="Times New Roman"/>
        </w:rPr>
        <w:t xml:space="preserve">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is expected C4 primary producers contribute to Salish Sea and coastal Washington food webs in which harbor seals forage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7F2E56">
        <w:rPr>
          <w:rFonts w:ascii="Times New Roman" w:eastAsia="Times New Roman" w:hAnsi="Times New Roman" w:cs="Times New Roman"/>
        </w:rPr>
        <w:t>variable</w:t>
      </w:r>
      <w:r w:rsidR="00395DE8">
        <w:rPr>
          <w:rFonts w:ascii="Times New Roman" w:eastAsia="Times New Roman" w:hAnsi="Times New Roman" w:cs="Times New Roman"/>
        </w:rPr>
        <w:t xml:space="preserve"> </w:t>
      </w:r>
      <w:ins w:id="513" w:author="Megan Feddern" w:date="2021-07-13T09:26:00Z">
        <w:r w:rsidR="002703D8" w:rsidRPr="0091671B">
          <w:rPr>
            <w:rFonts w:ascii="Times New Roman" w:eastAsia="Times New Roman" w:hAnsi="Times New Roman" w:cs="Times New Roman"/>
            <w:i/>
            <w:lang w:val="el-GR"/>
          </w:rPr>
          <w:t>β</w:t>
        </w:r>
      </w:ins>
      <w:del w:id="514" w:author="Megan Feddern" w:date="2021-07-13T09:26:00Z">
        <w:r w:rsidR="00395DE8" w:rsidDel="002703D8">
          <w:rPr>
            <w:rFonts w:ascii="Times New Roman" w:eastAsia="Times New Roman" w:hAnsi="Times New Roman" w:cs="Times New Roman"/>
          </w:rPr>
          <w:delText>beta</w:delText>
        </w:r>
      </w:del>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model 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ins w:id="515" w:author="Megan Feddern" w:date="2021-07-09T12:13:00Z">
        <w:r w:rsidR="00561ABB">
          <w:rPr>
            <w:rFonts w:ascii="Times New Roman" w:eastAsia="Times New Roman" w:hAnsi="Times New Roman" w:cs="Times New Roman"/>
          </w:rPr>
          <w:t>f</w:t>
        </w:r>
      </w:ins>
      <w:ins w:id="516" w:author="Megan Feddern" w:date="2021-07-09T12:14:00Z">
        <w:r w:rsidR="00561ABB">
          <w:rPr>
            <w:rFonts w:ascii="Times New Roman" w:eastAsia="Times New Roman" w:hAnsi="Times New Roman" w:cs="Times New Roman"/>
          </w:rPr>
          <w:t>ore</w:t>
        </w:r>
      </w:ins>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discrimination factor approach with taxa specific trophic discrimination factors and system specific </w:t>
      </w:r>
      <w:ins w:id="517" w:author="Megan Feddern" w:date="2021-07-13T09:26:00Z">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ins>
      <w:del w:id="518" w:author="Megan Feddern" w:date="2021-07-13T09:26:00Z">
        <w:r w:rsidR="00500DBC" w:rsidDel="002703D8">
          <w:rPr>
            <w:rFonts w:ascii="Times New Roman" w:eastAsia="Times New Roman" w:hAnsi="Times New Roman" w:cs="Times New Roman"/>
          </w:rPr>
          <w:delText>betas</w:delText>
        </w:r>
      </w:del>
      <w:r w:rsidR="00500DBC">
        <w:rPr>
          <w:rFonts w:ascii="Times New Roman" w:eastAsia="Times New Roman" w:hAnsi="Times New Roman" w:cs="Times New Roman"/>
        </w:rPr>
        <w:t xml:space="preserve"> when </w:t>
      </w:r>
      <w:ins w:id="519" w:author="Megan Feddern" w:date="2021-07-09T12:14:00Z">
        <w:r w:rsidR="00561ABB">
          <w:rPr>
            <w:rFonts w:ascii="Times New Roman" w:eastAsia="Times New Roman" w:hAnsi="Times New Roman" w:cs="Times New Roman"/>
          </w:rPr>
          <w:t xml:space="preserve">evidence of C3 contributions to the food web deem </w:t>
        </w:r>
      </w:ins>
      <w:r w:rsidR="00500DBC">
        <w:rPr>
          <w:rFonts w:ascii="Times New Roman" w:eastAsia="Times New Roman" w:hAnsi="Times New Roman" w:cs="Times New Roman"/>
        </w:rPr>
        <w:t>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5111A43C" w14:textId="1F7EF901" w:rsidR="00561ABB" w:rsidRDefault="00561ABB" w:rsidP="004A263B">
      <w:pPr>
        <w:spacing w:line="480" w:lineRule="auto"/>
        <w:rPr>
          <w:rFonts w:ascii="Times New Roman" w:eastAsia="Times New Roman" w:hAnsi="Times New Roman" w:cs="Times New Roman"/>
        </w:rPr>
      </w:pPr>
      <w:ins w:id="520" w:author="Megan Feddern" w:date="2021-07-09T12:14:00Z">
        <w:r>
          <w:rPr>
            <w:rFonts w:ascii="Times New Roman" w:eastAsia="Times New Roman" w:hAnsi="Times New Roman" w:cs="Times New Roman"/>
          </w:rPr>
          <w:lastRenderedPageBreak/>
          <w:tab/>
          <w:t>Ecological</w:t>
        </w:r>
      </w:ins>
      <w:ins w:id="521" w:author="Megan Feddern" w:date="2021-07-13T08:51:00Z">
        <w:r w:rsidR="00DA11EC">
          <w:rPr>
            <w:rFonts w:ascii="Times New Roman" w:eastAsia="Times New Roman" w:hAnsi="Times New Roman" w:cs="Times New Roman"/>
          </w:rPr>
          <w:t xml:space="preserve"> </w:t>
        </w:r>
      </w:ins>
      <w:ins w:id="522" w:author="Megan Feddern" w:date="2021-07-09T12:14:00Z">
        <w:r>
          <w:rPr>
            <w:rFonts w:ascii="Times New Roman" w:eastAsia="Times New Roman" w:hAnsi="Times New Roman" w:cs="Times New Roman"/>
          </w:rPr>
          <w:t xml:space="preserve">knowledge of a system </w:t>
        </w:r>
      </w:ins>
      <w:ins w:id="523" w:author="Megan Feddern" w:date="2021-07-13T08:51:00Z">
        <w:r w:rsidR="00DA11EC">
          <w:rPr>
            <w:rFonts w:ascii="Times New Roman" w:eastAsia="Times New Roman" w:hAnsi="Times New Roman" w:cs="Times New Roman"/>
          </w:rPr>
          <w:t xml:space="preserve">and physiological </w:t>
        </w:r>
        <w:r w:rsidR="004927B3">
          <w:rPr>
            <w:rFonts w:ascii="Times New Roman" w:eastAsia="Times New Roman" w:hAnsi="Times New Roman" w:cs="Times New Roman"/>
          </w:rPr>
          <w:t xml:space="preserve">dynamics of chemical tracers </w:t>
        </w:r>
      </w:ins>
      <w:ins w:id="524" w:author="Megan Feddern" w:date="2021-07-09T12:14:00Z">
        <w:r>
          <w:rPr>
            <w:rFonts w:ascii="Times New Roman" w:eastAsia="Times New Roman" w:hAnsi="Times New Roman" w:cs="Times New Roman"/>
          </w:rPr>
          <w:t xml:space="preserve">should </w:t>
        </w:r>
      </w:ins>
      <w:ins w:id="525" w:author="Megan Feddern" w:date="2021-07-13T08:52:00Z">
        <w:r w:rsidR="004927B3">
          <w:rPr>
            <w:rFonts w:ascii="Times New Roman" w:eastAsia="Times New Roman" w:hAnsi="Times New Roman" w:cs="Times New Roman"/>
          </w:rPr>
          <w:t xml:space="preserve">be carefully considered when conducting </w:t>
        </w:r>
      </w:ins>
      <w:ins w:id="526" w:author="Megan Feddern" w:date="2021-07-09T12:14:00Z">
        <w:r>
          <w:rPr>
            <w:rFonts w:ascii="Times New Roman" w:eastAsia="Times New Roman" w:hAnsi="Times New Roman" w:cs="Times New Roman"/>
          </w:rPr>
          <w:t>retrospective analyses</w:t>
        </w:r>
      </w:ins>
      <w:ins w:id="527" w:author="Megan Feddern" w:date="2021-07-13T08:48:00Z">
        <w:r w:rsidR="00DA11EC">
          <w:rPr>
            <w:rFonts w:ascii="Times New Roman" w:eastAsia="Times New Roman" w:hAnsi="Times New Roman" w:cs="Times New Roman"/>
          </w:rPr>
          <w:t xml:space="preserve">. In the case of applying stable isotope </w:t>
        </w:r>
      </w:ins>
      <w:ins w:id="528" w:author="Megan Feddern" w:date="2021-07-13T08:53:00Z">
        <w:r w:rsidR="004927B3">
          <w:rPr>
            <w:rFonts w:ascii="Times New Roman" w:eastAsia="Times New Roman" w:hAnsi="Times New Roman" w:cs="Times New Roman"/>
          </w:rPr>
          <w:t>data</w:t>
        </w:r>
      </w:ins>
      <w:ins w:id="529" w:author="Megan Feddern" w:date="2021-07-13T08:49:00Z">
        <w:r w:rsidR="00DA11EC">
          <w:rPr>
            <w:rFonts w:ascii="Times New Roman" w:eastAsia="Times New Roman" w:hAnsi="Times New Roman" w:cs="Times New Roman"/>
          </w:rPr>
          <w:t xml:space="preserve"> to historical analyses, it is incredibly important to </w:t>
        </w:r>
      </w:ins>
      <w:ins w:id="530" w:author="Megan Feddern" w:date="2021-07-13T08:52:00Z">
        <w:r w:rsidR="004927B3">
          <w:rPr>
            <w:rFonts w:ascii="Times New Roman" w:eastAsia="Times New Roman" w:hAnsi="Times New Roman" w:cs="Times New Roman"/>
          </w:rPr>
          <w:t>incorporate variability in trophic enrichment facto</w:t>
        </w:r>
      </w:ins>
      <w:ins w:id="531" w:author="Megan Feddern" w:date="2021-07-13T08:53:00Z">
        <w:r w:rsidR="004927B3">
          <w:rPr>
            <w:rFonts w:ascii="Times New Roman" w:eastAsia="Times New Roman" w:hAnsi="Times New Roman" w:cs="Times New Roman"/>
          </w:rPr>
          <w:t xml:space="preserve">rs, tissue turnover times, </w:t>
        </w:r>
      </w:ins>
      <w:ins w:id="532" w:author="Megan Feddern" w:date="2021-07-13T08:56:00Z">
        <w:r w:rsidR="004E75D7">
          <w:rPr>
            <w:rFonts w:ascii="Times New Roman" w:eastAsia="Times New Roman" w:hAnsi="Times New Roman" w:cs="Times New Roman"/>
          </w:rPr>
          <w:t xml:space="preserve">tissue type, </w:t>
        </w:r>
      </w:ins>
      <w:ins w:id="533" w:author="Megan Feddern" w:date="2021-07-13T08:53:00Z">
        <w:r w:rsidR="004927B3">
          <w:rPr>
            <w:rFonts w:ascii="Times New Roman" w:eastAsia="Times New Roman" w:hAnsi="Times New Roman" w:cs="Times New Roman"/>
          </w:rPr>
          <w:t>and primary producers contributing to the foo</w:t>
        </w:r>
      </w:ins>
      <w:ins w:id="534" w:author="Megan Feddern" w:date="2021-07-13T08:54:00Z">
        <w:r w:rsidR="004927B3">
          <w:rPr>
            <w:rFonts w:ascii="Times New Roman" w:eastAsia="Times New Roman" w:hAnsi="Times New Roman" w:cs="Times New Roman"/>
          </w:rPr>
          <w:t>d web to trophic position equation parameterization</w:t>
        </w:r>
      </w:ins>
      <w:ins w:id="535" w:author="Megan Feddern" w:date="2021-07-13T09:01:00Z">
        <w:r w:rsidR="00071B48">
          <w:rPr>
            <w:rFonts w:ascii="Times New Roman" w:eastAsia="Times New Roman" w:hAnsi="Times New Roman" w:cs="Times New Roman"/>
          </w:rPr>
          <w:t xml:space="preserve"> and data interpretation</w:t>
        </w:r>
      </w:ins>
      <w:ins w:id="536" w:author="Megan Feddern" w:date="2021-07-13T08:54:00Z">
        <w:r w:rsidR="004927B3">
          <w:rPr>
            <w:rFonts w:ascii="Times New Roman" w:eastAsia="Times New Roman" w:hAnsi="Times New Roman" w:cs="Times New Roman"/>
          </w:rPr>
          <w:t>. This approach should not be considered one size fits all</w:t>
        </w:r>
      </w:ins>
      <w:ins w:id="537" w:author="Megan Feddern" w:date="2021-07-13T08:55:00Z">
        <w:r w:rsidR="004E75D7">
          <w:rPr>
            <w:rFonts w:ascii="Times New Roman" w:eastAsia="Times New Roman" w:hAnsi="Times New Roman" w:cs="Times New Roman"/>
          </w:rPr>
          <w:t xml:space="preserve"> food webs, and analyses will likely benefit from system specific approaches. For example, </w:t>
        </w:r>
      </w:ins>
      <w:ins w:id="538" w:author="Megan Feddern" w:date="2021-07-13T08:56:00Z">
        <w:r w:rsidR="004E75D7">
          <w:rPr>
            <w:rFonts w:ascii="Times New Roman" w:eastAsia="Times New Roman" w:hAnsi="Times New Roman" w:cs="Times New Roman"/>
          </w:rPr>
          <w:t xml:space="preserve">while seagrasses </w:t>
        </w:r>
      </w:ins>
      <w:ins w:id="539" w:author="Megan Feddern" w:date="2021-07-13T08:57:00Z">
        <w:r w:rsidR="004E75D7">
          <w:rPr>
            <w:rFonts w:ascii="Times New Roman" w:eastAsia="Times New Roman" w:hAnsi="Times New Roman" w:cs="Times New Roman"/>
          </w:rPr>
          <w:t>are known to contribute to nearshore food</w:t>
        </w:r>
      </w:ins>
      <w:ins w:id="540" w:author="Megan Feddern" w:date="2021-07-13T08:58:00Z">
        <w:r w:rsidR="004E75D7">
          <w:rPr>
            <w:rFonts w:ascii="Times New Roman" w:eastAsia="Times New Roman" w:hAnsi="Times New Roman" w:cs="Times New Roman"/>
          </w:rPr>
          <w:t xml:space="preserve"> </w:t>
        </w:r>
      </w:ins>
      <w:ins w:id="541" w:author="Megan Feddern" w:date="2021-07-13T08:57:00Z">
        <w:r w:rsidR="004E75D7">
          <w:rPr>
            <w:rFonts w:ascii="Times New Roman" w:eastAsia="Times New Roman" w:hAnsi="Times New Roman" w:cs="Times New Roman"/>
          </w:rPr>
          <w:t xml:space="preserve">webs in Washington, </w:t>
        </w:r>
      </w:ins>
      <w:ins w:id="542" w:author="Megan Feddern" w:date="2021-07-13T08:58:00Z">
        <w:r w:rsidR="00071B48">
          <w:rPr>
            <w:rFonts w:ascii="Times New Roman" w:eastAsia="Times New Roman" w:hAnsi="Times New Roman" w:cs="Times New Roman"/>
          </w:rPr>
          <w:t>there contributions are likely much lower</w:t>
        </w:r>
      </w:ins>
      <w:ins w:id="543" w:author="Megan Feddern" w:date="2021-07-13T08:59:00Z">
        <w:r w:rsidR="00071B48">
          <w:rPr>
            <w:rFonts w:ascii="Times New Roman" w:eastAsia="Times New Roman" w:hAnsi="Times New Roman" w:cs="Times New Roman"/>
          </w:rPr>
          <w:t xml:space="preserve"> and potentially insignificant in </w:t>
        </w:r>
      </w:ins>
      <w:ins w:id="544" w:author="Megan Feddern" w:date="2021-07-13T09:01:00Z">
        <w:r w:rsidR="000001EC">
          <w:rPr>
            <w:rFonts w:ascii="Times New Roman" w:eastAsia="Times New Roman" w:hAnsi="Times New Roman" w:cs="Times New Roman"/>
          </w:rPr>
          <w:t>offshore systems</w:t>
        </w:r>
      </w:ins>
      <w:ins w:id="545" w:author="Megan Feddern" w:date="2021-07-13T08:59:00Z">
        <w:r w:rsidR="00071B48">
          <w:rPr>
            <w:rFonts w:ascii="Times New Roman" w:eastAsia="Times New Roman" w:hAnsi="Times New Roman" w:cs="Times New Roman"/>
          </w:rPr>
          <w:t>.</w:t>
        </w:r>
      </w:ins>
      <w:ins w:id="546" w:author="Megan Feddern" w:date="2021-07-13T09:02:00Z">
        <w:r w:rsidR="000001EC">
          <w:rPr>
            <w:rFonts w:ascii="Times New Roman" w:eastAsia="Times New Roman" w:hAnsi="Times New Roman" w:cs="Times New Roman"/>
          </w:rPr>
          <w:t xml:space="preserve"> Similarly, when identifying historic </w:t>
        </w:r>
        <w:proofErr w:type="gramStart"/>
        <w:r w:rsidR="000001EC">
          <w:rPr>
            <w:rFonts w:ascii="Times New Roman" w:eastAsia="Times New Roman" w:hAnsi="Times New Roman" w:cs="Times New Roman"/>
          </w:rPr>
          <w:t>drivers</w:t>
        </w:r>
        <w:proofErr w:type="gramEnd"/>
        <w:r w:rsidR="000001EC">
          <w:rPr>
            <w:rFonts w:ascii="Times New Roman" w:eastAsia="Times New Roman" w:hAnsi="Times New Roman" w:cs="Times New Roman"/>
          </w:rPr>
          <w:t xml:space="preserve"> food web dynamics</w:t>
        </w:r>
      </w:ins>
      <w:ins w:id="547" w:author="Megan Feddern" w:date="2021-07-13T09:03:00Z">
        <w:r w:rsidR="000001EC">
          <w:rPr>
            <w:rFonts w:ascii="Times New Roman" w:eastAsia="Times New Roman" w:hAnsi="Times New Roman" w:cs="Times New Roman"/>
          </w:rPr>
          <w:t>, careful selection of covariates that consider</w:t>
        </w:r>
      </w:ins>
      <w:ins w:id="548" w:author="Megan Feddern" w:date="2021-07-13T09:06:00Z">
        <w:r w:rsidR="005C6489">
          <w:rPr>
            <w:rFonts w:ascii="Times New Roman" w:eastAsia="Times New Roman" w:hAnsi="Times New Roman" w:cs="Times New Roman"/>
          </w:rPr>
          <w:t>s</w:t>
        </w:r>
      </w:ins>
      <w:ins w:id="549" w:author="Megan Feddern" w:date="2021-07-13T09:07:00Z">
        <w:r w:rsidR="005C6489">
          <w:rPr>
            <w:rFonts w:ascii="Times New Roman" w:eastAsia="Times New Roman" w:hAnsi="Times New Roman" w:cs="Times New Roman"/>
          </w:rPr>
          <w:t xml:space="preserve"> both</w:t>
        </w:r>
      </w:ins>
      <w:ins w:id="550" w:author="Megan Feddern" w:date="2021-07-13T09:03:00Z">
        <w:r w:rsidR="000001EC">
          <w:rPr>
            <w:rFonts w:ascii="Times New Roman" w:eastAsia="Times New Roman" w:hAnsi="Times New Roman" w:cs="Times New Roman"/>
          </w:rPr>
          <w:t xml:space="preserve"> spatial </w:t>
        </w:r>
      </w:ins>
      <w:ins w:id="551" w:author="Megan Feddern" w:date="2021-07-13T09:07:00Z">
        <w:r w:rsidR="005C6489">
          <w:rPr>
            <w:rFonts w:ascii="Times New Roman" w:eastAsia="Times New Roman" w:hAnsi="Times New Roman" w:cs="Times New Roman"/>
          </w:rPr>
          <w:t xml:space="preserve">and temporal scales </w:t>
        </w:r>
      </w:ins>
      <w:ins w:id="552" w:author="Megan Feddern" w:date="2021-07-13T09:09:00Z">
        <w:r w:rsidR="009425AC">
          <w:rPr>
            <w:rFonts w:ascii="Times New Roman" w:eastAsia="Times New Roman" w:hAnsi="Times New Roman" w:cs="Times New Roman"/>
          </w:rPr>
          <w:t>of covariate</w:t>
        </w:r>
      </w:ins>
      <w:ins w:id="553" w:author="Megan Feddern" w:date="2021-07-13T09:07:00Z">
        <w:r w:rsidR="009425AC">
          <w:rPr>
            <w:rFonts w:ascii="Times New Roman" w:eastAsia="Times New Roman" w:hAnsi="Times New Roman" w:cs="Times New Roman"/>
          </w:rPr>
          <w:t xml:space="preserve"> data </w:t>
        </w:r>
      </w:ins>
      <w:ins w:id="554" w:author="Megan Feddern" w:date="2021-07-13T09:09:00Z">
        <w:r w:rsidR="009425AC">
          <w:rPr>
            <w:rFonts w:ascii="Times New Roman" w:eastAsia="Times New Roman" w:hAnsi="Times New Roman" w:cs="Times New Roman"/>
          </w:rPr>
          <w:t xml:space="preserve">relative to </w:t>
        </w:r>
        <w:proofErr w:type="spellStart"/>
        <w:r w:rsidR="009425AC">
          <w:rPr>
            <w:rFonts w:ascii="Times New Roman" w:eastAsia="Times New Roman" w:hAnsi="Times New Roman" w:cs="Times New Roman"/>
          </w:rPr>
          <w:t>to</w:t>
        </w:r>
        <w:proofErr w:type="spellEnd"/>
        <w:r w:rsidR="009425AC">
          <w:rPr>
            <w:rFonts w:ascii="Times New Roman" w:eastAsia="Times New Roman" w:hAnsi="Times New Roman" w:cs="Times New Roman"/>
          </w:rPr>
          <w:t xml:space="preserve"> food web data is important. </w:t>
        </w:r>
      </w:ins>
      <w:ins w:id="555" w:author="Megan Feddern" w:date="2021-07-13T09:03:00Z">
        <w:r w:rsidR="000001EC">
          <w:rPr>
            <w:rFonts w:ascii="Times New Roman" w:eastAsia="Times New Roman" w:hAnsi="Times New Roman" w:cs="Times New Roman"/>
          </w:rPr>
          <w:t xml:space="preserve">Applying </w:t>
        </w:r>
      </w:ins>
      <w:ins w:id="556" w:author="Megan Feddern" w:date="2021-07-13T09:05:00Z">
        <w:r w:rsidR="005C6489">
          <w:rPr>
            <w:rFonts w:ascii="Times New Roman" w:eastAsia="Times New Roman" w:hAnsi="Times New Roman" w:cs="Times New Roman"/>
          </w:rPr>
          <w:t xml:space="preserve">temporal </w:t>
        </w:r>
      </w:ins>
      <w:ins w:id="557" w:author="Megan Feddern" w:date="2021-07-13T09:04:00Z">
        <w:r w:rsidR="000001EC">
          <w:rPr>
            <w:rFonts w:ascii="Times New Roman" w:eastAsia="Times New Roman" w:hAnsi="Times New Roman" w:cs="Times New Roman"/>
          </w:rPr>
          <w:t xml:space="preserve">lags to identify delayed ecological responses can further elucidate </w:t>
        </w:r>
      </w:ins>
      <w:ins w:id="558" w:author="Megan Feddern" w:date="2021-07-13T09:05:00Z">
        <w:r w:rsidR="005C6489">
          <w:rPr>
            <w:rFonts w:ascii="Times New Roman" w:eastAsia="Times New Roman" w:hAnsi="Times New Roman" w:cs="Times New Roman"/>
          </w:rPr>
          <w:t xml:space="preserve">both important environmental drivers </w:t>
        </w:r>
      </w:ins>
      <w:ins w:id="559" w:author="Megan Feddern" w:date="2021-07-13T09:06:00Z">
        <w:r w:rsidR="005C6489">
          <w:rPr>
            <w:rFonts w:ascii="Times New Roman" w:eastAsia="Times New Roman" w:hAnsi="Times New Roman" w:cs="Times New Roman"/>
          </w:rPr>
          <w:t>along with time scales of food web response to the bottom-up drivers.</w:t>
        </w:r>
      </w:ins>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w:t>
      </w:r>
      <w:r w:rsidR="00BD1B54">
        <w:rPr>
          <w:rFonts w:ascii="Times New Roman" w:hAnsi="Times New Roman" w:cs="Times New Roman"/>
        </w:rPr>
        <w:lastRenderedPageBreak/>
        <w:t xml:space="preserve">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5C10D3C2" w14:textId="77777777" w:rsidR="000E17B0" w:rsidRDefault="000E17B0">
      <w:pPr>
        <w:rPr>
          <w:rFonts w:ascii="Times New Roman" w:hAnsi="Times New Roman" w:cs="Times New Roman"/>
        </w:rPr>
      </w:pPr>
      <w:r>
        <w:rPr>
          <w:rFonts w:ascii="Times New Roman" w:hAnsi="Times New Roman" w:cs="Times New Roman"/>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0AB77FF0" w14:textId="4E0E6FB0"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Y</w:t>
      </w:r>
      <w:r w:rsidR="000E17B0" w:rsidRPr="000E17B0">
        <w:rPr>
          <w:color w:val="000000" w:themeColor="text1"/>
          <w:sz w:val="20"/>
        </w:rPr>
        <w:t>.</w:t>
      </w:r>
      <w:r>
        <w:rPr>
          <w:color w:val="000000" w:themeColor="text1"/>
        </w:rPr>
        <w:t>, N</w:t>
      </w:r>
      <w:r w:rsidR="000E17B0" w:rsidRPr="000E17B0">
        <w:rPr>
          <w:color w:val="000000" w:themeColor="text1"/>
          <w:sz w:val="20"/>
        </w:rPr>
        <w:t>.</w:t>
      </w:r>
      <w:r>
        <w:rPr>
          <w:color w:val="000000" w:themeColor="text1"/>
        </w:rPr>
        <w:t xml:space="preserve"> O</w:t>
      </w:r>
      <w:r w:rsidR="000E17B0" w:rsidRPr="000E17B0">
        <w:rPr>
          <w:color w:val="000000" w:themeColor="text1"/>
          <w:sz w:val="20"/>
        </w:rPr>
        <w:t>.</w:t>
      </w:r>
      <w:r>
        <w:rPr>
          <w:color w:val="000000" w:themeColor="text1"/>
        </w:rPr>
        <w:t xml:space="preserve"> </w:t>
      </w:r>
      <w:r w:rsidRPr="00ED09B7">
        <w:rPr>
          <w:color w:val="000000" w:themeColor="text1"/>
        </w:rPr>
        <w:t xml:space="preserve">Ogawa, </w:t>
      </w:r>
      <w:r>
        <w:rPr>
          <w:color w:val="000000" w:themeColor="text1"/>
        </w:rPr>
        <w:t>Y</w:t>
      </w:r>
      <w:r w:rsidR="000E17B0" w:rsidRPr="000E17B0">
        <w:rPr>
          <w:color w:val="000000" w:themeColor="text1"/>
          <w:sz w:val="20"/>
        </w:rPr>
        <w:t>.</w:t>
      </w:r>
      <w:r>
        <w:rPr>
          <w:color w:val="000000" w:themeColor="text1"/>
        </w:rPr>
        <w:t xml:space="preserve"> </w:t>
      </w:r>
      <w:r w:rsidRPr="00ED09B7">
        <w:rPr>
          <w:color w:val="000000" w:themeColor="text1"/>
        </w:rPr>
        <w:t>Kashiyama,</w:t>
      </w:r>
      <w:r>
        <w:rPr>
          <w:color w:val="000000" w:themeColor="text1"/>
        </w:rPr>
        <w:t xml:space="preserve"> Y</w:t>
      </w:r>
      <w:r w:rsidR="000E17B0" w:rsidRPr="000E17B0">
        <w:rPr>
          <w:color w:val="000000" w:themeColor="text1"/>
          <w:sz w:val="20"/>
        </w:rPr>
        <w:t>.</w:t>
      </w:r>
      <w:r w:rsidRPr="00ED09B7">
        <w:rPr>
          <w:color w:val="000000" w:themeColor="text1"/>
        </w:rPr>
        <w:t xml:space="preserve"> Takano, </w:t>
      </w:r>
      <w:r>
        <w:rPr>
          <w:color w:val="000000" w:themeColor="text1"/>
        </w:rPr>
        <w:t>H</w:t>
      </w:r>
      <w:r w:rsidR="000E17B0" w:rsidRPr="000E17B0">
        <w:rPr>
          <w:color w:val="000000" w:themeColor="text1"/>
          <w:sz w:val="20"/>
        </w:rPr>
        <w:t>.</w:t>
      </w:r>
      <w:r>
        <w:rPr>
          <w:color w:val="000000" w:themeColor="text1"/>
        </w:rPr>
        <w:t xml:space="preserve"> </w:t>
      </w:r>
      <w:r w:rsidRPr="00ED09B7">
        <w:rPr>
          <w:color w:val="000000" w:themeColor="text1"/>
        </w:rPr>
        <w:t>Suga,</w:t>
      </w:r>
      <w:r>
        <w:rPr>
          <w:color w:val="000000" w:themeColor="text1"/>
        </w:rPr>
        <w:t xml:space="preserve"> A</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000E17B0" w:rsidRPr="000E17B0">
        <w:rPr>
          <w:color w:val="000000" w:themeColor="text1"/>
          <w:sz w:val="20"/>
        </w:rPr>
        <w:t>.</w:t>
      </w:r>
      <w:r w:rsidRPr="00ED09B7">
        <w:rPr>
          <w:color w:val="000000" w:themeColor="text1"/>
        </w:rPr>
        <w:t xml:space="preserve"> Miyashita, </w:t>
      </w:r>
      <w:r w:rsidRPr="00ED09B7">
        <w:rPr>
          <w:color w:val="000000" w:themeColor="text1"/>
        </w:rPr>
        <w:tab/>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Kitazato</w:t>
      </w:r>
      <w:proofErr w:type="spellEnd"/>
      <w:r w:rsidRPr="00ED09B7">
        <w:rPr>
          <w:color w:val="000000" w:themeColor="text1"/>
        </w:rPr>
        <w:t xml:space="preserve">, </w:t>
      </w:r>
      <w:r>
        <w:rPr>
          <w:color w:val="000000" w:themeColor="text1"/>
        </w:rPr>
        <w:t>and N</w:t>
      </w:r>
      <w:r w:rsidR="000E17B0" w:rsidRPr="000E17B0">
        <w:rPr>
          <w:color w:val="000000" w:themeColor="text1"/>
          <w:sz w:val="20"/>
        </w:rPr>
        <w:t>.</w:t>
      </w:r>
      <w:r>
        <w:rPr>
          <w:color w:val="000000" w:themeColor="text1"/>
        </w:rPr>
        <w:t xml:space="preserve"> </w:t>
      </w:r>
      <w:proofErr w:type="spellStart"/>
      <w:r w:rsidRPr="00ED09B7">
        <w:rPr>
          <w:color w:val="000000" w:themeColor="text1"/>
        </w:rPr>
        <w:t>Ohkouchi</w:t>
      </w:r>
      <w:proofErr w:type="spellEnd"/>
      <w:r w:rsidR="000E17B0" w:rsidRPr="000E17B0">
        <w:rPr>
          <w:color w:val="000000" w:themeColor="text1"/>
          <w:sz w:val="20"/>
        </w:rPr>
        <w:t>.</w:t>
      </w:r>
      <w:r w:rsidRPr="00ED09B7">
        <w:rPr>
          <w:color w:val="000000" w:themeColor="text1"/>
        </w:rPr>
        <w:t xml:space="preserve"> 2009</w:t>
      </w:r>
      <w:r w:rsidR="000E17B0" w:rsidRPr="000E17B0">
        <w:rPr>
          <w:color w:val="000000" w:themeColor="text1"/>
          <w:sz w:val="20"/>
        </w:rPr>
        <w:t>.</w:t>
      </w:r>
      <w:r w:rsidRPr="00ED09B7">
        <w:rPr>
          <w:color w:val="000000" w:themeColor="text1"/>
        </w:rPr>
        <w:t xml:space="preserve"> Determination of aquatic food-web structure based </w:t>
      </w:r>
      <w:r>
        <w:rPr>
          <w:color w:val="000000" w:themeColor="text1"/>
        </w:rPr>
        <w:tab/>
      </w:r>
      <w:r w:rsidRPr="00ED09B7">
        <w:rPr>
          <w:color w:val="000000" w:themeColor="text1"/>
        </w:rPr>
        <w:t>on compound-specific nitrogen isotopic composition of amino acids</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r w:rsidR="000E17B0" w:rsidRPr="000E17B0">
        <w:rPr>
          <w:color w:val="000000" w:themeColor="text1"/>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1B21CCD3" w14:textId="694DBD3F"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sidR="000E17B0" w:rsidRPr="000E17B0">
        <w:rPr>
          <w:color w:val="000000" w:themeColor="text1"/>
          <w:sz w:val="20"/>
        </w:rPr>
        <w:t>.</w:t>
      </w:r>
      <w:r w:rsidRPr="00ED09B7">
        <w:rPr>
          <w:color w:val="000000" w:themeColor="text1"/>
        </w:rPr>
        <w:t>,</w:t>
      </w:r>
      <w:r>
        <w:rPr>
          <w:color w:val="000000" w:themeColor="text1"/>
        </w:rPr>
        <w:t xml:space="preserve"> C</w:t>
      </w:r>
      <w:r w:rsidR="000E17B0" w:rsidRPr="000E17B0">
        <w:rPr>
          <w:color w:val="000000" w:themeColor="text1"/>
          <w:sz w:val="20"/>
        </w:rPr>
        <w:t>.</w:t>
      </w:r>
      <w:r w:rsidRPr="00ED09B7">
        <w:rPr>
          <w:color w:val="000000" w:themeColor="text1"/>
        </w:rPr>
        <w:t xml:space="preserve"> Mahaffey, </w:t>
      </w:r>
      <w:r>
        <w:rPr>
          <w:color w:val="000000" w:themeColor="text1"/>
        </w:rPr>
        <w:t>R</w:t>
      </w:r>
      <w:r w:rsidR="000E17B0" w:rsidRPr="000E17B0">
        <w:rPr>
          <w:color w:val="000000" w:themeColor="text1"/>
          <w:sz w:val="20"/>
        </w:rPr>
        <w:t>.</w:t>
      </w:r>
      <w:r>
        <w:rPr>
          <w:color w:val="000000" w:themeColor="text1"/>
        </w:rPr>
        <w:t xml:space="preserve"> E</w:t>
      </w:r>
      <w:r w:rsidR="000E17B0" w:rsidRPr="000E17B0">
        <w:rPr>
          <w:color w:val="000000" w:themeColor="text1"/>
          <w:sz w:val="20"/>
        </w:rPr>
        <w:t>.</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D</w:t>
      </w:r>
      <w:r w:rsidR="000E17B0" w:rsidRPr="000E17B0">
        <w:rPr>
          <w:color w:val="000000" w:themeColor="text1"/>
          <w:sz w:val="20"/>
        </w:rPr>
        <w:t>.</w:t>
      </w:r>
      <w:r>
        <w:rPr>
          <w:color w:val="000000" w:themeColor="text1"/>
        </w:rPr>
        <w:t xml:space="preserve"> J</w:t>
      </w:r>
      <w:r w:rsidR="000E17B0" w:rsidRPr="000E17B0">
        <w:rPr>
          <w:color w:val="000000" w:themeColor="text1"/>
          <w:sz w:val="20"/>
        </w:rPr>
        <w:t>.</w:t>
      </w:r>
      <w:r>
        <w:rPr>
          <w:color w:val="000000" w:themeColor="text1"/>
        </w:rPr>
        <w:t xml:space="preserve">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Pr>
          <w:color w:val="000000" w:themeColor="text1"/>
        </w:rPr>
        <w:t xml:space="preserve"> H</w:t>
      </w:r>
      <w:r w:rsidR="000E17B0" w:rsidRPr="000E17B0">
        <w:rPr>
          <w:color w:val="000000" w:themeColor="text1"/>
          <w:sz w:val="20"/>
        </w:rPr>
        <w:t>.</w:t>
      </w:r>
      <w:r w:rsidRPr="00ED09B7">
        <w:rPr>
          <w:color w:val="000000" w:themeColor="text1"/>
        </w:rPr>
        <w:t xml:space="preserve"> Ferguson, </w:t>
      </w:r>
      <w:r>
        <w:rPr>
          <w:color w:val="000000" w:themeColor="text1"/>
        </w:rPr>
        <w:t>G</w:t>
      </w:r>
      <w:r w:rsidR="000E17B0" w:rsidRPr="000E17B0">
        <w:rPr>
          <w:color w:val="000000" w:themeColor="text1"/>
          <w:sz w:val="20"/>
        </w:rPr>
        <w:t>.</w:t>
      </w:r>
      <w:r>
        <w:rPr>
          <w:color w:val="000000" w:themeColor="text1"/>
        </w:rPr>
        <w:t xml:space="preserve"> B</w:t>
      </w:r>
      <w:r w:rsidR="000E17B0" w:rsidRPr="000E17B0">
        <w:rPr>
          <w:color w:val="000000" w:themeColor="text1"/>
          <w:sz w:val="20"/>
        </w:rPr>
        <w:t>.</w:t>
      </w:r>
      <w:r>
        <w:rPr>
          <w:color w:val="000000" w:themeColor="text1"/>
        </w:rPr>
        <w:t xml:space="preserve"> </w:t>
      </w:r>
      <w:r w:rsidRPr="00ED09B7">
        <w:rPr>
          <w:color w:val="000000" w:themeColor="text1"/>
        </w:rPr>
        <w:t xml:space="preserve">Stenson, </w:t>
      </w:r>
      <w:r>
        <w:rPr>
          <w:color w:val="000000" w:themeColor="text1"/>
        </w:rPr>
        <w:t>E</w:t>
      </w:r>
      <w:r w:rsidR="000E17B0" w:rsidRPr="000E17B0">
        <w:rPr>
          <w:color w:val="000000" w:themeColor="text1"/>
          <w:sz w:val="20"/>
        </w:rPr>
        <w:t>.</w:t>
      </w:r>
      <w:r>
        <w:rPr>
          <w:color w:val="000000" w:themeColor="text1"/>
        </w:rPr>
        <w:t xml:space="preserve"> </w:t>
      </w:r>
      <w:r>
        <w:rPr>
          <w:color w:val="000000" w:themeColor="text1"/>
        </w:rPr>
        <w:tab/>
        <w:t>S</w:t>
      </w:r>
      <w:r w:rsidR="000E17B0" w:rsidRPr="000E17B0">
        <w:rPr>
          <w:color w:val="000000" w:themeColor="text1"/>
          <w:sz w:val="20"/>
        </w:rPr>
        <w:t>.</w:t>
      </w:r>
      <w:r>
        <w:rPr>
          <w:color w:val="000000" w:themeColor="text1"/>
        </w:rPr>
        <w:t xml:space="preserve">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T</w:t>
      </w:r>
      <w:r w:rsidR="000E17B0" w:rsidRPr="000E17B0">
        <w:rPr>
          <w:color w:val="000000" w:themeColor="text1"/>
          <w:sz w:val="20"/>
        </w:rPr>
        <w:t>.</w:t>
      </w:r>
      <w:r>
        <w:rPr>
          <w:color w:val="000000" w:themeColor="text1"/>
        </w:rPr>
        <w:t xml:space="preserve">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J</w:t>
      </w:r>
      <w:r w:rsidR="000E17B0" w:rsidRPr="000E17B0">
        <w:rPr>
          <w:color w:val="000000" w:themeColor="text1"/>
          <w:sz w:val="20"/>
        </w:rPr>
        <w:t>.</w:t>
      </w:r>
      <w:r>
        <w:rPr>
          <w:color w:val="000000" w:themeColor="text1"/>
        </w:rPr>
        <w:t xml:space="preserve"> </w:t>
      </w:r>
      <w:r w:rsidRPr="00ED09B7">
        <w:rPr>
          <w:color w:val="000000" w:themeColor="text1"/>
        </w:rPr>
        <w:t>Hopkins,</w:t>
      </w:r>
      <w:r>
        <w:rPr>
          <w:color w:val="000000" w:themeColor="text1"/>
        </w:rPr>
        <w:t xml:space="preserve"> A</w:t>
      </w:r>
      <w:r w:rsidR="000E17B0" w:rsidRPr="000E17B0">
        <w:rPr>
          <w:color w:val="000000" w:themeColor="text1"/>
          <w:sz w:val="20"/>
        </w:rPr>
        <w:t>.</w:t>
      </w:r>
      <w:r w:rsidRPr="00ED09B7">
        <w:rPr>
          <w:color w:val="000000" w:themeColor="text1"/>
        </w:rPr>
        <w:t xml:space="preserve"> Tagliabue,</w:t>
      </w:r>
      <w:r>
        <w:rPr>
          <w:color w:val="000000" w:themeColor="text1"/>
        </w:rPr>
        <w:t xml:space="preserve"> and R</w:t>
      </w:r>
      <w:r w:rsidR="000E17B0" w:rsidRPr="000E17B0">
        <w:rPr>
          <w:color w:val="000000" w:themeColor="text1"/>
          <w:sz w:val="20"/>
        </w:rPr>
        <w:t>.</w:t>
      </w:r>
      <w:r>
        <w:rPr>
          <w:color w:val="000000" w:themeColor="text1"/>
        </w:rPr>
        <w:t xml:space="preserve"> M</w:t>
      </w:r>
      <w:r w:rsidR="000E17B0" w:rsidRPr="000E17B0">
        <w:rPr>
          <w:color w:val="000000" w:themeColor="text1"/>
          <w:sz w:val="20"/>
        </w:rPr>
        <w:t>.</w:t>
      </w:r>
      <w:r w:rsidRPr="00ED09B7">
        <w:rPr>
          <w:color w:val="000000" w:themeColor="text1"/>
        </w:rPr>
        <w:t xml:space="preserve"> Jeffreys</w:t>
      </w:r>
      <w:r w:rsidR="000E17B0" w:rsidRPr="000E17B0">
        <w:rPr>
          <w:color w:val="000000" w:themeColor="text1"/>
          <w:sz w:val="20"/>
        </w:rPr>
        <w:t>.</w:t>
      </w:r>
      <w:r w:rsidRPr="00ED09B7">
        <w:rPr>
          <w:color w:val="000000" w:themeColor="text1"/>
        </w:rPr>
        <w:t xml:space="preserve"> </w:t>
      </w:r>
      <w:r>
        <w:rPr>
          <w:color w:val="000000" w:themeColor="text1"/>
        </w:rPr>
        <w:lastRenderedPageBreak/>
        <w:tab/>
      </w:r>
      <w:r w:rsidRPr="00ED09B7">
        <w:rPr>
          <w:color w:val="000000" w:themeColor="text1"/>
        </w:rPr>
        <w:t>2020</w:t>
      </w:r>
      <w:r w:rsidR="000E17B0" w:rsidRPr="000E17B0">
        <w:rPr>
          <w:color w:val="000000" w:themeColor="text1"/>
          <w:sz w:val="20"/>
        </w:rPr>
        <w:t>.</w:t>
      </w:r>
      <w:r w:rsidRPr="00ED09B7">
        <w:rPr>
          <w:color w:val="000000" w:themeColor="text1"/>
        </w:rPr>
        <w:t xml:space="preserve"> Arctic seals as tracers of environmental and ecological change</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r w:rsidR="000E17B0" w:rsidRPr="000E17B0">
        <w:rPr>
          <w:color w:val="000000" w:themeColor="text1"/>
          <w:sz w:val="20"/>
        </w:rPr>
        <w:t>.</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130EC014"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565AE0C6" w14:textId="2F7DFBF0"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55522CCB" w14:textId="040047F5" w:rsidR="007372E0"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Goñi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Ecosystem effects of marine fisheries: an overview</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r w:rsidR="000E17B0" w:rsidRPr="000E17B0">
        <w:rPr>
          <w:rFonts w:ascii="Times New Roman" w:hAnsi="Times New Roman" w:cs="Times New Roman"/>
          <w:sz w:val="20"/>
        </w:rPr>
        <w:t>.</w:t>
      </w:r>
    </w:p>
    <w:p w14:paraId="0CFAD227" w14:textId="4063C53E"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4183458C"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2760F34" w14:textId="1B99492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Wolf,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Carleton, </w:t>
      </w:r>
      <w:r>
        <w:rPr>
          <w:rFonts w:ascii="Times New Roman" w:hAnsi="Times New Roman" w:cs="Times New Roman"/>
        </w:rPr>
        <w:t>and L</w:t>
      </w:r>
      <w:r w:rsidR="000E17B0" w:rsidRPr="000E17B0">
        <w:rPr>
          <w:rFonts w:ascii="Times New Roman" w:hAnsi="Times New Roman" w:cs="Times New Roman"/>
          <w:sz w:val="20"/>
        </w:rPr>
        <w:t>.</w:t>
      </w:r>
      <w:r>
        <w:rPr>
          <w:rFonts w:ascii="Times New Roman" w:hAnsi="Times New Roman" w:cs="Times New Roman"/>
        </w:rPr>
        <w:t xml:space="preserve"> Z</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Gannes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2009</w:t>
      </w:r>
      <w:r w:rsidR="000E17B0" w:rsidRPr="000E17B0">
        <w:rPr>
          <w:rFonts w:ascii="Times New Roman" w:hAnsi="Times New Roman" w:cs="Times New Roman"/>
          <w:sz w:val="20"/>
        </w:rPr>
        <w:t>.</w:t>
      </w:r>
      <w:r w:rsidRPr="00ED09B7">
        <w:rPr>
          <w:rFonts w:ascii="Times New Roman" w:hAnsi="Times New Roman" w:cs="Times New Roman"/>
        </w:rPr>
        <w:t xml:space="preserve"> Isotopic ecology ten </w:t>
      </w:r>
      <w:r>
        <w:rPr>
          <w:rFonts w:ascii="Times New Roman" w:hAnsi="Times New Roman" w:cs="Times New Roman"/>
        </w:rPr>
        <w:tab/>
      </w:r>
      <w:r w:rsidRPr="00ED09B7">
        <w:rPr>
          <w:rFonts w:ascii="Times New Roman" w:hAnsi="Times New Roman" w:cs="Times New Roman"/>
        </w:rPr>
        <w:t>years after a call for more laboratory experiments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r w:rsidR="000E17B0" w:rsidRPr="000E17B0">
        <w:rPr>
          <w:rFonts w:ascii="Times New Roman" w:hAnsi="Times New Roman" w:cs="Times New Roman"/>
          <w:sz w:val="20"/>
        </w:rPr>
        <w:t>.</w:t>
      </w:r>
    </w:p>
    <w:p w14:paraId="0631FAF6" w14:textId="3CF27890"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46756445" w14:textId="6C9BC9C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Montoya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2002</w:t>
      </w:r>
      <w:r w:rsidR="000E17B0" w:rsidRPr="000E17B0">
        <w:rPr>
          <w:rFonts w:ascii="Times New Roman" w:hAnsi="Times New Roman" w:cs="Times New Roman"/>
          <w:sz w:val="20"/>
        </w:rPr>
        <w:t>.</w:t>
      </w:r>
      <w:r w:rsidRPr="00ED09B7">
        <w:rPr>
          <w:rFonts w:ascii="Times New Roman" w:hAnsi="Times New Roman" w:cs="Times New Roman"/>
        </w:rPr>
        <w:t xml:space="preserve"> Trophic relationships and the nitrogen isotopic </w:t>
      </w:r>
      <w:r w:rsidRPr="00ED09B7">
        <w:rPr>
          <w:rFonts w:ascii="Times New Roman" w:hAnsi="Times New Roman" w:cs="Times New Roman"/>
        </w:rPr>
        <w:tab/>
        <w:t>composition of amino acids in plankton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r w:rsidR="000E17B0" w:rsidRPr="000E17B0">
        <w:rPr>
          <w:rFonts w:ascii="Times New Roman" w:hAnsi="Times New Roman" w:cs="Times New Roman"/>
          <w:sz w:val="20"/>
        </w:rPr>
        <w:t>.</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5A7856A3"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Nielsen,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B</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Popp, and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Winder</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2015</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ratios for estimating trophic position in marine organisms</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r w:rsidR="000E17B0" w:rsidRPr="000E17B0">
        <w:rPr>
          <w:rFonts w:ascii="Times New Roman" w:hAnsi="Times New Roman" w:cs="Times New Roman"/>
          <w:sz w:val="20"/>
          <w:szCs w:val="22"/>
        </w:rPr>
        <w:t>.</w:t>
      </w:r>
    </w:p>
    <w:p w14:paraId="4A11DD29" w14:textId="4BDEEFFF"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D</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Schindler,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Ward,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and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Essington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2019</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Resurgence of </w:t>
      </w:r>
      <w:r w:rsidRPr="00692556">
        <w:rPr>
          <w:rFonts w:ascii="Times New Roman" w:hAnsi="Times New Roman" w:cs="Times New Roman"/>
          <w:sz w:val="22"/>
          <w:szCs w:val="22"/>
        </w:rPr>
        <w:tab/>
        <w:t>an apex predator and the decline in prey body size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r w:rsidR="000E17B0" w:rsidRPr="000E17B0">
        <w:rPr>
          <w:rFonts w:ascii="Times New Roman" w:hAnsi="Times New Roman" w:cs="Times New Roman"/>
          <w:sz w:val="20"/>
          <w:szCs w:val="22"/>
        </w:rPr>
        <w:t>.</w:t>
      </w:r>
    </w:p>
    <w:p w14:paraId="2A5E5898" w14:textId="7E70811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0"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2815FFE6" w14:textId="1E7B7A0C"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w:t>
      </w:r>
      <w:r w:rsidR="000E17B0" w:rsidRPr="000E17B0">
        <w:rPr>
          <w:rFonts w:ascii="Times New Roman" w:hAnsi="Times New Roman" w:cs="Times New Roman"/>
          <w:sz w:val="20"/>
        </w:rPr>
        <w:t>.</w:t>
      </w:r>
      <w:r w:rsidRPr="00AB7F1E">
        <w:rPr>
          <w:rFonts w:ascii="Times New Roman" w:hAnsi="Times New Roman" w:cs="Times New Roman"/>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AB7F1E">
        <w:rPr>
          <w:rFonts w:ascii="Times New Roman" w:hAnsi="Times New Roman" w:cs="Times New Roman"/>
        </w:rPr>
        <w:t xml:space="preserve"> 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AB7F1E">
        <w:rPr>
          <w:rFonts w:ascii="Times New Roman" w:hAnsi="Times New Roman" w:cs="Times New Roman"/>
        </w:rPr>
        <w:t xml:space="preserve"> Cleary J</w:t>
      </w:r>
      <w:r w:rsidR="000E17B0" w:rsidRPr="000E17B0">
        <w:rPr>
          <w:rFonts w:ascii="Times New Roman" w:hAnsi="Times New Roman" w:cs="Times New Roman"/>
          <w:sz w:val="20"/>
        </w:rPr>
        <w:t>.</w:t>
      </w:r>
      <w:r w:rsidRPr="00AB7F1E">
        <w:rPr>
          <w:rFonts w:ascii="Times New Roman" w:hAnsi="Times New Roman" w:cs="Times New Roman"/>
        </w:rPr>
        <w:t>S</w:t>
      </w:r>
      <w:r w:rsidR="000E17B0" w:rsidRPr="000E17B0">
        <w:rPr>
          <w:rFonts w:ascii="Times New Roman" w:hAnsi="Times New Roman" w:cs="Times New Roman"/>
          <w:sz w:val="20"/>
        </w:rPr>
        <w:t>.</w:t>
      </w:r>
      <w:r w:rsidRPr="00AB7F1E">
        <w:rPr>
          <w:rFonts w:ascii="Times New Roman" w:hAnsi="Times New Roman" w:cs="Times New Roman"/>
        </w:rPr>
        <w:t xml:space="preserve"> 2010</w:t>
      </w:r>
      <w:r w:rsidR="000E17B0" w:rsidRPr="000E17B0">
        <w:rPr>
          <w:rFonts w:ascii="Times New Roman" w:hAnsi="Times New Roman" w:cs="Times New Roman"/>
          <w:sz w:val="20"/>
        </w:rPr>
        <w:t>.</w:t>
      </w:r>
      <w:r w:rsidRPr="00AB7F1E">
        <w:rPr>
          <w:rFonts w:ascii="Times New Roman" w:hAnsi="Times New Roman" w:cs="Times New Roman"/>
        </w:rPr>
        <w:t xml:space="preserve">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recovery of Pacific herring stocks in Canada</w:t>
      </w:r>
      <w:r w:rsidR="000E17B0" w:rsidRPr="000E17B0">
        <w:rPr>
          <w:rFonts w:ascii="Times New Roman" w:hAnsi="Times New Roman" w:cs="Times New Roman"/>
          <w:sz w:val="20"/>
        </w:rPr>
        <w:t>.</w:t>
      </w:r>
      <w:r w:rsidRPr="00AB7F1E">
        <w:rPr>
          <w:rFonts w:ascii="Times New Roman" w:hAnsi="Times New Roman" w:cs="Times New Roman"/>
        </w:rPr>
        <w:t xml:space="preserve">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74B30836" w14:textId="07D45A8D"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Lehmann,</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Schubert,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Scott,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deep-sea gorgonian corals</w:t>
      </w:r>
      <w:r w:rsidR="000E17B0" w:rsidRPr="000E17B0">
        <w:rPr>
          <w:rFonts w:ascii="Times New Roman" w:hAnsi="Times New Roman" w:cs="Times New Roman"/>
          <w:bCs/>
          <w:color w:val="222222"/>
          <w:sz w:val="20"/>
        </w:rPr>
        <w:t>.</w:t>
      </w:r>
      <w:r w:rsidRPr="00ED09B7">
        <w:rPr>
          <w:rFonts w:ascii="Times New Roman" w:hAnsi="Times New Roman" w:cs="Times New Roman"/>
          <w:bCs/>
          <w:color w:val="222222"/>
        </w:rPr>
        <w:t xml:space="preserve">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r w:rsidR="000E17B0" w:rsidRPr="000E17B0">
        <w:rPr>
          <w:rFonts w:ascii="Times New Roman" w:hAnsi="Times New Roman" w:cs="Times New Roman"/>
          <w:bCs/>
          <w:color w:val="222222"/>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4E661904" w14:textId="5B737271" w:rsidR="00CF4B45" w:rsidRDefault="00CF4B45" w:rsidP="00CF4B45">
      <w:pPr>
        <w:spacing w:line="480" w:lineRule="auto"/>
        <w:rPr>
          <w:ins w:id="560" w:author="Megan Feddern" w:date="2021-07-07T07:13:00Z"/>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220B027A" w:rsidR="001F0A0B" w:rsidRPr="00ED09B7" w:rsidRDefault="001F0A0B" w:rsidP="00CF4B45">
      <w:pPr>
        <w:spacing w:line="480" w:lineRule="auto"/>
        <w:rPr>
          <w:rFonts w:ascii="Times New Roman" w:hAnsi="Times New Roman" w:cs="Times New Roman"/>
        </w:rPr>
      </w:pPr>
      <w:ins w:id="561" w:author="Megan Feddern" w:date="2021-07-07T07:13:00Z">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 B., K. E. Arthur, </w:t>
        </w:r>
      </w:ins>
      <w:ins w:id="562" w:author="Megan Feddern" w:date="2021-07-07T07:14:00Z">
        <w:r w:rsidR="00D21AA6">
          <w:rPr>
            <w:rFonts w:ascii="Times New Roman" w:hAnsi="Times New Roman" w:cs="Times New Roman"/>
          </w:rPr>
          <w:t xml:space="preserve">A. B. </w:t>
        </w:r>
        <w:proofErr w:type="spellStart"/>
        <w:r w:rsidR="00D21AA6">
          <w:rPr>
            <w:rFonts w:ascii="Times New Roman" w:hAnsi="Times New Roman" w:cs="Times New Roman"/>
          </w:rPr>
          <w:t>Bolten</w:t>
        </w:r>
        <w:proofErr w:type="spellEnd"/>
        <w:r w:rsidR="00D21AA6">
          <w:rPr>
            <w:rFonts w:ascii="Times New Roman" w:hAnsi="Times New Roman" w:cs="Times New Roman"/>
          </w:rPr>
          <w:t xml:space="preserve">, B. N. Popp, C. J. </w:t>
        </w:r>
        <w:proofErr w:type="spellStart"/>
        <w:r w:rsidR="00D21AA6">
          <w:rPr>
            <w:rFonts w:ascii="Times New Roman" w:hAnsi="Times New Roman" w:cs="Times New Roman"/>
          </w:rPr>
          <w:t>Lagueux</w:t>
        </w:r>
        <w:proofErr w:type="spellEnd"/>
        <w:r w:rsidR="00D21AA6">
          <w:rPr>
            <w:rFonts w:ascii="Times New Roman" w:hAnsi="Times New Roman" w:cs="Times New Roman"/>
          </w:rPr>
          <w:t xml:space="preserve">, E. Harrison, C. L. </w:t>
        </w:r>
      </w:ins>
      <w:ins w:id="563" w:author="Megan Feddern" w:date="2021-07-07T07:15:00Z">
        <w:r w:rsidR="00D21AA6">
          <w:rPr>
            <w:rFonts w:ascii="Times New Roman" w:hAnsi="Times New Roman" w:cs="Times New Roman"/>
          </w:rPr>
          <w:tab/>
        </w:r>
      </w:ins>
      <w:ins w:id="564" w:author="Megan Feddern" w:date="2021-07-07T07:14:00Z">
        <w:r w:rsidR="00D21AA6">
          <w:rPr>
            <w:rFonts w:ascii="Times New Roman" w:hAnsi="Times New Roman" w:cs="Times New Roman"/>
          </w:rPr>
          <w:t xml:space="preserve">Campbell, and K. A. </w:t>
        </w:r>
        <w:proofErr w:type="spellStart"/>
        <w:r w:rsidR="00D21AA6">
          <w:rPr>
            <w:rFonts w:ascii="Times New Roman" w:hAnsi="Times New Roman" w:cs="Times New Roman"/>
          </w:rPr>
          <w:t>Bjorndal</w:t>
        </w:r>
        <w:proofErr w:type="spellEnd"/>
        <w:r w:rsidR="00D21AA6">
          <w:rPr>
            <w:rFonts w:ascii="Times New Roman" w:hAnsi="Times New Roman" w:cs="Times New Roman"/>
          </w:rPr>
          <w:t xml:space="preserve">. </w:t>
        </w:r>
      </w:ins>
      <w:ins w:id="565" w:author="Megan Feddern" w:date="2021-07-07T07:15:00Z">
        <w:r w:rsidR="00D21AA6">
          <w:rPr>
            <w:rFonts w:ascii="Times New Roman" w:hAnsi="Times New Roman" w:cs="Times New Roman"/>
          </w:rPr>
          <w:t xml:space="preserve">2013. Trophic ecology of green turtle breeding </w:t>
        </w:r>
        <w:r w:rsidR="00D21AA6">
          <w:rPr>
            <w:rFonts w:ascii="Times New Roman" w:hAnsi="Times New Roman" w:cs="Times New Roman"/>
          </w:rPr>
          <w:tab/>
          <w:t>population. Marine Ecology Progress Series 476: 237-249.</w:t>
        </w:r>
      </w:ins>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6B12FC07" w14:textId="0F5D9917"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0E17B0" w:rsidRPr="000E17B0">
        <w:rPr>
          <w:rFonts w:ascii="Times New Roman" w:hAnsi="Times New Roman" w:cs="Times New Roman"/>
          <w:sz w:val="20"/>
        </w:rPr>
        <w:t>.</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26D7D09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r w:rsidR="000E17B0" w:rsidRPr="000E17B0">
        <w:rPr>
          <w:rFonts w:ascii="Times New Roman" w:hAnsi="Times New Roman" w:cs="Times New Roman"/>
          <w:sz w:val="20"/>
        </w:rPr>
        <w:t>.</w:t>
      </w:r>
    </w:p>
    <w:p w14:paraId="0E0C29A3" w14:textId="264852C5"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ins w:id="566" w:author="Megan Feddern" w:date="2021-07-07T07:20:00Z">
        <w:r w:rsidR="0004511B">
          <w:rPr>
            <w:rFonts w:ascii="Times New Roman" w:hAnsi="Times New Roman" w:cs="Times New Roman"/>
          </w:rPr>
          <w:t>b</w:t>
        </w:r>
      </w:ins>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w:t>
      </w:r>
      <w:r w:rsidR="00850F33">
        <w:rPr>
          <w:rFonts w:ascii="Times New Roman" w:hAnsi="Times New Roman" w:cs="Times New Roman"/>
        </w:rPr>
        <w:t xml:space="preserve">colored points; </w:t>
      </w:r>
      <w:r w:rsidR="00B86078">
        <w:rPr>
          <w:rFonts w:ascii="Times New Roman" w:hAnsi="Times New Roman" w:cs="Times New Roman"/>
        </w:rPr>
        <w:t>magnitude of trophic level change in response to the covariate</w:t>
      </w:r>
      <w:ins w:id="567" w:author="Megan Feddern" w:date="2021-07-07T07:21:00Z">
        <w:r w:rsidR="0004511B">
          <w:rPr>
            <w:rFonts w:ascii="Times New Roman" w:hAnsi="Times New Roman" w:cs="Times New Roman"/>
          </w:rPr>
          <w:t>).</w:t>
        </w:r>
      </w:ins>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ins w:id="568" w:author="Megan Feddern" w:date="2021-07-07T07:21:00Z">
        <w:r w:rsidR="00E000CE">
          <w:rPr>
            <w:rFonts w:ascii="Times New Roman" w:hAnsi="Times New Roman" w:cs="Times New Roman"/>
          </w:rPr>
          <w:t>green</w:t>
        </w:r>
      </w:ins>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w:t>
      </w:r>
      <w:proofErr w:type="gramStart"/>
      <w:r w:rsidR="00B86078">
        <w:rPr>
          <w:rFonts w:ascii="Times New Roman" w:hAnsi="Times New Roman" w:cs="Times New Roman"/>
        </w:rPr>
        <w:t>);  a</w:t>
      </w:r>
      <w:proofErr w:type="gramEnd"/>
      <w:r w:rsidR="00B86078">
        <w:rPr>
          <w:rFonts w:ascii="Times New Roman" w:hAnsi="Times New Roman" w:cs="Times New Roman"/>
        </w:rPr>
        <w:t xml:space="preserve">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ins w:id="569" w:author="Megan Feddern" w:date="2021-07-07T07:22:00Z">
        <w:r w:rsidR="00E000CE">
          <w:rPr>
            <w:rFonts w:ascii="Times New Roman" w:hAnsi="Times New Roman" w:cs="Times New Roman"/>
          </w:rPr>
          <w:t>blue</w:t>
        </w:r>
      </w:ins>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ins w:id="570" w:author="Megan Feddern" w:date="2021-07-07T07:22:00Z">
        <w:r w:rsidR="00E000CE">
          <w:rPr>
            <w:rFonts w:ascii="Times New Roman" w:hAnsi="Times New Roman" w:cs="Times New Roman"/>
          </w:rPr>
          <w:t>pink</w:t>
        </w:r>
      </w:ins>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ins w:id="571" w:author="Megan Feddern" w:date="2021-07-07T07:22:00Z">
        <w:r w:rsidR="00E000CE">
          <w:rPr>
            <w:rFonts w:ascii="Times New Roman" w:hAnsi="Times New Roman" w:cs="Times New Roman"/>
          </w:rPr>
          <w:t>s</w:t>
        </w:r>
      </w:ins>
      <w:r w:rsidR="00B86078">
        <w:rPr>
          <w:rFonts w:ascii="Times New Roman" w:hAnsi="Times New Roman" w:cs="Times New Roman"/>
        </w:rPr>
        <w:t xml:space="preserve"> </w:t>
      </w:r>
      <w:ins w:id="572" w:author="Megan Feddern" w:date="2021-07-07T07:22:00Z">
        <w:r w:rsidR="00E000CE">
          <w:rPr>
            <w:rFonts w:ascii="Times New Roman" w:hAnsi="Times New Roman" w:cs="Times New Roman"/>
          </w:rPr>
          <w:t>c-e are</w:t>
        </w:r>
      </w:ins>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ins w:id="573" w:author="Megan Feddern" w:date="2021-07-07T07:23:00Z">
        <w:r w:rsidR="00E000CE">
          <w:rPr>
            <w:rFonts w:ascii="Times New Roman" w:hAnsi="Times New Roman" w:cs="Times New Roman"/>
          </w:rPr>
          <w:t>a &amp; b</w:t>
        </w:r>
      </w:ins>
      <w:r w:rsidR="00850F33">
        <w:rPr>
          <w:rFonts w:ascii="Times New Roman" w:hAnsi="Times New Roman" w:cs="Times New Roman"/>
        </w:rPr>
        <w:t xml:space="preserve"> and signs indicate the direction of the effect </w:t>
      </w:r>
      <w:ins w:id="574" w:author="Megan Feddern" w:date="2021-07-07T07:23:00Z">
        <w:r w:rsidR="00E000CE">
          <w:rPr>
            <w:rFonts w:ascii="Times New Roman" w:hAnsi="Times New Roman" w:cs="Times New Roman"/>
          </w:rPr>
          <w:t xml:space="preserve">on trophic position </w:t>
        </w:r>
      </w:ins>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17D3ADEA" w:rsidR="00C15426" w:rsidRPr="008251B2" w:rsidRDefault="008F00D2" w:rsidP="00955572">
      <w:pPr>
        <w:rPr>
          <w:rFonts w:ascii="Times New Roman" w:eastAsia="Times New Roman" w:hAnsi="Times New Roman" w:cs="Times New Roman"/>
        </w:rPr>
      </w:pPr>
      <w:r>
        <w:rPr>
          <w:rStyle w:val="CommentReference"/>
        </w:rPr>
        <w:commentReference w:id="575"/>
      </w:r>
      <w:ins w:id="576" w:author="Megan Feddern" w:date="2021-07-07T07:24:00Z">
        <w:r w:rsidR="00E000CE">
          <w:rPr>
            <w:rFonts w:ascii="Times New Roman" w:eastAsia="Times New Roman" w:hAnsi="Times New Roman" w:cs="Times New Roman"/>
            <w:noProof/>
          </w:rPr>
          <w:drawing>
            <wp:inline distT="0" distB="0" distL="0" distR="0" wp14:anchorId="097268F0" wp14:editId="20A00DD8">
              <wp:extent cx="5943600" cy="6902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V2_20210607.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ins>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6" w:author="Tim Essington" w:date="2021-05-19T12:43:00Z" w:initials="TE">
    <w:p w14:paraId="79F20F91" w14:textId="77777777" w:rsidR="009425AC" w:rsidRDefault="009425AC" w:rsidP="0026228C">
      <w:pPr>
        <w:pStyle w:val="CommentText"/>
      </w:pPr>
      <w:r>
        <w:rPr>
          <w:rStyle w:val="CommentReference"/>
        </w:rPr>
        <w:annotationRef/>
      </w:r>
      <w:r>
        <w:t>Does this not lead you to a very large number of models?  If so, that’s a recipe for non-robust statistical inference.  Would be good to list the number of alternative models.</w:t>
      </w:r>
    </w:p>
  </w:comment>
  <w:comment w:id="341" w:author="Tim Essington" w:date="2021-05-19T12:45:00Z" w:initials="TE">
    <w:p w14:paraId="025C341D" w14:textId="2C1D915F" w:rsidR="009425AC" w:rsidRDefault="009425AC">
      <w:pPr>
        <w:pStyle w:val="CommentText"/>
      </w:pPr>
      <w:r>
        <w:rPr>
          <w:rStyle w:val="CommentReference"/>
        </w:rPr>
        <w:annotationRef/>
      </w:r>
      <w:r>
        <w:t>Was there always a single best model?  Perhaps here say “best performing models…”</w:t>
      </w:r>
    </w:p>
  </w:comment>
  <w:comment w:id="347" w:author="Tim Essington" w:date="2021-05-19T12:48:00Z" w:initials="TE">
    <w:p w14:paraId="533EDC9B" w14:textId="6DCF3F52" w:rsidR="009425AC" w:rsidRDefault="009425AC">
      <w:pPr>
        <w:pStyle w:val="CommentText"/>
      </w:pPr>
      <w:r>
        <w:rPr>
          <w:rStyle w:val="CommentReference"/>
        </w:rPr>
        <w:annotationRef/>
      </w:r>
      <w:r>
        <w:t>Just noting that the results section is relatively brief, esp. compared to other sections.  Might be worth giving more contextual information.  Knowing more about the model selection is really useful it’s not clear to me that single models were the clear winners.  Where are the delta AIC tables?</w:t>
      </w:r>
    </w:p>
  </w:comment>
  <w:comment w:id="575" w:author="Tim Essington" w:date="2021-05-19T12:52:00Z" w:initials="TE">
    <w:p w14:paraId="0A05894C" w14:textId="6F34EAE9" w:rsidR="009425AC" w:rsidRDefault="009425AC">
      <w:pPr>
        <w:pStyle w:val="CommentText"/>
      </w:pPr>
      <w:r>
        <w:rPr>
          <w:rStyle w:val="CommentReference"/>
        </w:rPr>
        <w:annotationRef/>
      </w:r>
      <w:r>
        <w:t>This layout makes it very hard to compare the fixed effects.  I suggest one figure showing all of the fixed effects, and a second figure for the amino-acid intercepts.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F20F91" w15:done="1"/>
  <w15:commentEx w15:paraId="025C341D" w15:done="1"/>
  <w15:commentEx w15:paraId="533EDC9B" w15:done="0"/>
  <w15:commentEx w15:paraId="0A058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F20F91" w16cid:durableId="2490688C"/>
  <w16cid:commentId w16cid:paraId="025C341D" w16cid:durableId="244F8706"/>
  <w16cid:commentId w16cid:paraId="533EDC9B" w16cid:durableId="244F8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B12CA" w14:textId="77777777" w:rsidR="004974AF" w:rsidRDefault="004974AF" w:rsidP="00A6171D">
      <w:r>
        <w:separator/>
      </w:r>
    </w:p>
  </w:endnote>
  <w:endnote w:type="continuationSeparator" w:id="0">
    <w:p w14:paraId="181AE8B2" w14:textId="77777777" w:rsidR="004974AF" w:rsidRDefault="004974AF"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Content>
      <w:p w14:paraId="7F132F0D" w14:textId="2858A654" w:rsidR="009425AC" w:rsidRDefault="009425AC"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Content>
      <w:p w14:paraId="142B3345" w14:textId="256ECB98" w:rsidR="009425AC" w:rsidRDefault="009425AC"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9425AC" w:rsidRDefault="009425AC"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Content>
      <w:p w14:paraId="127C2DF1" w14:textId="529718FF" w:rsidR="009425AC" w:rsidRDefault="009425AC"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9425AC" w:rsidRDefault="009425AC"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F8A08" w14:textId="77777777" w:rsidR="004974AF" w:rsidRDefault="004974AF" w:rsidP="00A6171D">
      <w:r>
        <w:separator/>
      </w:r>
    </w:p>
  </w:footnote>
  <w:footnote w:type="continuationSeparator" w:id="0">
    <w:p w14:paraId="563BADC8" w14:textId="77777777" w:rsidR="004974AF" w:rsidRDefault="004974AF"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rson w15:author="Tim Essington">
    <w15:presenceInfo w15:providerId="AD" w15:userId="S::essing@uw.edu::9688509c-e771-4867-a196-0dbe1c339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3032"/>
    <w:rsid w:val="0009083C"/>
    <w:rsid w:val="000908A8"/>
    <w:rsid w:val="000A2B1C"/>
    <w:rsid w:val="000B232E"/>
    <w:rsid w:val="000C4A8B"/>
    <w:rsid w:val="000C4CCC"/>
    <w:rsid w:val="000D2423"/>
    <w:rsid w:val="000D67B2"/>
    <w:rsid w:val="000D6CEB"/>
    <w:rsid w:val="000E15FE"/>
    <w:rsid w:val="000E17B0"/>
    <w:rsid w:val="000E56F3"/>
    <w:rsid w:val="000F2D73"/>
    <w:rsid w:val="000F3791"/>
    <w:rsid w:val="000F5394"/>
    <w:rsid w:val="000F5685"/>
    <w:rsid w:val="000F60BA"/>
    <w:rsid w:val="000F6CFE"/>
    <w:rsid w:val="000F6F61"/>
    <w:rsid w:val="001022DC"/>
    <w:rsid w:val="00102A93"/>
    <w:rsid w:val="001037E0"/>
    <w:rsid w:val="00111588"/>
    <w:rsid w:val="00112A78"/>
    <w:rsid w:val="00113E43"/>
    <w:rsid w:val="00117393"/>
    <w:rsid w:val="00120130"/>
    <w:rsid w:val="00131585"/>
    <w:rsid w:val="00132B64"/>
    <w:rsid w:val="001337AC"/>
    <w:rsid w:val="00133D8E"/>
    <w:rsid w:val="001348DE"/>
    <w:rsid w:val="00141B03"/>
    <w:rsid w:val="00147D22"/>
    <w:rsid w:val="00151F13"/>
    <w:rsid w:val="00153950"/>
    <w:rsid w:val="00153A46"/>
    <w:rsid w:val="00163FBF"/>
    <w:rsid w:val="00167F2E"/>
    <w:rsid w:val="0017663F"/>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202D6B"/>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C63"/>
    <w:rsid w:val="00287AF4"/>
    <w:rsid w:val="0029561F"/>
    <w:rsid w:val="002A1D4A"/>
    <w:rsid w:val="002A2342"/>
    <w:rsid w:val="002A34FD"/>
    <w:rsid w:val="002A4D02"/>
    <w:rsid w:val="002A6EA1"/>
    <w:rsid w:val="002B6953"/>
    <w:rsid w:val="002C2F07"/>
    <w:rsid w:val="002C304D"/>
    <w:rsid w:val="002C4A2C"/>
    <w:rsid w:val="002C6F46"/>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7F54"/>
    <w:rsid w:val="003D3733"/>
    <w:rsid w:val="003E21DC"/>
    <w:rsid w:val="003E7B7F"/>
    <w:rsid w:val="00401A4F"/>
    <w:rsid w:val="00416024"/>
    <w:rsid w:val="00416E11"/>
    <w:rsid w:val="00426965"/>
    <w:rsid w:val="0043272A"/>
    <w:rsid w:val="0043333E"/>
    <w:rsid w:val="00441DD6"/>
    <w:rsid w:val="004445D9"/>
    <w:rsid w:val="004522E1"/>
    <w:rsid w:val="00452843"/>
    <w:rsid w:val="00453E4A"/>
    <w:rsid w:val="0047082A"/>
    <w:rsid w:val="00473D0E"/>
    <w:rsid w:val="00477D13"/>
    <w:rsid w:val="004851F4"/>
    <w:rsid w:val="00487AE1"/>
    <w:rsid w:val="00490CC2"/>
    <w:rsid w:val="004927B3"/>
    <w:rsid w:val="00493D53"/>
    <w:rsid w:val="00495CF3"/>
    <w:rsid w:val="004974AF"/>
    <w:rsid w:val="004A08DA"/>
    <w:rsid w:val="004A263B"/>
    <w:rsid w:val="004A4F2E"/>
    <w:rsid w:val="004A51E0"/>
    <w:rsid w:val="004B1310"/>
    <w:rsid w:val="004B312F"/>
    <w:rsid w:val="004B3C61"/>
    <w:rsid w:val="004D6C2F"/>
    <w:rsid w:val="004E4EC6"/>
    <w:rsid w:val="004E75D7"/>
    <w:rsid w:val="004F1C07"/>
    <w:rsid w:val="004F42FD"/>
    <w:rsid w:val="004F4EED"/>
    <w:rsid w:val="00500DBC"/>
    <w:rsid w:val="00500EAC"/>
    <w:rsid w:val="00503155"/>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43CF"/>
    <w:rsid w:val="005B47B0"/>
    <w:rsid w:val="005C4A22"/>
    <w:rsid w:val="005C632E"/>
    <w:rsid w:val="005C6489"/>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6FEE"/>
    <w:rsid w:val="006F10B1"/>
    <w:rsid w:val="00705DE8"/>
    <w:rsid w:val="007210C9"/>
    <w:rsid w:val="00723EED"/>
    <w:rsid w:val="007372E0"/>
    <w:rsid w:val="00740857"/>
    <w:rsid w:val="00757B87"/>
    <w:rsid w:val="00767AC6"/>
    <w:rsid w:val="007700B1"/>
    <w:rsid w:val="00772230"/>
    <w:rsid w:val="00772970"/>
    <w:rsid w:val="0077712D"/>
    <w:rsid w:val="00786016"/>
    <w:rsid w:val="007A19DE"/>
    <w:rsid w:val="007B0E15"/>
    <w:rsid w:val="007B2D00"/>
    <w:rsid w:val="007B383D"/>
    <w:rsid w:val="007C269D"/>
    <w:rsid w:val="007C56CB"/>
    <w:rsid w:val="007C6A6A"/>
    <w:rsid w:val="007D081D"/>
    <w:rsid w:val="007D3BE4"/>
    <w:rsid w:val="007E093A"/>
    <w:rsid w:val="007E2129"/>
    <w:rsid w:val="007E21B1"/>
    <w:rsid w:val="007E7E0A"/>
    <w:rsid w:val="007F1438"/>
    <w:rsid w:val="007F2E56"/>
    <w:rsid w:val="00803EA8"/>
    <w:rsid w:val="00805CDD"/>
    <w:rsid w:val="0081581B"/>
    <w:rsid w:val="008251B2"/>
    <w:rsid w:val="00827A90"/>
    <w:rsid w:val="00833257"/>
    <w:rsid w:val="00841BB4"/>
    <w:rsid w:val="008429EF"/>
    <w:rsid w:val="00850022"/>
    <w:rsid w:val="008507FD"/>
    <w:rsid w:val="00850F33"/>
    <w:rsid w:val="00851128"/>
    <w:rsid w:val="00862D86"/>
    <w:rsid w:val="00871990"/>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43A4"/>
    <w:rsid w:val="009A4807"/>
    <w:rsid w:val="009B4809"/>
    <w:rsid w:val="009C1C4E"/>
    <w:rsid w:val="009D5932"/>
    <w:rsid w:val="009D7D9A"/>
    <w:rsid w:val="009E132E"/>
    <w:rsid w:val="009E3092"/>
    <w:rsid w:val="009E4215"/>
    <w:rsid w:val="009E44C1"/>
    <w:rsid w:val="009F19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0641"/>
    <w:rsid w:val="00A56AE8"/>
    <w:rsid w:val="00A601AF"/>
    <w:rsid w:val="00A6171D"/>
    <w:rsid w:val="00A62AD7"/>
    <w:rsid w:val="00A7002D"/>
    <w:rsid w:val="00A751C8"/>
    <w:rsid w:val="00A843B5"/>
    <w:rsid w:val="00A93A4C"/>
    <w:rsid w:val="00AB1541"/>
    <w:rsid w:val="00AB2D80"/>
    <w:rsid w:val="00AC72F2"/>
    <w:rsid w:val="00AC7CA4"/>
    <w:rsid w:val="00AD1108"/>
    <w:rsid w:val="00AD4258"/>
    <w:rsid w:val="00AD5020"/>
    <w:rsid w:val="00AD5B91"/>
    <w:rsid w:val="00AD7114"/>
    <w:rsid w:val="00AE6541"/>
    <w:rsid w:val="00AE74C9"/>
    <w:rsid w:val="00AF404A"/>
    <w:rsid w:val="00AF703E"/>
    <w:rsid w:val="00B04A8B"/>
    <w:rsid w:val="00B11A2A"/>
    <w:rsid w:val="00B129DD"/>
    <w:rsid w:val="00B134D7"/>
    <w:rsid w:val="00B14249"/>
    <w:rsid w:val="00B16409"/>
    <w:rsid w:val="00B1728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415BB"/>
    <w:rsid w:val="00C41C40"/>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6BB1"/>
    <w:rsid w:val="00CB7C02"/>
    <w:rsid w:val="00CC0268"/>
    <w:rsid w:val="00CC79E6"/>
    <w:rsid w:val="00CD43BA"/>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372E"/>
    <w:rsid w:val="00D744D0"/>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124B8"/>
    <w:rsid w:val="00E171AD"/>
    <w:rsid w:val="00E3231C"/>
    <w:rsid w:val="00E32C28"/>
    <w:rsid w:val="00E33ECB"/>
    <w:rsid w:val="00E36CCB"/>
    <w:rsid w:val="00E37E17"/>
    <w:rsid w:val="00E6002C"/>
    <w:rsid w:val="00E61E30"/>
    <w:rsid w:val="00E624C1"/>
    <w:rsid w:val="00E665E1"/>
    <w:rsid w:val="00E66CF8"/>
    <w:rsid w:val="00E670DB"/>
    <w:rsid w:val="00E74B55"/>
    <w:rsid w:val="00E82265"/>
    <w:rsid w:val="00E97056"/>
    <w:rsid w:val="00E974F0"/>
    <w:rsid w:val="00E97FF8"/>
    <w:rsid w:val="00EA03EE"/>
    <w:rsid w:val="00EA0D9E"/>
    <w:rsid w:val="00EA2955"/>
    <w:rsid w:val="00EA4AF0"/>
    <w:rsid w:val="00EA4D9B"/>
    <w:rsid w:val="00EA6B53"/>
    <w:rsid w:val="00EB0585"/>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9B0"/>
    <w:rsid w:val="00F573F4"/>
    <w:rsid w:val="00F6393B"/>
    <w:rsid w:val="00F6417A"/>
    <w:rsid w:val="00F645C3"/>
    <w:rsid w:val="00F67581"/>
    <w:rsid w:val="00F702BF"/>
    <w:rsid w:val="00F71A1D"/>
    <w:rsid w:val="00F763BC"/>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4B97E-39DC-0248-A6E0-B47004A55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28</Pages>
  <Words>6883</Words>
  <Characters>39238</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21</cp:revision>
  <dcterms:created xsi:type="dcterms:W3CDTF">2021-07-06T18:56:00Z</dcterms:created>
  <dcterms:modified xsi:type="dcterms:W3CDTF">2021-07-13T16:50:00Z</dcterms:modified>
</cp:coreProperties>
</file>