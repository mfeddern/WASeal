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commentRangeStart w:id="0"/>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commentRangeEnd w:id="0"/>
      <w:r w:rsidR="007F1773">
        <w:rPr>
          <w:rStyle w:val="CommentReference"/>
        </w:rPr>
        <w:commentReference w:id="0"/>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AA1B2B1" w14:textId="43A378C4" w:rsidR="00CB51DE" w:rsidRDefault="00CB51DE" w:rsidP="00CB51DE">
      <w:pPr>
        <w:rPr>
          <w:ins w:id="1" w:author="Megan Feddern" w:date="2021-10-11T12:57:00Z"/>
          <w:rFonts w:ascii="Times New Roman" w:hAnsi="Times New Roman" w:cs="Times New Roman"/>
          <w:iCs/>
        </w:rPr>
      </w:pPr>
      <w:ins w:id="2" w:author="Megan Feddern" w:date="2021-10-11T12:57:00Z">
        <w:r>
          <w:rPr>
            <w:rFonts w:ascii="Times New Roman" w:hAnsi="Times New Roman" w:cs="Times New Roman"/>
            <w:iCs/>
          </w:rPr>
          <w:t xml:space="preserve">Sarah’s </w:t>
        </w:r>
      </w:ins>
      <w:ins w:id="3" w:author="Megan Feddern" w:date="2021-10-11T12:58:00Z">
        <w:r>
          <w:rPr>
            <w:rFonts w:ascii="Times New Roman" w:hAnsi="Times New Roman" w:cs="Times New Roman"/>
            <w:iCs/>
          </w:rPr>
          <w:t>General</w:t>
        </w:r>
      </w:ins>
      <w:ins w:id="4" w:author="Megan Feddern" w:date="2021-10-11T12:57:00Z">
        <w:r>
          <w:rPr>
            <w:rFonts w:ascii="Times New Roman" w:hAnsi="Times New Roman" w:cs="Times New Roman"/>
            <w:iCs/>
          </w:rPr>
          <w:t xml:space="preserve"> Comment: </w:t>
        </w:r>
      </w:ins>
    </w:p>
    <w:p w14:paraId="67D8448A" w14:textId="76D95513" w:rsidR="00CB51DE" w:rsidRDefault="00CB51DE" w:rsidP="00CB51DE">
      <w:pPr>
        <w:rPr>
          <w:ins w:id="5" w:author="Megan Feddern" w:date="2021-10-11T12:57:00Z"/>
        </w:rPr>
      </w:pPr>
      <w:ins w:id="6" w:author="Megan Feddern" w:date="2021-10-11T12:57:00Z">
        <w:r>
          <w:rPr>
            <w:rFonts w:ascii="Times New Roman" w:hAnsi="Times New Roman" w:cs="Times New Roman"/>
            <w:iCs/>
          </w:rPr>
          <w:t>“</w:t>
        </w:r>
        <w:r>
          <w:rPr>
            <w:rFonts w:ascii="Arial" w:hAnsi="Arial" w:cs="Arial"/>
            <w:color w:val="222222"/>
            <w:shd w:val="clear" w:color="auto" w:fill="FFFFFF"/>
          </w:rPr>
          <w:t>Hi Megan,</w:t>
        </w:r>
      </w:ins>
    </w:p>
    <w:p w14:paraId="6ECA4928" w14:textId="77777777" w:rsidR="00CB51DE" w:rsidRDefault="00CB51DE" w:rsidP="00CB51DE">
      <w:pPr>
        <w:shd w:val="clear" w:color="auto" w:fill="FFFFFF"/>
        <w:rPr>
          <w:ins w:id="7" w:author="Megan Feddern" w:date="2021-10-11T12:57:00Z"/>
          <w:rFonts w:ascii="Arial" w:hAnsi="Arial" w:cs="Arial"/>
          <w:color w:val="222222"/>
        </w:rPr>
      </w:pPr>
      <w:ins w:id="8" w:author="Megan Feddern" w:date="2021-10-11T12:57:00Z">
        <w:r>
          <w:rPr>
            <w:rFonts w:ascii="Arial" w:hAnsi="Arial" w:cs="Arial"/>
            <w:color w:val="222222"/>
          </w:rPr>
          <w:t> I realize I am a week late getting this back to you and you may have already submitted, but I thought I would send you my comments anyway, in case they can still be useful. Let me know if you have any questions. </w:t>
        </w:r>
      </w:ins>
    </w:p>
    <w:p w14:paraId="61657A5E" w14:textId="77777777" w:rsidR="00CB51DE" w:rsidRDefault="00CB51DE" w:rsidP="00CB51DE">
      <w:pPr>
        <w:shd w:val="clear" w:color="auto" w:fill="FFFFFF"/>
        <w:rPr>
          <w:ins w:id="9" w:author="Megan Feddern" w:date="2021-10-11T12:57:00Z"/>
          <w:rFonts w:ascii="Arial" w:hAnsi="Arial" w:cs="Arial"/>
          <w:color w:val="222222"/>
        </w:rPr>
      </w:pPr>
    </w:p>
    <w:p w14:paraId="0D14454A" w14:textId="77777777" w:rsidR="00CB51DE" w:rsidRDefault="00CB51DE" w:rsidP="00CB51DE">
      <w:pPr>
        <w:shd w:val="clear" w:color="auto" w:fill="FFFFFF"/>
        <w:rPr>
          <w:ins w:id="10" w:author="Megan Feddern" w:date="2021-10-11T12:57:00Z"/>
          <w:rFonts w:ascii="Arial" w:hAnsi="Arial" w:cs="Arial"/>
          <w:color w:val="222222"/>
        </w:rPr>
      </w:pPr>
      <w:ins w:id="11" w:author="Megan Feddern" w:date="2021-10-11T12:57:00Z">
        <w:r>
          <w:rPr>
            <w:rFonts w:ascii="Arial" w:hAnsi="Arial" w:cs="Arial"/>
            <w:color w:val="222222"/>
          </w:rPr>
          <w:t> Can you just give me a reminder of where you are with your dissertation? You've published one, have one in review, and then this will be your third chapter in review, is that right? What is your timeline going forward? </w:t>
        </w:r>
      </w:ins>
    </w:p>
    <w:p w14:paraId="5DB2D2E4" w14:textId="77777777" w:rsidR="00CB51DE" w:rsidRDefault="00CB51DE" w:rsidP="00CB51DE">
      <w:pPr>
        <w:shd w:val="clear" w:color="auto" w:fill="FFFFFF"/>
        <w:rPr>
          <w:ins w:id="12" w:author="Megan Feddern" w:date="2021-10-11T12:57:00Z"/>
          <w:rFonts w:ascii="Arial" w:hAnsi="Arial" w:cs="Arial"/>
          <w:color w:val="222222"/>
        </w:rPr>
      </w:pPr>
    </w:p>
    <w:p w14:paraId="305158B5" w14:textId="77777777" w:rsidR="00CB51DE" w:rsidRDefault="00CB51DE" w:rsidP="00CB51DE">
      <w:pPr>
        <w:shd w:val="clear" w:color="auto" w:fill="FFFFFF"/>
        <w:rPr>
          <w:ins w:id="13" w:author="Megan Feddern" w:date="2021-10-11T12:57:00Z"/>
          <w:rFonts w:ascii="Arial" w:hAnsi="Arial" w:cs="Arial"/>
          <w:color w:val="222222"/>
        </w:rPr>
      </w:pPr>
      <w:ins w:id="14" w:author="Megan Feddern" w:date="2021-10-11T12:57:00Z">
        <w:r>
          <w:rPr>
            <w:rFonts w:ascii="Arial" w:hAnsi="Arial" w:cs="Arial"/>
            <w:color w:val="222222"/>
          </w:rPr>
          <w:t>Thanks,</w:t>
        </w:r>
      </w:ins>
    </w:p>
    <w:p w14:paraId="3BC4F677" w14:textId="0DC97835" w:rsidR="00CB51DE" w:rsidRDefault="00CB51DE" w:rsidP="00CB51DE">
      <w:pPr>
        <w:shd w:val="clear" w:color="auto" w:fill="FFFFFF"/>
        <w:rPr>
          <w:ins w:id="15" w:author="Megan Feddern" w:date="2021-10-11T12:57:00Z"/>
          <w:rFonts w:ascii="Arial" w:hAnsi="Arial" w:cs="Arial"/>
          <w:color w:val="222222"/>
        </w:rPr>
      </w:pPr>
      <w:ins w:id="16" w:author="Megan Feddern" w:date="2021-10-11T12:57:00Z">
        <w:r>
          <w:rPr>
            <w:rStyle w:val="il"/>
            <w:rFonts w:ascii="Arial" w:hAnsi="Arial" w:cs="Arial"/>
            <w:color w:val="222222"/>
          </w:rPr>
          <w:t>Sarah”</w:t>
        </w:r>
      </w:ins>
    </w:p>
    <w:p w14:paraId="169BFBAE" w14:textId="4ADCE9E1" w:rsidR="00EE6CEB" w:rsidRPr="00CB51DE" w:rsidRDefault="00EE6CEB" w:rsidP="00EE6CEB">
      <w:pPr>
        <w:spacing w:line="480" w:lineRule="auto"/>
        <w:rPr>
          <w:rFonts w:ascii="Times New Roman" w:hAnsi="Times New Roman" w:cs="Times New Roman"/>
          <w:iCs/>
          <w:rPrChange w:id="17" w:author="Megan Feddern" w:date="2021-10-11T12:57:00Z">
            <w:rPr>
              <w:rFonts w:ascii="Times New Roman" w:hAnsi="Times New Roman" w:cs="Times New Roman"/>
              <w:i/>
              <w:iCs/>
            </w:rPr>
          </w:rPrChange>
        </w:rPr>
      </w:pPr>
    </w:p>
    <w:p w14:paraId="7912FE00" w14:textId="76EE1D01"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E64C3C">
        <w:rPr>
          <w:i/>
          <w:color w:val="FF0000"/>
        </w:rPr>
        <w:t>8</w:t>
      </w:r>
      <w:r w:rsidRPr="008C63D1">
        <w:rPr>
          <w:i/>
          <w:color w:val="FF0000"/>
        </w:rPr>
        <w:t xml:space="preserve"> of </w:t>
      </w:r>
      <w:r w:rsidR="00E36CCB">
        <w:rPr>
          <w:i/>
          <w:color w:val="FF0000"/>
        </w:rPr>
        <w:t>30 (article)</w:t>
      </w:r>
      <w:r w:rsidR="00EE6CEB" w:rsidRPr="00167F2E">
        <w:rPr>
          <w:iCs/>
        </w:rPr>
        <w:br w:type="page"/>
      </w:r>
    </w:p>
    <w:p w14:paraId="177C0BE2" w14:textId="65E3CC76"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r w:rsidR="00873615">
        <w:rPr>
          <w:rFonts w:ascii="Times New Roman" w:hAnsi="Times New Roman" w:cs="Times New Roman"/>
          <w:b/>
          <w:bCs/>
        </w:rPr>
        <w:t>9</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298F6EFC"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w:t>
      </w:r>
      <w:del w:id="18" w:author="Sarah J Converse" w:date="2021-08-28T11:08:00Z">
        <w:r w:rsidDel="004A5F3E">
          <w:rPr>
            <w:rFonts w:ascii="Times New Roman" w:hAnsi="Times New Roman" w:cs="Times New Roman"/>
            <w:bCs/>
          </w:rPr>
          <w:delText>,</w:delText>
        </w:r>
      </w:del>
      <w:r>
        <w:rPr>
          <w:rFonts w:ascii="Times New Roman" w:hAnsi="Times New Roman" w:cs="Times New Roman"/>
          <w:bCs/>
        </w:rPr>
        <w:t xml:space="preserve"> </w:t>
      </w:r>
      <w:del w:id="19" w:author="Sarah J Converse" w:date="2021-08-28T11:08:00Z">
        <w:r w:rsidDel="004A5F3E">
          <w:rPr>
            <w:rFonts w:ascii="Times New Roman" w:hAnsi="Times New Roman" w:cs="Times New Roman"/>
            <w:bCs/>
          </w:rPr>
          <w:delText xml:space="preserve">was </w:delText>
        </w:r>
      </w:del>
      <w:ins w:id="20" w:author="Sarah J Converse" w:date="2021-08-28T11:08:00Z">
        <w:r w:rsidR="004A5F3E">
          <w:rPr>
            <w:rFonts w:ascii="Times New Roman" w:hAnsi="Times New Roman" w:cs="Times New Roman"/>
            <w:bCs/>
          </w:rPr>
          <w:t xml:space="preserve">were </w:t>
        </w:r>
      </w:ins>
      <w:r>
        <w:rPr>
          <w:rFonts w:ascii="Times New Roman" w:hAnsi="Times New Roman" w:cs="Times New Roman"/>
          <w:bCs/>
        </w:rPr>
        <w:t xml:space="preserve">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w:t>
      </w:r>
      <w:commentRangeStart w:id="21"/>
      <w:r w:rsidR="00B93818">
        <w:rPr>
          <w:rFonts w:ascii="Times New Roman" w:hAnsi="Times New Roman" w:cs="Times New Roman"/>
          <w:bCs/>
        </w:rPr>
        <w:t xml:space="preserve">harbor seals </w:t>
      </w:r>
      <w:commentRangeEnd w:id="21"/>
      <w:r w:rsidR="00E10EA7">
        <w:rPr>
          <w:rStyle w:val="CommentReference"/>
        </w:rPr>
        <w:commentReference w:id="21"/>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w:t>
      </w:r>
      <w:commentRangeStart w:id="22"/>
      <w:r w:rsidR="00EC4EFF">
        <w:rPr>
          <w:rFonts w:ascii="Times New Roman" w:hAnsi="Times New Roman" w:cs="Times New Roman"/>
          <w:bCs/>
        </w:rPr>
        <w:t xml:space="preserve">current </w:t>
      </w:r>
      <w:commentRangeEnd w:id="22"/>
      <w:r w:rsidR="00E10EA7">
        <w:rPr>
          <w:rStyle w:val="CommentReference"/>
        </w:rPr>
        <w:commentReference w:id="22"/>
      </w:r>
      <w:r w:rsidR="00873615">
        <w:rPr>
          <w:rFonts w:ascii="Times New Roman" w:hAnsi="Times New Roman" w:cs="Times New Roman"/>
          <w:bCs/>
        </w:rPr>
        <w:t xml:space="preserve">Pacific </w:t>
      </w:r>
      <w:r w:rsidR="00283EE2">
        <w:rPr>
          <w:rFonts w:ascii="Times New Roman" w:hAnsi="Times New Roman" w:cs="Times New Roman"/>
          <w:bCs/>
        </w:rPr>
        <w:t xml:space="preserve">herring </w:t>
      </w:r>
      <w:r w:rsidR="00EC4EFF">
        <w:rPr>
          <w:rFonts w:ascii="Times New Roman" w:hAnsi="Times New Roman" w:cs="Times New Roman"/>
          <w:bCs/>
        </w:rPr>
        <w:t>spawning biomass, but had a 2-</w:t>
      </w:r>
      <w:del w:id="23" w:author="Sarah J Converse" w:date="2021-08-28T11:49:00Z">
        <w:r w:rsidR="00EC4EFF" w:rsidDel="00E10EA7">
          <w:rPr>
            <w:rFonts w:ascii="Times New Roman" w:hAnsi="Times New Roman" w:cs="Times New Roman"/>
            <w:bCs/>
          </w:rPr>
          <w:delText xml:space="preserve"> </w:delText>
        </w:r>
      </w:del>
      <w:r w:rsidR="00EC4EFF">
        <w:rPr>
          <w:rFonts w:ascii="Times New Roman" w:hAnsi="Times New Roman" w:cs="Times New Roman"/>
          <w:bCs/>
        </w:rPr>
        <w:t xml:space="preserve">year delayed response to Chinook </w:t>
      </w:r>
      <w:r w:rsidR="00873615">
        <w:rPr>
          <w:rFonts w:ascii="Times New Roman" w:hAnsi="Times New Roman" w:cs="Times New Roman"/>
          <w:bCs/>
        </w:rPr>
        <w:t xml:space="preserve">salmon </w:t>
      </w:r>
      <w:r w:rsidR="00EC4EFF">
        <w:rPr>
          <w:rFonts w:ascii="Times New Roman" w:hAnsi="Times New Roman" w:cs="Times New Roman"/>
          <w:bCs/>
        </w:rPr>
        <w:t>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w:t>
      </w:r>
      <w:r w:rsidR="00B178AF">
        <w:rPr>
          <w:rFonts w:ascii="Times New Roman" w:hAnsi="Times New Roman" w:cs="Times New Roman"/>
          <w:bCs/>
        </w:rPr>
        <w:t>predator response occurs at</w:t>
      </w:r>
      <w:r>
        <w:rPr>
          <w:rFonts w:ascii="Times New Roman" w:hAnsi="Times New Roman" w:cs="Times New Roman"/>
          <w:bCs/>
        </w:rPr>
        <w:t xml:space="preserve">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5B8FBD3C"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624E838F"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and the presence of top predators (top-down control)</w:t>
      </w:r>
      <w:r w:rsidR="00F11F90" w:rsidRPr="00F11F90">
        <w:rPr>
          <w:rFonts w:ascii="Times New Roman" w:hAnsi="Times New Roman" w:cs="Times New Roman"/>
        </w:rPr>
        <w:t xml:space="preserve"> </w:t>
      </w:r>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6103DF">
        <w:rPr>
          <w:rFonts w:ascii="Times New Roman" w:hAnsi="Times New Roman" w:cs="Times New Roman"/>
        </w:rPr>
        <w:t xml:space="preserve"> </w:t>
      </w:r>
      <w:r w:rsidR="00024C6E">
        <w:rPr>
          <w:rFonts w:ascii="Times New Roman" w:hAnsi="Times New Roman" w:cs="Times New Roman"/>
        </w:rPr>
        <w:t>Communities are continuously experiencing both biotic and abiotic disturbances (Paine et al. 1998) and the ability for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r w:rsidR="008F00C8">
        <w:rPr>
          <w:rFonts w:ascii="Times New Roman" w:hAnsi="Times New Roman" w:cs="Times New Roman"/>
        </w:rPr>
        <w:t>alter abundance in both adjacent and non-adjacent trophic levels</w:t>
      </w:r>
      <w:r w:rsidR="00AB2D80">
        <w:rPr>
          <w:rFonts w:ascii="Times New Roman" w:hAnsi="Times New Roman" w:cs="Times New Roman"/>
        </w:rPr>
        <w:t xml:space="preserve">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r w:rsidR="007A19DE">
        <w:rPr>
          <w:rFonts w:ascii="Times New Roman" w:hAnsi="Times New Roman" w:cs="Times New Roman"/>
        </w:rPr>
        <w:t>However, large-scale changes in nutrient availability (</w:t>
      </w:r>
      <w:proofErr w:type="spellStart"/>
      <w:r w:rsidR="007A19DE" w:rsidRPr="008D4856">
        <w:rPr>
          <w:rFonts w:ascii="Times New Roman" w:hAnsi="Times New Roman" w:cs="Times New Roman"/>
        </w:rPr>
        <w:t>Rykaczewski</w:t>
      </w:r>
      <w:proofErr w:type="spellEnd"/>
      <w:r w:rsidR="007A19DE" w:rsidRPr="008D4856">
        <w:rPr>
          <w:rFonts w:ascii="Times New Roman" w:hAnsi="Times New Roman" w:cs="Times New Roman"/>
        </w:rPr>
        <w:t xml:space="preserve"> and Dunne 2010</w:t>
      </w:r>
      <w:r w:rsidR="007A19DE">
        <w:rPr>
          <w:rFonts w:ascii="Times New Roman" w:hAnsi="Times New Roman" w:cs="Times New Roman"/>
        </w:rPr>
        <w:t>), primary productivity (</w:t>
      </w:r>
      <w:proofErr w:type="spellStart"/>
      <w:r w:rsidR="007A19DE">
        <w:rPr>
          <w:rFonts w:ascii="Times New Roman" w:hAnsi="Times New Roman" w:cs="Times New Roman"/>
        </w:rPr>
        <w:t>Chassot</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w:t>
      </w:r>
      <w:proofErr w:type="spellStart"/>
      <w:r w:rsidR="007A19DE">
        <w:rPr>
          <w:rFonts w:ascii="Times New Roman" w:hAnsi="Times New Roman" w:cs="Times New Roman"/>
        </w:rPr>
        <w:t>Magera</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w:t>
      </w:r>
      <w:r w:rsidR="00923DF9">
        <w:rPr>
          <w:rFonts w:ascii="Times New Roman" w:hAnsi="Times New Roman" w:cs="Times New Roman"/>
        </w:rPr>
        <w:t>multiple</w:t>
      </w:r>
      <w:r w:rsidR="007A19DE">
        <w:rPr>
          <w:rFonts w:ascii="Times New Roman" w:hAnsi="Times New Roman" w:cs="Times New Roman"/>
        </w:rPr>
        <w:t xml:space="preserve"> mechanisms of regulation 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103D6150" w14:textId="6FCCDDE5" w:rsidR="00923DF9" w:rsidRDefault="00024C6E" w:rsidP="000F60BA">
      <w:pPr>
        <w:spacing w:line="480" w:lineRule="auto"/>
        <w:ind w:firstLine="720"/>
        <w:rPr>
          <w:rFonts w:ascii="Times New Roman" w:hAnsi="Times New Roman" w:cs="Times New Roman"/>
        </w:rPr>
      </w:pPr>
      <w:r>
        <w:rPr>
          <w:rFonts w:ascii="Times New Roman" w:hAnsi="Times New Roman" w:cs="Times New Roman"/>
        </w:rPr>
        <w:t>How marine predators respond to multiple types of bottom-up drivers (i.e., ocean condition, prey availability), and the different temporal scales over which they respond, is crucial for understanding community stability and resistance to change.</w:t>
      </w:r>
      <w:r w:rsidR="002A348B">
        <w:rPr>
          <w:rFonts w:ascii="Times New Roman" w:hAnsi="Times New Roman" w:cs="Times New Roman"/>
        </w:rPr>
        <w:t xml:space="preserve"> </w:t>
      </w:r>
      <w:del w:id="24" w:author="Megan Feddern" w:date="2021-09-28T19:19:00Z">
        <w:r w:rsidR="00923DF9" w:rsidDel="00422FF9">
          <w:rPr>
            <w:rFonts w:ascii="Times New Roman" w:hAnsi="Times New Roman" w:cs="Times New Roman"/>
          </w:rPr>
          <w:delText>Marine predators respon</w:delText>
        </w:r>
        <w:r w:rsidR="00873615" w:rsidDel="00422FF9">
          <w:rPr>
            <w:rFonts w:ascii="Times New Roman" w:hAnsi="Times New Roman" w:cs="Times New Roman"/>
          </w:rPr>
          <w:delText>d</w:delText>
        </w:r>
        <w:r w:rsidR="00923DF9" w:rsidDel="00422FF9">
          <w:rPr>
            <w:rFonts w:ascii="Times New Roman" w:hAnsi="Times New Roman" w:cs="Times New Roman"/>
          </w:rPr>
          <w:delText xml:space="preserve"> to ecological </w:delText>
        </w:r>
        <w:r w:rsidDel="00422FF9">
          <w:rPr>
            <w:rFonts w:ascii="Times New Roman" w:hAnsi="Times New Roman" w:cs="Times New Roman"/>
          </w:rPr>
          <w:delText>disturbances</w:delText>
        </w:r>
        <w:r w:rsidR="00923DF9" w:rsidDel="00422FF9">
          <w:rPr>
            <w:rFonts w:ascii="Times New Roman" w:hAnsi="Times New Roman" w:cs="Times New Roman"/>
          </w:rPr>
          <w:delText xml:space="preserve"> (bottom-up control), shap</w:delText>
        </w:r>
        <w:r w:rsidR="00873615" w:rsidDel="00422FF9">
          <w:rPr>
            <w:rFonts w:ascii="Times New Roman" w:hAnsi="Times New Roman" w:cs="Times New Roman"/>
          </w:rPr>
          <w:delText>e</w:delText>
        </w:r>
        <w:r w:rsidR="00923DF9" w:rsidDel="00422FF9">
          <w:rPr>
            <w:rFonts w:ascii="Times New Roman" w:hAnsi="Times New Roman" w:cs="Times New Roman"/>
          </w:rPr>
          <w:delText xml:space="preserve"> marine food webs</w:delText>
        </w:r>
        <w:r w:rsidR="005A2482" w:rsidDel="00422FF9">
          <w:rPr>
            <w:rFonts w:ascii="Times New Roman" w:hAnsi="Times New Roman" w:cs="Times New Roman"/>
          </w:rPr>
          <w:delText xml:space="preserve"> </w:delText>
        </w:r>
        <w:r w:rsidR="00923DF9" w:rsidDel="00422FF9">
          <w:rPr>
            <w:rFonts w:ascii="Times New Roman" w:hAnsi="Times New Roman" w:cs="Times New Roman"/>
          </w:rPr>
          <w:delText>(</w:delText>
        </w:r>
        <w:r w:rsidR="005A2482" w:rsidDel="00422FF9">
          <w:rPr>
            <w:rFonts w:ascii="Times New Roman" w:hAnsi="Times New Roman" w:cs="Times New Roman"/>
          </w:rPr>
          <w:delText>top-down</w:delText>
        </w:r>
        <w:r w:rsidR="00923DF9" w:rsidDel="00422FF9">
          <w:rPr>
            <w:rFonts w:ascii="Times New Roman" w:hAnsi="Times New Roman" w:cs="Times New Roman"/>
          </w:rPr>
          <w:delText xml:space="preserve"> control), and </w:delText>
        </w:r>
        <w:r w:rsidR="00873615" w:rsidDel="00422FF9">
          <w:rPr>
            <w:rFonts w:ascii="Times New Roman" w:hAnsi="Times New Roman" w:cs="Times New Roman"/>
          </w:rPr>
          <w:delText>can indicate</w:delText>
        </w:r>
        <w:r w:rsidR="00923DF9" w:rsidDel="00422FF9">
          <w:rPr>
            <w:rFonts w:ascii="Times New Roman" w:hAnsi="Times New Roman" w:cs="Times New Roman"/>
          </w:rPr>
          <w:delText xml:space="preserve"> anthropogenic impacts to food webs (Hazen et al. 2019)</w:delText>
        </w:r>
        <w:r w:rsidR="00873615" w:rsidDel="00422FF9">
          <w:rPr>
            <w:rFonts w:ascii="Times New Roman" w:hAnsi="Times New Roman" w:cs="Times New Roman"/>
          </w:rPr>
          <w:delText>, making them useful sentinels of ecological conditions</w:delText>
        </w:r>
        <w:r w:rsidR="00923DF9" w:rsidDel="00422FF9">
          <w:rPr>
            <w:rFonts w:ascii="Times New Roman" w:hAnsi="Times New Roman" w:cs="Times New Roman"/>
          </w:rPr>
          <w:delText xml:space="preserve">. However, delayed </w:delText>
        </w:r>
      </w:del>
      <w:ins w:id="25" w:author="Megan Feddern" w:date="2021-09-28T19:19:00Z">
        <w:r w:rsidR="00422FF9">
          <w:rPr>
            <w:rFonts w:ascii="Times New Roman" w:hAnsi="Times New Roman" w:cs="Times New Roman"/>
          </w:rPr>
          <w:t>De</w:t>
        </w:r>
      </w:ins>
      <w:ins w:id="26" w:author="Megan Feddern" w:date="2021-09-28T19:20:00Z">
        <w:r w:rsidR="00422FF9">
          <w:rPr>
            <w:rFonts w:ascii="Times New Roman" w:hAnsi="Times New Roman" w:cs="Times New Roman"/>
          </w:rPr>
          <w:t xml:space="preserve">layed </w:t>
        </w:r>
      </w:ins>
      <w:r w:rsidR="00923DF9">
        <w:rPr>
          <w:rFonts w:ascii="Times New Roman" w:hAnsi="Times New Roman" w:cs="Times New Roman"/>
        </w:rPr>
        <w:t xml:space="preserve">predator responses to </w:t>
      </w:r>
      <w:r>
        <w:rPr>
          <w:rFonts w:ascii="Times New Roman" w:hAnsi="Times New Roman" w:cs="Times New Roman"/>
        </w:rPr>
        <w:t>environmental perturbations</w:t>
      </w:r>
      <w:r w:rsidR="00923DF9">
        <w:rPr>
          <w:rFonts w:ascii="Times New Roman" w:hAnsi="Times New Roman" w:cs="Times New Roman"/>
        </w:rPr>
        <w:t xml:space="preserve"> are prevalent in marine system, as impacts do not immediately propagate through the food web (</w:t>
      </w:r>
      <w:r>
        <w:rPr>
          <w:rFonts w:ascii="Times New Roman" w:hAnsi="Times New Roman" w:cs="Times New Roman"/>
        </w:rPr>
        <w:t>Duguid et al. 2019, Smith et al. 2017</w:t>
      </w:r>
      <w:r w:rsidR="00923DF9">
        <w:rPr>
          <w:rFonts w:ascii="Times New Roman" w:hAnsi="Times New Roman" w:cs="Times New Roman"/>
        </w:rPr>
        <w:t xml:space="preserve">). </w:t>
      </w:r>
      <w:r w:rsidR="002A348B">
        <w:rPr>
          <w:rFonts w:ascii="Times New Roman" w:hAnsi="Times New Roman" w:cs="Times New Roman"/>
        </w:rPr>
        <w:t>Given communities can shift from bottom-up to top-down control, particularly in response to changing climate conditions (</w:t>
      </w:r>
      <w:proofErr w:type="spellStart"/>
      <w:r w:rsidR="002A348B">
        <w:rPr>
          <w:rFonts w:ascii="Times New Roman" w:hAnsi="Times New Roman" w:cs="Times New Roman"/>
        </w:rPr>
        <w:t>Kratina</w:t>
      </w:r>
      <w:proofErr w:type="spellEnd"/>
      <w:r w:rsidR="002A348B">
        <w:rPr>
          <w:rFonts w:ascii="Times New Roman" w:hAnsi="Times New Roman" w:cs="Times New Roman"/>
        </w:rPr>
        <w:t xml:space="preserve"> et al. 2012), delayed predator responses to climate conditions has implications for </w:t>
      </w:r>
      <w:del w:id="27" w:author="Megan Feddern" w:date="2021-09-28T19:29:00Z">
        <w:r w:rsidR="002A348B" w:rsidDel="00117072">
          <w:rPr>
            <w:rFonts w:ascii="Times New Roman" w:hAnsi="Times New Roman" w:cs="Times New Roman"/>
          </w:rPr>
          <w:delText>food web structure and stability</w:delText>
        </w:r>
      </w:del>
      <w:ins w:id="28" w:author="Megan Feddern" w:date="2021-09-28T19:29:00Z">
        <w:r w:rsidR="00117072">
          <w:rPr>
            <w:rFonts w:ascii="Times New Roman" w:hAnsi="Times New Roman" w:cs="Times New Roman"/>
          </w:rPr>
          <w:t>abundance and mortality rates of prey</w:t>
        </w:r>
      </w:ins>
      <w:r w:rsidR="002A348B">
        <w:rPr>
          <w:rFonts w:ascii="Times New Roman" w:hAnsi="Times New Roman" w:cs="Times New Roman"/>
        </w:rPr>
        <w:t>.</w:t>
      </w:r>
    </w:p>
    <w:p w14:paraId="20419BD4" w14:textId="0EE137FA"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lastRenderedPageBreak/>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w:t>
      </w:r>
      <w:del w:id="29" w:author="Sarah J Converse" w:date="2021-08-28T11:54:00Z">
        <w:r w:rsidR="00923DF9" w:rsidDel="00E10EA7">
          <w:rPr>
            <w:rFonts w:ascii="Times New Roman" w:hAnsi="Times New Roman" w:cs="Times New Roman"/>
          </w:rPr>
          <w:delText>s</w:delText>
        </w:r>
      </w:del>
      <w:r w:rsidR="00453E4A">
        <w:rPr>
          <w:rFonts w:ascii="Times New Roman" w:hAnsi="Times New Roman" w:cs="Times New Roman"/>
        </w:rPr>
        <w:t xml:space="preserve">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2A348B">
        <w:rPr>
          <w:rFonts w:ascii="Times New Roman" w:hAnsi="Times New Roman" w:cs="Times New Roman"/>
        </w:rPr>
        <w:t>necessary</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serve</w:t>
      </w:r>
      <w:r w:rsidR="001F124E">
        <w:rPr>
          <w:rFonts w:ascii="Times New Roman" w:hAnsi="Times New Roman" w:cs="Times New Roman"/>
        </w:rPr>
        <w:t>s</w:t>
      </w:r>
      <w:r w:rsidR="003B3816">
        <w:rPr>
          <w:rFonts w:ascii="Times New Roman" w:hAnsi="Times New Roman" w:cs="Times New Roman"/>
        </w:rPr>
        <w:t xml:space="preserve"> as a useful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635304">
        <w:rPr>
          <w:rFonts w:ascii="Times New Roman" w:hAnsi="Times New Roman" w:cs="Times New Roman"/>
        </w:rPr>
        <w:t>0</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ins w:id="30" w:author="Megan Feddern" w:date="2021-09-28T19:22:00Z">
        <w:r w:rsidR="00C35D03">
          <w:rPr>
            <w:rFonts w:ascii="Times New Roman" w:hAnsi="Times New Roman" w:cs="Times New Roman"/>
          </w:rPr>
          <w:t xml:space="preserve">long-term </w:t>
        </w:r>
      </w:ins>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0CD662B2"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signatures.</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E36CCB">
        <w:rPr>
          <w:rFonts w:ascii="Times New Roman" w:hAnsi="Times New Roman" w:cs="Times New Roman"/>
        </w:rPr>
        <w:t xml:space="preserve">Vander </w:t>
      </w:r>
      <w:proofErr w:type="spellStart"/>
      <w:r w:rsidR="00E36CCB">
        <w:rPr>
          <w:rFonts w:ascii="Times New Roman" w:hAnsi="Times New Roman" w:cs="Times New Roman"/>
        </w:rPr>
        <w:t>Zanden</w:t>
      </w:r>
      <w:proofErr w:type="spellEnd"/>
      <w:r w:rsidR="00E36CCB">
        <w:rPr>
          <w:rFonts w:ascii="Times New Roman" w:hAnsi="Times New Roman" w:cs="Times New Roman"/>
        </w:rPr>
        <w:t xml:space="preserve"> et al. 2013</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w:t>
      </w:r>
      <w:r>
        <w:rPr>
          <w:rFonts w:ascii="Times New Roman" w:hAnsi="Times New Roman" w:cs="Times New Roman"/>
        </w:rPr>
        <w:lastRenderedPageBreak/>
        <w:t xml:space="preserve">is a delay between the time a prey source is consumed and when that prey source has been fully assimilated into </w:t>
      </w:r>
      <w:r w:rsidR="00873615">
        <w:rPr>
          <w:rFonts w:ascii="Times New Roman" w:hAnsi="Times New Roman" w:cs="Times New Roman"/>
        </w:rPr>
        <w:t xml:space="preserve">the </w:t>
      </w:r>
      <w:r>
        <w:rPr>
          <w:rFonts w:ascii="Times New Roman" w:hAnsi="Times New Roman" w:cs="Times New Roman"/>
        </w:rPr>
        <w:t>consumer</w:t>
      </w:r>
      <w:ins w:id="31" w:author="Sarah J Converse" w:date="2021-08-28T11:56:00Z">
        <w:r w:rsidR="00E10EA7">
          <w:rPr>
            <w:rFonts w:ascii="Times New Roman" w:hAnsi="Times New Roman" w:cs="Times New Roman"/>
          </w:rPr>
          <w:t>,</w:t>
        </w:r>
      </w:ins>
      <w:r>
        <w:rPr>
          <w:rFonts w:ascii="Times New Roman" w:hAnsi="Times New Roman" w:cs="Times New Roman"/>
        </w:rPr>
        <w:t xml:space="preserve"> referred to as the ‘turnover time’</w:t>
      </w:r>
      <w:r w:rsidR="00923DF9">
        <w:rPr>
          <w:rFonts w:ascii="Times New Roman" w:hAnsi="Times New Roman" w:cs="Times New Roman"/>
        </w:rPr>
        <w:t xml:space="preserve"> that </w:t>
      </w:r>
      <w:r w:rsidR="00873615">
        <w:rPr>
          <w:rFonts w:ascii="Times New Roman" w:hAnsi="Times New Roman" w:cs="Times New Roman"/>
        </w:rPr>
        <w:t>is</w:t>
      </w:r>
      <w:r w:rsidR="00923DF9">
        <w:rPr>
          <w:rFonts w:ascii="Times New Roman" w:hAnsi="Times New Roman" w:cs="Times New Roman"/>
        </w:rPr>
        <w:t xml:space="preserve"> </w:t>
      </w:r>
      <w:del w:id="32" w:author="Megan Feddern" w:date="2021-09-28T19:23:00Z">
        <w:r w:rsidR="00923DF9" w:rsidDel="00E373E6">
          <w:rPr>
            <w:rFonts w:ascii="Times New Roman" w:hAnsi="Times New Roman" w:cs="Times New Roman"/>
          </w:rPr>
          <w:delText xml:space="preserve">both </w:delText>
        </w:r>
        <w:r w:rsidR="00894740" w:rsidDel="00E373E6">
          <w:rPr>
            <w:rFonts w:ascii="Times New Roman" w:hAnsi="Times New Roman" w:cs="Times New Roman"/>
          </w:rPr>
          <w:delText>tissue</w:delText>
        </w:r>
        <w:r w:rsidR="00D76A68" w:rsidDel="00E373E6">
          <w:rPr>
            <w:rFonts w:ascii="Times New Roman" w:hAnsi="Times New Roman" w:cs="Times New Roman"/>
          </w:rPr>
          <w:delText>-</w:delText>
        </w:r>
        <w:r w:rsidR="00894740" w:rsidDel="00E373E6">
          <w:rPr>
            <w:rFonts w:ascii="Times New Roman" w:hAnsi="Times New Roman" w:cs="Times New Roman"/>
          </w:rPr>
          <w:delText xml:space="preserve">specific and </w:delText>
        </w:r>
      </w:del>
      <w:r w:rsidR="00894740">
        <w:rPr>
          <w:rFonts w:ascii="Times New Roman" w:hAnsi="Times New Roman" w:cs="Times New Roman"/>
        </w:rPr>
        <w:t>amino acid</w:t>
      </w:r>
      <w:r w:rsidR="00D76A68">
        <w:rPr>
          <w:rFonts w:ascii="Times New Roman" w:hAnsi="Times New Roman" w:cs="Times New Roman"/>
        </w:rPr>
        <w:t>-</w:t>
      </w:r>
      <w:r w:rsidR="00894740">
        <w:rPr>
          <w:rFonts w:ascii="Times New Roman" w:hAnsi="Times New Roman" w:cs="Times New Roman"/>
        </w:rPr>
        <w:t>specific</w:t>
      </w:r>
      <w:r>
        <w:rPr>
          <w:rFonts w:ascii="Times New Roman" w:hAnsi="Times New Roman" w:cs="Times New Roman"/>
        </w:rPr>
        <w:t xml:space="preserve">. </w:t>
      </w:r>
      <w:r w:rsidR="00923DF9">
        <w:rPr>
          <w:rFonts w:ascii="Times New Roman" w:hAnsi="Times New Roman" w:cs="Times New Roman"/>
        </w:rPr>
        <w:t>Turnover</w:t>
      </w:r>
      <w:r w:rsidR="00B40969">
        <w:rPr>
          <w:rFonts w:ascii="Times New Roman" w:hAnsi="Times New Roman" w:cs="Times New Roman"/>
        </w:rPr>
        <w:t xml:space="preserve"> times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ins w:id="33" w:author="Megan Feddern" w:date="2021-09-28T19:23:00Z">
        <w:r w:rsidR="00E373E6">
          <w:rPr>
            <w:rFonts w:ascii="Times New Roman" w:hAnsi="Times New Roman" w:cs="Times New Roman"/>
          </w:rPr>
          <w:t xml:space="preserve"> in consumer tissues</w:t>
        </w:r>
      </w:ins>
      <w:r w:rsidR="00B40969">
        <w:rPr>
          <w:rFonts w:ascii="Times New Roman" w:hAnsi="Times New Roman" w:cs="Times New Roman"/>
        </w:rPr>
        <w:t>.</w:t>
      </w:r>
    </w:p>
    <w:p w14:paraId="5AF11672" w14:textId="33F0E324"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923DF9">
        <w:rPr>
          <w:rFonts w:ascii="Times New Roman" w:hAnsi="Times New Roman" w:cs="Times New Roman"/>
        </w:rPr>
        <w:t>C</w:t>
      </w:r>
      <w:r w:rsidR="00BC1B30">
        <w:rPr>
          <w:rFonts w:ascii="Times New Roman" w:hAnsi="Times New Roman" w:cs="Times New Roman"/>
        </w:rPr>
        <w:t xml:space="preserve">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ins w:id="34" w:author="Sarah J Converse" w:date="2021-08-28T11:57:00Z">
        <w:r w:rsidR="00E10EA7">
          <w:rPr>
            <w:rFonts w:ascii="Times New Roman" w:hAnsi="Times New Roman" w:cs="Times New Roman"/>
          </w:rPr>
          <w:t>o</w:t>
        </w:r>
      </w:ins>
      <w:del w:id="35" w:author="Sarah J Converse" w:date="2021-08-28T11:57:00Z">
        <w:r w:rsidR="00B66161" w:rsidDel="00E10EA7">
          <w:rPr>
            <w:rFonts w:ascii="Times New Roman" w:hAnsi="Times New Roman" w:cs="Times New Roman"/>
          </w:rPr>
          <w:delText>i</w:delText>
        </w:r>
      </w:del>
      <w:r w:rsidR="00B66161">
        <w:rPr>
          <w:rFonts w:ascii="Times New Roman" w:hAnsi="Times New Roman" w:cs="Times New Roman"/>
        </w:rPr>
        <w:t xml:space="preserve">f the </w:t>
      </w:r>
      <w:r w:rsidR="00A42D7B">
        <w:rPr>
          <w:rFonts w:ascii="Times New Roman" w:hAnsi="Times New Roman" w:cs="Times New Roman"/>
        </w:rPr>
        <w:t>Marine Mammal Protection Act in 1972</w:t>
      </w:r>
      <w:ins w:id="36" w:author="Sarah J Converse" w:date="2021-08-28T11:57:00Z">
        <w:r w:rsidR="00E10EA7">
          <w:rPr>
            <w:rFonts w:ascii="Times New Roman" w:hAnsi="Times New Roman" w:cs="Times New Roman"/>
          </w:rPr>
          <w:t>,</w:t>
        </w:r>
      </w:ins>
      <w:r w:rsidR="00A42D7B">
        <w:rPr>
          <w:rFonts w:ascii="Times New Roman" w:hAnsi="Times New Roman" w:cs="Times New Roman"/>
        </w:rPr>
        <w:t xml:space="preserve">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r w:rsidR="0061003F">
        <w:rPr>
          <w:rFonts w:ascii="Times New Roman" w:hAnsi="Times New Roman" w:cs="Times New Roman"/>
        </w:rPr>
        <w:t>. 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commentRangeStart w:id="37"/>
      <w:r w:rsidR="001855D2">
        <w:rPr>
          <w:rFonts w:ascii="Times New Roman" w:hAnsi="Times New Roman" w:cs="Times New Roman"/>
        </w:rPr>
        <w:t xml:space="preserve">Orca </w:t>
      </w:r>
      <w:commentRangeEnd w:id="37"/>
      <w:r w:rsidR="00E10EA7">
        <w:rPr>
          <w:rStyle w:val="CommentReference"/>
        </w:rPr>
        <w:commentReference w:id="37"/>
      </w:r>
      <w:r w:rsidR="001855D2">
        <w:rPr>
          <w:rFonts w:ascii="Times New Roman" w:hAnsi="Times New Roman" w:cs="Times New Roman"/>
        </w:rPr>
        <w:t>(Marshall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3B42069A" w:rsidR="0043272A" w:rsidRPr="00A62AD7" w:rsidRDefault="00187AD5" w:rsidP="00A42D7B">
      <w:pPr>
        <w:spacing w:line="480" w:lineRule="auto"/>
        <w:rPr>
          <w:rFonts w:ascii="Times New Roman" w:hAnsi="Times New Roman" w:cs="Times New Roman"/>
        </w:rPr>
      </w:pPr>
      <w:r>
        <w:rPr>
          <w:rFonts w:ascii="Times New Roman" w:hAnsi="Times New Roman" w:cs="Times New Roman"/>
        </w:rPr>
        <w:lastRenderedPageBreak/>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 predator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commentRangeStart w:id="38"/>
      <w:r w:rsidR="006103DF">
        <w:rPr>
          <w:rFonts w:ascii="Times New Roman" w:hAnsi="Times New Roman" w:cs="Times New Roman"/>
        </w:rPr>
        <w:t>by applying species</w:t>
      </w:r>
      <w:ins w:id="39" w:author="Sarah J Converse" w:date="2021-08-28T11:59:00Z">
        <w:r w:rsidR="00C43323">
          <w:rPr>
            <w:rFonts w:ascii="Times New Roman" w:hAnsi="Times New Roman" w:cs="Times New Roman"/>
          </w:rPr>
          <w:t>-</w:t>
        </w:r>
      </w:ins>
      <w:del w:id="40" w:author="Sarah J Converse" w:date="2021-08-28T11:59:00Z">
        <w:r w:rsidR="006103DF" w:rsidDel="00C43323">
          <w:rPr>
            <w:rFonts w:ascii="Times New Roman" w:hAnsi="Times New Roman" w:cs="Times New Roman"/>
          </w:rPr>
          <w:delText xml:space="preserve"> </w:delText>
        </w:r>
      </w:del>
      <w:r w:rsidR="006103DF">
        <w:rPr>
          <w:rFonts w:ascii="Times New Roman" w:hAnsi="Times New Roman" w:cs="Times New Roman"/>
        </w:rPr>
        <w:t>specific trophic discrimination factor</w:t>
      </w:r>
      <w:r w:rsidR="00A50641">
        <w:rPr>
          <w:rFonts w:ascii="Times New Roman" w:hAnsi="Times New Roman" w:cs="Times New Roman"/>
        </w:rPr>
        <w:t xml:space="preserve"> </w:t>
      </w:r>
      <w:commentRangeEnd w:id="38"/>
      <w:r w:rsidR="00C43323">
        <w:rPr>
          <w:rStyle w:val="CommentReference"/>
        </w:rPr>
        <w:commentReference w:id="38"/>
      </w:r>
      <w:r w:rsidR="00A50641">
        <w:rPr>
          <w:rFonts w:ascii="Times New Roman" w:hAnsi="Times New Roman" w:cs="Times New Roman"/>
        </w:rPr>
        <w:t>(</w:t>
      </w:r>
      <w:r w:rsidR="00041902">
        <w:rPr>
          <w:rFonts w:ascii="Times New Roman" w:hAnsi="Times New Roman" w:cs="Times New Roman"/>
        </w:rPr>
        <w:t>McMahon et al. 2019, Nielsen et al. 2015</w:t>
      </w:r>
      <w:r w:rsidR="00A50641">
        <w:rPr>
          <w:rFonts w:ascii="Times New Roman" w:hAnsi="Times New Roman" w:cs="Times New Roman"/>
        </w:rPr>
        <w:t>). We also include</w:t>
      </w:r>
      <w:ins w:id="41" w:author="Sarah J Converse" w:date="2021-08-28T11:59:00Z">
        <w:r w:rsidR="00C43323">
          <w:rPr>
            <w:rFonts w:ascii="Times New Roman" w:hAnsi="Times New Roman" w:cs="Times New Roman"/>
          </w:rPr>
          <w:t>d</w:t>
        </w:r>
      </w:ins>
      <w:r w:rsidR="005863AA">
        <w:rPr>
          <w:rFonts w:ascii="Times New Roman" w:hAnsi="Times New Roman" w:cs="Times New Roman"/>
        </w:rPr>
        <w:t xml:space="preserve"> a </w:t>
      </w:r>
      <w:r w:rsidR="006103DF">
        <w:rPr>
          <w:rFonts w:ascii="Times New Roman" w:eastAsia="Times New Roman" w:hAnsi="Times New Roman" w:cs="Times New Roman"/>
        </w:rPr>
        <w:t>system</w:t>
      </w:r>
      <w:ins w:id="42" w:author="Sarah J Converse" w:date="2021-08-28T11:59:00Z">
        <w:r w:rsidR="00C43323">
          <w:rPr>
            <w:rFonts w:ascii="Times New Roman" w:eastAsia="Times New Roman" w:hAnsi="Times New Roman" w:cs="Times New Roman"/>
          </w:rPr>
          <w:t>-</w:t>
        </w:r>
      </w:ins>
      <w:del w:id="43" w:author="Sarah J Converse" w:date="2021-08-28T11:59:00Z">
        <w:r w:rsidR="006103DF" w:rsidDel="00C43323">
          <w:rPr>
            <w:rFonts w:ascii="Times New Roman" w:eastAsia="Times New Roman" w:hAnsi="Times New Roman" w:cs="Times New Roman"/>
          </w:rPr>
          <w:delText xml:space="preserve"> </w:delText>
        </w:r>
      </w:del>
      <w:r w:rsidR="006103DF">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value </w:t>
      </w:r>
      <w:del w:id="44" w:author="Sarah J Converse" w:date="2021-08-28T11:59:00Z">
        <w:r w:rsidR="006103DF" w:rsidDel="00C43323">
          <w:rPr>
            <w:rFonts w:ascii="Times New Roman" w:hAnsi="Times New Roman" w:cs="Times New Roman"/>
          </w:rPr>
          <w:delText xml:space="preserve">compared </w:delText>
        </w:r>
      </w:del>
      <w:ins w:id="45" w:author="Sarah J Converse" w:date="2021-08-28T11:59:00Z">
        <w:r w:rsidR="00C43323">
          <w:rPr>
            <w:rFonts w:ascii="Times New Roman" w:hAnsi="Times New Roman" w:cs="Times New Roman"/>
          </w:rPr>
          <w:t xml:space="preserve">rather than </w:t>
        </w:r>
      </w:ins>
      <w:del w:id="46" w:author="Sarah J Converse" w:date="2021-08-28T11:59:00Z">
        <w:r w:rsidR="006103DF" w:rsidDel="00C43323">
          <w:rPr>
            <w:rFonts w:ascii="Times New Roman" w:hAnsi="Times New Roman" w:cs="Times New Roman"/>
          </w:rPr>
          <w:delText xml:space="preserve">to </w:delText>
        </w:r>
      </w:del>
      <w:ins w:id="47" w:author="Sarah J Converse" w:date="2021-08-28T11:59:00Z">
        <w:r w:rsidR="00C43323">
          <w:rPr>
            <w:rFonts w:ascii="Times New Roman" w:hAnsi="Times New Roman" w:cs="Times New Roman"/>
          </w:rPr>
          <w:t xml:space="preserve">a </w:t>
        </w:r>
      </w:ins>
      <w:r w:rsidR="006103DF">
        <w:rPr>
          <w:rFonts w:ascii="Times New Roman" w:hAnsi="Times New Roman" w:cs="Times New Roman"/>
        </w:rPr>
        <w:t>universal value</w:t>
      </w:r>
      <w:del w:id="48" w:author="Sarah J Converse" w:date="2021-08-28T11:59:00Z">
        <w:r w:rsidR="006103DF" w:rsidDel="00C43323">
          <w:rPr>
            <w:rFonts w:ascii="Times New Roman" w:hAnsi="Times New Roman" w:cs="Times New Roman"/>
          </w:rPr>
          <w:delText>s</w:delText>
        </w:r>
      </w:del>
      <w:r w:rsidR="005863AA">
        <w:rPr>
          <w:rFonts w:ascii="Times New Roman" w:hAnsi="Times New Roman" w:cs="Times New Roman"/>
        </w:rPr>
        <w:t>, a</w:t>
      </w:r>
      <w:r w:rsidR="00A50641">
        <w:rPr>
          <w:rFonts w:ascii="Times New Roman" w:hAnsi="Times New Roman" w:cs="Times New Roman"/>
        </w:rPr>
        <w:t>nd appl</w:t>
      </w:r>
      <w:ins w:id="49" w:author="Sarah J Converse" w:date="2021-08-28T11:59:00Z">
        <w:r w:rsidR="00C43323">
          <w:rPr>
            <w:rFonts w:ascii="Times New Roman" w:hAnsi="Times New Roman" w:cs="Times New Roman"/>
          </w:rPr>
          <w:t>ied</w:t>
        </w:r>
      </w:ins>
      <w:del w:id="50" w:author="Sarah J Converse" w:date="2021-08-28T11:59:00Z">
        <w:r w:rsidR="00A50641" w:rsidDel="00C43323">
          <w:rPr>
            <w:rFonts w:ascii="Times New Roman" w:hAnsi="Times New Roman" w:cs="Times New Roman"/>
          </w:rPr>
          <w:delText>y</w:delText>
        </w:r>
      </w:del>
      <w:r w:rsidR="005863AA">
        <w:rPr>
          <w:rFonts w:ascii="Times New Roman" w:hAnsi="Times New Roman" w:cs="Times New Roman"/>
        </w:rPr>
        <w:t xml:space="preserve"> temporal </w:t>
      </w:r>
      <w:commentRangeStart w:id="51"/>
      <w:r w:rsidR="005863AA">
        <w:rPr>
          <w:rFonts w:ascii="Times New Roman" w:hAnsi="Times New Roman" w:cs="Times New Roman"/>
        </w:rPr>
        <w:t>lags</w:t>
      </w:r>
      <w:commentRangeEnd w:id="51"/>
      <w:r w:rsidR="006D63B1">
        <w:rPr>
          <w:rStyle w:val="CommentReference"/>
        </w:rPr>
        <w:commentReference w:id="51"/>
      </w:r>
      <w:r w:rsidR="005863AA">
        <w:rPr>
          <w:rFonts w:ascii="Times New Roman" w:hAnsi="Times New Roman" w:cs="Times New Roman"/>
        </w:rPr>
        <w:t xml:space="preserve">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435576D5"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2A348B">
        <w:rPr>
          <w:rFonts w:ascii="Times New Roman" w:hAnsi="Times New Roman" w:cs="Times New Roman"/>
        </w:rPr>
        <w:t xml:space="preserve"> (Figure 1)</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43D31CAD"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w:t>
      </w:r>
      <w:r>
        <w:rPr>
          <w:rFonts w:ascii="Times New Roman" w:hAnsi="Times New Roman" w:cs="Times New Roman"/>
        </w:rPr>
        <w:lastRenderedPageBreak/>
        <w:t>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w:t>
      </w:r>
      <w:ins w:id="52" w:author="Sarah J Converse" w:date="2021-08-28T12:03:00Z">
        <w:r w:rsidR="00C43323">
          <w:rPr>
            <w:rFonts w:ascii="Times New Roman" w:eastAsia="Times New Roman" w:hAnsi="Times New Roman" w:cs="Times New Roman"/>
          </w:rPr>
          <w:t>-</w:t>
        </w:r>
      </w:ins>
      <w:del w:id="53" w:author="Sarah J Converse" w:date="2021-08-28T12:03:00Z">
        <w:r w:rsidR="00D13FC2" w:rsidDel="00C43323">
          <w:rPr>
            <w:rFonts w:ascii="Times New Roman" w:eastAsia="Times New Roman" w:hAnsi="Times New Roman" w:cs="Times New Roman"/>
          </w:rPr>
          <w:delText xml:space="preserve"> </w:delText>
        </w:r>
      </w:del>
      <w:r w:rsidR="00D13FC2">
        <w:rPr>
          <w:rFonts w:ascii="Times New Roman" w:eastAsia="Times New Roman" w:hAnsi="Times New Roman" w:cs="Times New Roman"/>
        </w:rPr>
        <w:t xml:space="preserve">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w:t>
      </w:r>
      <w:del w:id="54" w:author="Sarah J Converse" w:date="2021-08-28T12:03:00Z">
        <w:r w:rsidR="00D13FC2" w:rsidDel="00C43323">
          <w:rPr>
            <w:rFonts w:ascii="Times New Roman" w:eastAsia="Times New Roman" w:hAnsi="Times New Roman" w:cs="Times New Roman"/>
          </w:rPr>
          <w:delText>ecologically realistic</w:delText>
        </w:r>
      </w:del>
      <w:ins w:id="55" w:author="Sarah J Converse" w:date="2021-08-28T12:03:00Z">
        <w:r w:rsidR="00C43323">
          <w:rPr>
            <w:rFonts w:ascii="Times New Roman" w:eastAsia="Times New Roman" w:hAnsi="Times New Roman" w:cs="Times New Roman"/>
          </w:rPr>
          <w:t>accurate</w:t>
        </w:r>
      </w:ins>
      <w:r w:rsidR="00D13FC2">
        <w:rPr>
          <w:rFonts w:ascii="Times New Roman" w:eastAsia="Times New Roman" w:hAnsi="Times New Roman" w:cs="Times New Roman"/>
        </w:rPr>
        <w:t xml:space="preserve">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ins w:id="56" w:author="Sarah J Converse" w:date="2021-08-28T12:03:00Z">
        <w:r w:rsidR="00C43323">
          <w:rPr>
            <w:rFonts w:ascii="Times New Roman" w:hAnsi="Times New Roman" w:cs="Times New Roman"/>
          </w:rPr>
          <w:t>-</w:t>
        </w:r>
      </w:ins>
      <w:del w:id="57" w:author="Sarah J Converse" w:date="2021-08-28T12:03:00Z">
        <w:r w:rsidDel="00C43323">
          <w:rPr>
            <w:rFonts w:ascii="Times New Roman" w:hAnsi="Times New Roman" w:cs="Times New Roman"/>
          </w:rPr>
          <w:delText xml:space="preserve"> </w:delText>
        </w:r>
      </w:del>
      <w:r>
        <w:rPr>
          <w:rFonts w:ascii="Times New Roman" w:hAnsi="Times New Roman" w:cs="Times New Roman"/>
        </w:rPr>
        <w:t xml:space="preserve">specific </w:t>
      </w:r>
      <w:commentRangeStart w:id="58"/>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5D2F09F3" w:rsidR="00BF5780" w:rsidRPr="00692E7E" w:rsidRDefault="00BF5780" w:rsidP="00BF5780">
      <w:pPr>
        <w:spacing w:before="240" w:line="480" w:lineRule="auto"/>
        <w:rPr>
          <w:rFonts w:ascii="Cambria Math" w:eastAsiaTheme="minorEastAsia" w:hAnsi="Cambria Math"/>
          <w:i/>
          <w:color w:val="222222"/>
          <w:vertAlign w:val="subscript"/>
        </w:rPr>
      </w:pPr>
      <m:oMathPara>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TDF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TDF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m:oMathPara>
    </w:p>
    <w:p w14:paraId="0613837A" w14:textId="3FBB9912" w:rsidR="003A6B56" w:rsidRPr="003A6B56" w:rsidRDefault="003A6B56" w:rsidP="003A6B56">
      <w:pPr>
        <w:spacing w:line="480" w:lineRule="auto"/>
        <w:rPr>
          <w:rFonts w:ascii="Times New Roman" w:hAnsi="Times New Roman" w:cs="Times New Roman"/>
        </w:rPr>
      </w:pPr>
      <w:r w:rsidRPr="003A6B56">
        <w:rPr>
          <w:rFonts w:ascii="Times New Roman" w:hAnsi="Times New Roman" w:cs="Times New Roman"/>
        </w:rPr>
        <w:t>where</w:t>
      </w:r>
      <w:commentRangeEnd w:id="58"/>
      <w:r w:rsidR="007C3FAF">
        <w:rPr>
          <w:rStyle w:val="CommentReference"/>
        </w:rPr>
        <w:commentReference w:id="58"/>
      </w:r>
      <w:r w:rsidRPr="003A6B56">
        <w:rPr>
          <w:rFonts w:ascii="Times New Roman" w:hAnsi="Times New Roman" w:cs="Times New Roman"/>
        </w:rPr>
        <w:t>,</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TDF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discrimination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ins w:id="59" w:author="Sarah J Converse" w:date="2021-08-28T12:04:00Z">
        <w:r w:rsidR="00C43323">
          <w:rPr>
            <w:rFonts w:ascii="Times New Roman" w:hAnsi="Times New Roman" w:cs="Times New Roman"/>
          </w:rPr>
          <w:t>,</w:t>
        </w:r>
      </w:ins>
      <w:r w:rsidR="001128F4">
        <w:rPr>
          <w:rFonts w:ascii="Times New Roman" w:hAnsi="Times New Roman" w:cs="Times New Roman"/>
        </w:rPr>
        <w:t xml:space="preserve"> </w:t>
      </w:r>
      <w:del w:id="60" w:author="Sarah J Converse" w:date="2021-08-28T12:04:00Z">
        <w:r w:rsidR="001128F4" w:rsidDel="00C43323">
          <w:rPr>
            <w:rFonts w:ascii="Times New Roman" w:hAnsi="Times New Roman" w:cs="Times New Roman"/>
          </w:rPr>
          <w:delText>either</w:delText>
        </w:r>
        <w:r w:rsidR="009A43A4" w:rsidDel="00C43323">
          <w:rPr>
            <w:rFonts w:ascii="Times New Roman" w:hAnsi="Times New Roman" w:cs="Times New Roman"/>
          </w:rPr>
          <w:delText xml:space="preserve"> </w:delText>
        </w:r>
      </w:del>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ins w:id="61" w:author="Sarah J Converse" w:date="2021-08-28T12:05:00Z">
        <w:r w:rsidR="00C43323">
          <w:rPr>
            <w:rFonts w:ascii="Times New Roman" w:hAnsi="Times New Roman" w:cs="Times New Roman"/>
          </w:rPr>
          <w:t xml:space="preserve">in </w:t>
        </w:r>
      </w:ins>
      <w:del w:id="62" w:author="Sarah J Converse" w:date="2021-08-28T12:05:00Z">
        <w:r w:rsidR="00024C6E" w:rsidDel="00C43323">
          <w:rPr>
            <w:rFonts w:ascii="Times New Roman" w:hAnsi="Times New Roman" w:cs="Times New Roman"/>
          </w:rPr>
          <w:delText>of</w:delText>
        </w:r>
        <w:r w:rsidR="00370599" w:rsidDel="00C43323">
          <w:rPr>
            <w:rFonts w:ascii="Times New Roman" w:hAnsi="Times New Roman" w:cs="Times New Roman"/>
          </w:rPr>
          <w:delText xml:space="preserve"> </w:delText>
        </w:r>
      </w:del>
      <w:r w:rsidR="00370599">
        <w:rPr>
          <w:rFonts w:ascii="Times New Roman" w:hAnsi="Times New Roman" w:cs="Times New Roman"/>
        </w:rPr>
        <w:t xml:space="preserve">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w:r w:rsidRPr="003A6B56">
        <w:rPr>
          <w:rFonts w:ascii="Times New Roman" w:hAnsi="Times New Roman" w:cs="Times New Roman"/>
        </w:rPr>
        <w:fldChar w:fldCharType="begin"/>
      </w:r>
      <w:r w:rsidRPr="005D016F">
        <w:rPr>
          <w:rFonts w:ascii="Times New Roman" w:hAnsi="Times New Roman" w:cs="Times New Roman"/>
        </w:rPr>
        <w:instrText xml:space="preserve"> EQ \x \to</w:instrText>
      </w:r>
      <w:r w:rsidRPr="005D016F">
        <w:rPr>
          <w:rFonts w:ascii="Times New Roman" w:hAnsi="Times New Roman" w:cs="Times New Roman"/>
          <w:i/>
        </w:rPr>
        <w:instrText>(TDF)</w:instrText>
      </w:r>
      <w:r w:rsidRPr="005D016F">
        <w:rPr>
          <w:rFonts w:ascii="Times New Roman" w:hAnsi="Times New Roman" w:cs="Times New Roman"/>
          <w:i/>
          <w:vertAlign w:val="subscript"/>
        </w:rPr>
        <w:instrText>(i-o)</w:instrText>
      </w:r>
      <w:r w:rsidRPr="005D016F">
        <w:rPr>
          <w:rFonts w:ascii="Times New Roman" w:hAnsi="Times New Roman" w:cs="Times New Roman"/>
          <w:i/>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discrimination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6FBED446" w:rsidR="001D7E98" w:rsidRPr="00873615"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w:t>
      </w:r>
      <w:r w:rsidR="00873615">
        <w:rPr>
          <w:rFonts w:ascii="Times New Roman" w:eastAsia="Times New Roman" w:hAnsi="Times New Roman" w:cs="Times New Roman"/>
        </w:rPr>
        <w:lastRenderedPageBreak/>
        <w:t xml:space="preserve">addition to testing a value that </w:t>
      </w:r>
      <w:r w:rsidR="002A348B">
        <w:rPr>
          <w:rFonts w:ascii="Times New Roman" w:eastAsia="Times New Roman" w:hAnsi="Times New Roman" w:cs="Times New Roman"/>
        </w:rPr>
        <w:t>represent</w:t>
      </w:r>
      <w:ins w:id="63" w:author="Sarah J Converse" w:date="2021-08-28T12:05:00Z">
        <w:r w:rsidR="00C43323">
          <w:rPr>
            <w:rFonts w:ascii="Times New Roman" w:eastAsia="Times New Roman" w:hAnsi="Times New Roman" w:cs="Times New Roman"/>
          </w:rPr>
          <w:t>s</w:t>
        </w:r>
      </w:ins>
      <w:r w:rsidR="002A348B">
        <w:rPr>
          <w:rFonts w:ascii="Times New Roman" w:eastAsia="Times New Roman" w:hAnsi="Times New Roman" w:cs="Times New Roman"/>
        </w:rPr>
        <w:t xml:space="preserve"> nonvascular primary producers exclusively</w:t>
      </w:r>
      <w:del w:id="64" w:author="Sarah J Converse" w:date="2021-08-28T12:05:00Z">
        <w:r w:rsidR="002A348B" w:rsidDel="00C43323">
          <w:rPr>
            <w:rFonts w:ascii="Times New Roman" w:eastAsia="Times New Roman" w:hAnsi="Times New Roman" w:cs="Times New Roman"/>
          </w:rPr>
          <w:delText xml:space="preserve"> </w:delText>
        </w:r>
      </w:del>
      <w:r w:rsidR="00DD443F">
        <w:rPr>
          <w:rFonts w:ascii="Times New Roman" w:eastAsia="Times New Roman" w:hAnsi="Times New Roman" w:cs="Times New Roman"/>
        </w:rPr>
        <w:t xml:space="preserve">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384E36C8" w:rsidR="00AD1108" w:rsidRPr="00873615" w:rsidRDefault="004851F4" w:rsidP="007372E0">
      <w:pPr>
        <w:rPr>
          <w:rFonts w:ascii="Times New Roman" w:eastAsia="Times New Roman" w:hAnsi="Times New Roman" w:cs="Times New Roman"/>
        </w:rPr>
      </w:pPr>
      <m:oMathPara>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m:oMathPara>
    </w:p>
    <w:p w14:paraId="435D9857" w14:textId="7C4A84D0" w:rsidR="006811F5" w:rsidRPr="00873615" w:rsidRDefault="00495CF3" w:rsidP="00873615">
      <w:pPr>
        <w:spacing w:line="480" w:lineRule="auto"/>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here</w:t>
      </w:r>
      <w:del w:id="65" w:author="Sarah J Converse" w:date="2021-08-28T12:06:00Z">
        <w:r w:rsidRPr="00873615" w:rsidDel="00C43323">
          <w:rPr>
            <w:rFonts w:ascii="Times New Roman" w:eastAsia="Times New Roman" w:hAnsi="Times New Roman" w:cs="Times New Roman"/>
          </w:rPr>
          <w:delText>,</w:delText>
        </w:r>
      </w:del>
      <w:r w:rsidR="006811F5" w:rsidRPr="00873615">
        <w:rPr>
          <w:rFonts w:ascii="Times New Roman" w:eastAsia="Times New Roman" w:hAnsi="Times New Roman" w:cs="Times New Roman"/>
        </w:rPr>
        <w:t xml:space="preserv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ins w:id="66" w:author="Sarah J Converse" w:date="2021-08-28T12:06:00Z">
        <w:r w:rsidR="00C43323">
          <w:rPr>
            <w:rFonts w:ascii="Times New Roman" w:hAnsi="Times New Roman" w:cs="Times New Roman"/>
          </w:rPr>
          <w:t>;</w:t>
        </w:r>
      </w:ins>
      <w:del w:id="67" w:author="Sarah J Converse" w:date="2021-08-28T12:06:00Z">
        <w:r w:rsidR="00873615" w:rsidRPr="00873615" w:rsidDel="00C43323">
          <w:rPr>
            <w:rFonts w:ascii="Times New Roman" w:hAnsi="Times New Roman" w:cs="Times New Roman"/>
          </w:rPr>
          <w:delText>.</w:delText>
        </w:r>
      </w:del>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w:t>
      </w:r>
      <w:ins w:id="68" w:author="Sarah J Converse" w:date="2021-08-28T12:06:00Z">
        <w:r w:rsidR="00C43323">
          <w:rPr>
            <w:rFonts w:ascii="Times New Roman" w:hAnsi="Times New Roman" w:cs="Times New Roman"/>
          </w:rPr>
          <w:t>;</w:t>
        </w:r>
      </w:ins>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derived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4D0E0E2C"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 xml:space="preserve">*(1-%V)) </m:t>
          </m:r>
        </m:oMath>
      </m:oMathPara>
    </w:p>
    <w:p w14:paraId="2B564D58" w14:textId="2B0CA4F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1DF560FF"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 xml:space="preserve">To identify the most important explanatory variables of ocean condition and prey availability on predator trophic ecology, </w:t>
      </w:r>
      <w:commentRangeStart w:id="69"/>
      <w:r w:rsidR="0021042A">
        <w:rPr>
          <w:rFonts w:ascii="Times New Roman" w:eastAsia="Times New Roman" w:hAnsi="Times New Roman" w:cs="Times New Roman"/>
        </w:rPr>
        <w:t>two sets of candidate models were</w:t>
      </w:r>
      <w:commentRangeEnd w:id="69"/>
      <w:r w:rsidR="00C43323">
        <w:rPr>
          <w:rStyle w:val="CommentReference"/>
        </w:rPr>
        <w:commentReference w:id="69"/>
      </w:r>
      <w:r w:rsidR="0021042A">
        <w:rPr>
          <w:rFonts w:ascii="Times New Roman" w:eastAsia="Times New Roman" w:hAnsi="Times New Roman" w:cs="Times New Roman"/>
        </w:rPr>
        <w:t xml:space="preserve"> fit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r w:rsidR="0026228C">
        <w:rPr>
          <w:rFonts w:ascii="Times New Roman" w:eastAsia="Times New Roman" w:hAnsi="Times New Roman" w:cs="Times New Roman"/>
          <w:sz w:val="20"/>
        </w:rPr>
        <w:t xml:space="preserve"> </w:t>
      </w:r>
      <w:ins w:id="70" w:author="Sarah J Converse" w:date="2021-08-28T12:09:00Z">
        <w:r w:rsidR="00C43323">
          <w:rPr>
            <w:rFonts w:ascii="Times New Roman" w:eastAsia="Times New Roman" w:hAnsi="Times New Roman" w:cs="Times New Roman"/>
            <w:sz w:val="20"/>
          </w:rPr>
          <w:t xml:space="preserve">We selected </w:t>
        </w:r>
      </w:ins>
      <w:commentRangeStart w:id="71"/>
      <w:r w:rsidR="0026228C">
        <w:rPr>
          <w:rFonts w:ascii="Times New Roman" w:eastAsia="Times New Roman" w:hAnsi="Times New Roman" w:cs="Times New Roman"/>
        </w:rPr>
        <w:t xml:space="preserve">15 </w:t>
      </w:r>
      <w:commentRangeEnd w:id="71"/>
      <w:r w:rsidR="007C3FAF">
        <w:rPr>
          <w:rStyle w:val="CommentReference"/>
        </w:rPr>
        <w:commentReference w:id="71"/>
      </w:r>
      <w:r w:rsidR="0026228C">
        <w:rPr>
          <w:rFonts w:ascii="Times New Roman" w:eastAsia="Times New Roman" w:hAnsi="Times New Roman" w:cs="Times New Roman"/>
        </w:rPr>
        <w:t>putative explanatory variables</w:t>
      </w:r>
      <w:r w:rsidR="0026228C" w:rsidDel="0026228C">
        <w:rPr>
          <w:rFonts w:ascii="Times New Roman" w:eastAsia="Times New Roman" w:hAnsi="Times New Roman" w:cs="Times New Roman"/>
        </w:rPr>
        <w:t xml:space="preserve"> </w:t>
      </w:r>
      <w:del w:id="72" w:author="Sarah J Converse" w:date="2021-08-28T12:09:00Z">
        <w:r w:rsidR="00C521E6" w:rsidDel="007C3FAF">
          <w:rPr>
            <w:rFonts w:ascii="Times New Roman" w:eastAsia="Times New Roman" w:hAnsi="Times New Roman" w:cs="Times New Roman"/>
          </w:rPr>
          <w:delText xml:space="preserve">were selected </w:delText>
        </w:r>
      </w:del>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w:t>
      </w:r>
      <w:r w:rsidR="005D6B0F">
        <w:rPr>
          <w:rFonts w:ascii="Times New Roman" w:eastAsia="Times New Roman" w:hAnsi="Times New Roman" w:cs="Times New Roman"/>
        </w:rPr>
        <w:lastRenderedPageBreak/>
        <w:t>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26228C">
        <w:rPr>
          <w:rFonts w:ascii="Times New Roman" w:eastAsia="Times New Roman" w:hAnsi="Times New Roman" w:cs="Times New Roman"/>
        </w:rPr>
        <w:t>Candidate models were fit to the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ins w:id="73" w:author="Sarah J Converse" w:date="2021-08-28T12:10:00Z">
        <w:r w:rsidR="007C3FAF">
          <w:rPr>
            <w:rFonts w:ascii="Times New Roman" w:eastAsia="Times New Roman" w:hAnsi="Times New Roman" w:cs="Times New Roman"/>
          </w:rPr>
          <w:t>-</w:t>
        </w:r>
      </w:ins>
      <w:del w:id="74" w:author="Sarah J Converse" w:date="2021-08-28T12:10:00Z">
        <w:r w:rsidR="0026228C" w:rsidDel="007C3FAF">
          <w:rPr>
            <w:rFonts w:ascii="Times New Roman" w:eastAsia="Times New Roman" w:hAnsi="Times New Roman" w:cs="Times New Roman"/>
          </w:rPr>
          <w:delText xml:space="preserve"> </w:delText>
        </w:r>
      </w:del>
      <w:r w:rsidR="0026228C">
        <w:rPr>
          <w:rFonts w:ascii="Times New Roman" w:eastAsia="Times New Roman" w:hAnsi="Times New Roman" w:cs="Times New Roman"/>
        </w:rPr>
        <w:t xml:space="preserve">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relationship between Pacific hake (</w:t>
      </w:r>
      <w:proofErr w:type="spellStart"/>
      <w:r w:rsidR="00EE7CC4" w:rsidRPr="0091671B">
        <w:rPr>
          <w:rFonts w:ascii="Times New Roman" w:eastAsia="Times New Roman" w:hAnsi="Times New Roman" w:cs="Times New Roman"/>
          <w:i/>
        </w:rPr>
        <w:t>Merlucciua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productus</w:t>
      </w:r>
      <w:proofErr w:type="spellEnd"/>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proofErr w:type="spellStart"/>
      <w:r w:rsidR="00EE7CC4" w:rsidRPr="0091671B">
        <w:rPr>
          <w:rFonts w:ascii="Times New Roman" w:eastAsia="Times New Roman" w:hAnsi="Times New Roman" w:cs="Times New Roman"/>
          <w:i/>
        </w:rPr>
        <w:t>Clupea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palasii</w:t>
      </w:r>
      <w:proofErr w:type="spellEnd"/>
      <w:r w:rsidR="00EE7CC4">
        <w:rPr>
          <w:rFonts w:ascii="Times New Roman" w:eastAsia="Times New Roman" w:hAnsi="Times New Roman" w:cs="Times New Roman"/>
        </w:rPr>
        <w:t>) (hake depend on herring for &gt;20% of their diet, Surma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w:t>
      </w:r>
      <w:del w:id="75" w:author="Sarah J Converse" w:date="2021-08-28T12:11:00Z">
        <w:r w:rsidR="00EE7CC4" w:rsidDel="007C3FAF">
          <w:rPr>
            <w:rFonts w:ascii="Times New Roman" w:eastAsia="Times New Roman" w:hAnsi="Times New Roman" w:cs="Times New Roman"/>
          </w:rPr>
          <w:delText xml:space="preserve"> </w:delText>
        </w:r>
        <w:commentRangeStart w:id="76"/>
        <w:r w:rsidR="00EE7CC4" w:rsidDel="007C3FAF">
          <w:rPr>
            <w:rFonts w:ascii="Times New Roman" w:eastAsia="Times New Roman" w:hAnsi="Times New Roman" w:cs="Times New Roman"/>
          </w:rPr>
          <w:delText>(PDO)</w:delText>
        </w:r>
      </w:del>
      <w:commentRangeEnd w:id="76"/>
      <w:r w:rsidR="007C3FAF">
        <w:rPr>
          <w:rStyle w:val="CommentReference"/>
        </w:rPr>
        <w:commentReference w:id="76"/>
      </w:r>
      <w:r w:rsidR="00EE7CC4">
        <w:rPr>
          <w:rFonts w:ascii="Times New Roman" w:eastAsia="Times New Roman" w:hAnsi="Times New Roman" w:cs="Times New Roman"/>
        </w:rPr>
        <w:t>,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ins w:id="77" w:author="Sarah J Converse" w:date="2021-08-28T12:11:00Z">
        <w:r w:rsidR="007C3FAF">
          <w:rPr>
            <w:rFonts w:ascii="Times New Roman" w:eastAsia="Times New Roman" w:hAnsi="Times New Roman" w:cs="Times New Roman"/>
          </w:rPr>
          <w:t xml:space="preserve"> </w:t>
        </w:r>
      </w:ins>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three covariates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755F2A2D"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ins w:id="78" w:author="Sarah J Converse" w:date="2021-08-28T12:14:00Z">
        <w:r w:rsidR="007C3FAF">
          <w:rPr>
            <w:rFonts w:ascii="Times New Roman" w:hAnsi="Times New Roman" w:cs="Times New Roman"/>
          </w:rPr>
          <w:t xml:space="preserve">that </w:t>
        </w:r>
      </w:ins>
      <w:r w:rsidR="008E7C5A" w:rsidRPr="003A6B56">
        <w:rPr>
          <w:rFonts w:ascii="Times New Roman" w:hAnsi="Times New Roman" w:cs="Times New Roman"/>
        </w:rPr>
        <w:t xml:space="preserve">using multiple amino acids to estimate trophic position improves precision.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ins w:id="79" w:author="Sarah J Converse" w:date="2021-08-28T12:14:00Z">
        <w:r w:rsidR="007C3FAF">
          <w:rPr>
            <w:rFonts w:ascii="Times New Roman" w:hAnsi="Times New Roman" w:cs="Times New Roman"/>
          </w:rPr>
          <w:t>,</w:t>
        </w:r>
      </w:ins>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alanine) to calculate trophic position. These amino acids were chosen based on</w:t>
      </w:r>
      <w:del w:id="80" w:author="Sarah J Converse" w:date="2021-08-28T12:14:00Z">
        <w:r w:rsidR="008E7C5A" w:rsidRPr="003A6B56" w:rsidDel="007C3FAF">
          <w:rPr>
            <w:rFonts w:ascii="Times New Roman" w:hAnsi="Times New Roman" w:cs="Times New Roman"/>
          </w:rPr>
          <w:delText>:</w:delText>
        </w:r>
      </w:del>
      <w:r w:rsidR="008E7C5A" w:rsidRPr="003A6B56">
        <w:rPr>
          <w:rFonts w:ascii="Times New Roman" w:hAnsi="Times New Roman" w:cs="Times New Roman"/>
        </w:rPr>
        <w:t xml:space="preserve"> their prevalence in previous studies to derive parameters for equation 2</w:t>
      </w:r>
      <w:ins w:id="81" w:author="Sarah J Converse" w:date="2021-08-28T12:14:00Z">
        <w:r w:rsidR="007C3FAF">
          <w:rPr>
            <w:rFonts w:ascii="Times New Roman" w:hAnsi="Times New Roman" w:cs="Times New Roman"/>
          </w:rPr>
          <w:t>;</w:t>
        </w:r>
      </w:ins>
      <w:del w:id="82" w:author="Sarah J Converse" w:date="2021-08-28T12:14:00Z">
        <w:r w:rsidR="008E7C5A" w:rsidRPr="003A6B56" w:rsidDel="007C3FAF">
          <w:rPr>
            <w:rFonts w:ascii="Times New Roman" w:hAnsi="Times New Roman" w:cs="Times New Roman"/>
          </w:rPr>
          <w:delText>,</w:delText>
        </w:r>
      </w:del>
      <w:r w:rsidR="008E7C5A" w:rsidRPr="003A6B56">
        <w:rPr>
          <w:rFonts w:ascii="Times New Roman" w:hAnsi="Times New Roman" w:cs="Times New Roman"/>
        </w:rPr>
        <w:t xml:space="preserve"> </w:t>
      </w:r>
      <w:commentRangeStart w:id="83"/>
      <w:r w:rsidR="00EE7CC4">
        <w:rPr>
          <w:rFonts w:ascii="Times New Roman" w:hAnsi="Times New Roman" w:cs="Times New Roman"/>
        </w:rPr>
        <w:t>tissue turnover time relative to the source amino acid, phenylalanine</w:t>
      </w:r>
      <w:ins w:id="84" w:author="Sarah J Converse" w:date="2021-08-28T12:14:00Z">
        <w:r w:rsidR="007C3FAF">
          <w:rPr>
            <w:rFonts w:ascii="Times New Roman" w:hAnsi="Times New Roman" w:cs="Times New Roman"/>
          </w:rPr>
          <w:t>;</w:t>
        </w:r>
        <w:commentRangeEnd w:id="83"/>
        <w:r w:rsidR="007C3FAF">
          <w:rPr>
            <w:rStyle w:val="CommentReference"/>
          </w:rPr>
          <w:commentReference w:id="83"/>
        </w:r>
      </w:ins>
      <w:del w:id="85" w:author="Sarah J Converse" w:date="2021-08-28T12:14:00Z">
        <w:r w:rsidR="00EE7CC4" w:rsidDel="007C3FAF">
          <w:rPr>
            <w:rFonts w:ascii="Times New Roman" w:hAnsi="Times New Roman" w:cs="Times New Roman"/>
          </w:rPr>
          <w:delText>,</w:delText>
        </w:r>
      </w:del>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6B2A798"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t-d</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0816B264"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ins w:id="86" w:author="Sarah J Converse" w:date="2021-08-28T12:15:00Z">
        <w:r w:rsidR="007C3FAF">
          <w:rPr>
            <w:rFonts w:ascii="Times New Roman" w:eastAsia="Times New Roman" w:hAnsi="Times New Roman" w:cs="Times New Roman"/>
          </w:rPr>
          <w:t>s</w:t>
        </w:r>
      </w:ins>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 xml:space="preserve">included as </w:t>
      </w:r>
      <w:del w:id="87" w:author="Sarah J Converse" w:date="2021-08-28T12:16:00Z">
        <w:r w:rsidR="002A34FD" w:rsidDel="007C3FAF">
          <w:rPr>
            <w:rFonts w:ascii="Times New Roman" w:eastAsia="Times New Roman" w:hAnsi="Times New Roman" w:cs="Times New Roman"/>
          </w:rPr>
          <w:delText>a</w:delText>
        </w:r>
        <w:r w:rsidR="003C4ABA" w:rsidDel="007C3FAF">
          <w:rPr>
            <w:rFonts w:ascii="Times New Roman" w:eastAsia="Times New Roman" w:hAnsi="Times New Roman" w:cs="Times New Roman"/>
          </w:rPr>
          <w:delText xml:space="preserve"> </w:delText>
        </w:r>
      </w:del>
      <w:r w:rsidR="002A34FD">
        <w:rPr>
          <w:rFonts w:ascii="Times New Roman" w:eastAsia="Times New Roman" w:hAnsi="Times New Roman" w:cs="Times New Roman"/>
        </w:rPr>
        <w:t>random effect</w:t>
      </w:r>
      <w:ins w:id="88" w:author="Sarah J Converse" w:date="2021-08-28T12:16:00Z">
        <w:r w:rsidR="007C3FAF">
          <w:rPr>
            <w:rFonts w:ascii="Times New Roman" w:eastAsia="Times New Roman" w:hAnsi="Times New Roman" w:cs="Times New Roman"/>
          </w:rPr>
          <w:t>s</w:t>
        </w:r>
      </w:ins>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w:t>
      </w:r>
      <w:r w:rsidR="007F1438">
        <w:rPr>
          <w:rFonts w:ascii="Times New Roman" w:eastAsia="Times New Roman" w:hAnsi="Times New Roman" w:cs="Times New Roman"/>
        </w:rPr>
        <w:lastRenderedPageBreak/>
        <w:t>average value (represented by 0) in the coastal region of Washington</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ins w:id="89" w:author="Sarah J Converse" w:date="2021-08-28T12:19:00Z">
        <w:r w:rsidR="00142700" w:rsidRPr="00142700">
          <w:rPr>
            <w:rFonts w:ascii="Times New Roman" w:eastAsia="Times New Roman" w:hAnsi="Times New Roman" w:cs="Times New Roman"/>
            <w:rPrChange w:id="90" w:author="Sarah J Converse" w:date="2021-08-28T12:19:00Z">
              <w:rPr>
                <w:rFonts w:ascii="Times New Roman" w:eastAsia="Times New Roman" w:hAnsi="Times New Roman" w:cs="Times New Roman"/>
                <w:sz w:val="20"/>
              </w:rPr>
            </w:rPrChange>
          </w:rPr>
          <w:t>The variable</w:t>
        </w:r>
        <w:r w:rsidR="00142700">
          <w:rPr>
            <w:rFonts w:ascii="Times New Roman" w:eastAsia="Times New Roman" w:hAnsi="Times New Roman" w:cs="Times New Roman"/>
            <w:sz w:val="20"/>
          </w:rPr>
          <w:t xml:space="preserve"> </w:t>
        </w:r>
      </w:ins>
      <w:commentRangeStart w:id="91"/>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commentRangeEnd w:id="91"/>
      <w:r w:rsidR="007C3FAF">
        <w:rPr>
          <w:rStyle w:val="CommentReference"/>
        </w:rPr>
        <w:commentReference w:id="91"/>
      </w:r>
      <w:r w:rsidR="000D67B2" w:rsidRPr="000D67B2">
        <w:rPr>
          <w:rFonts w:ascii="Times New Roman" w:eastAsia="Times New Roman" w:hAnsi="Times New Roman" w:cs="Times New Roman"/>
        </w:rPr>
        <w:t xml:space="preserve">is the temporal </w:t>
      </w:r>
      <w:r w:rsidR="000D67B2">
        <w:rPr>
          <w:rFonts w:ascii="Times New Roman" w:eastAsia="Times New Roman" w:hAnsi="Times New Roman" w:cs="Times New Roman"/>
        </w:rPr>
        <w:t xml:space="preserve">delay </w:t>
      </w:r>
      <w:r w:rsidR="000D67B2" w:rsidRPr="000D67B2">
        <w:rPr>
          <w:rFonts w:ascii="Times New Roman" w:eastAsia="Times New Roman" w:hAnsi="Times New Roman" w:cs="Times New Roman"/>
        </w:rPr>
        <w:t>between a change in bottom</w:t>
      </w:r>
      <w:ins w:id="92" w:author="Sarah J Converse" w:date="2021-08-28T12:16:00Z">
        <w:r w:rsidR="007C3FAF">
          <w:rPr>
            <w:rFonts w:ascii="Times New Roman" w:eastAsia="Times New Roman" w:hAnsi="Times New Roman" w:cs="Times New Roman"/>
          </w:rPr>
          <w:t>-</w:t>
        </w:r>
      </w:ins>
      <w:del w:id="93" w:author="Sarah J Converse" w:date="2021-08-28T12:16:00Z">
        <w:r w:rsidR="000D67B2" w:rsidRPr="000D67B2" w:rsidDel="007C3FAF">
          <w:rPr>
            <w:rFonts w:ascii="Times New Roman" w:eastAsia="Times New Roman" w:hAnsi="Times New Roman" w:cs="Times New Roman"/>
          </w:rPr>
          <w:delText xml:space="preserve"> </w:delText>
        </w:r>
      </w:del>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delay can be due to both physiological </w:t>
      </w:r>
      <w:r w:rsidR="006C5D83">
        <w:rPr>
          <w:rFonts w:ascii="Times New Roman" w:eastAsia="Times New Roman" w:hAnsi="Times New Roman" w:cs="Times New Roman"/>
        </w:rPr>
        <w:t xml:space="preserve">(tissue turnover)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 for both of these approaches was selected using Akaike</w:t>
      </w:r>
      <w:ins w:id="94" w:author="Sarah J Converse" w:date="2021-08-28T12:17:00Z">
        <w:r w:rsidR="007C3FAF">
          <w:rPr>
            <w:rFonts w:ascii="Times New Roman" w:eastAsia="Times New Roman" w:hAnsi="Times New Roman" w:cs="Times New Roman"/>
          </w:rPr>
          <w:t>’s</w:t>
        </w:r>
      </w:ins>
      <w:r w:rsidR="0091671B">
        <w:rPr>
          <w:rFonts w:ascii="Times New Roman" w:eastAsia="Times New Roman" w:hAnsi="Times New Roman" w:cs="Times New Roman"/>
        </w:rPr>
        <w:t xml:space="preserve"> </w:t>
      </w:r>
      <w:del w:id="95" w:author="Sarah J Converse" w:date="2021-08-28T12:17:00Z">
        <w:r w:rsidR="0091671B" w:rsidDel="007C3FAF">
          <w:rPr>
            <w:rFonts w:ascii="Times New Roman" w:eastAsia="Times New Roman" w:hAnsi="Times New Roman" w:cs="Times New Roman"/>
          </w:rPr>
          <w:delText xml:space="preserve">information </w:delText>
        </w:r>
      </w:del>
      <w:ins w:id="96" w:author="Sarah J Converse" w:date="2021-08-28T12:17:00Z">
        <w:r w:rsidR="007C3FAF">
          <w:rPr>
            <w:rFonts w:ascii="Times New Roman" w:eastAsia="Times New Roman" w:hAnsi="Times New Roman" w:cs="Times New Roman"/>
          </w:rPr>
          <w:t xml:space="preserve">Information </w:t>
        </w:r>
      </w:ins>
      <w:del w:id="97" w:author="Sarah J Converse" w:date="2021-08-28T12:17:00Z">
        <w:r w:rsidR="0091671B" w:rsidDel="007C3FAF">
          <w:rPr>
            <w:rFonts w:ascii="Times New Roman" w:eastAsia="Times New Roman" w:hAnsi="Times New Roman" w:cs="Times New Roman"/>
          </w:rPr>
          <w:delText xml:space="preserve">criterion </w:delText>
        </w:r>
      </w:del>
      <w:ins w:id="98" w:author="Sarah J Converse" w:date="2021-08-28T12:17:00Z">
        <w:r w:rsidR="007C3FAF">
          <w:rPr>
            <w:rFonts w:ascii="Times New Roman" w:eastAsia="Times New Roman" w:hAnsi="Times New Roman" w:cs="Times New Roman"/>
          </w:rPr>
          <w:t xml:space="preserve">Criterion </w:t>
        </w:r>
      </w:ins>
      <w:r w:rsidR="0091671B">
        <w:rPr>
          <w:rFonts w:ascii="Times New Roman" w:eastAsia="Times New Roman" w:hAnsi="Times New Roman" w:cs="Times New Roman"/>
        </w:rPr>
        <w:t xml:space="preserve">with a correction for small sample size </w:t>
      </w:r>
      <w:commentRangeStart w:id="99"/>
      <w:r w:rsidR="0091671B">
        <w:rPr>
          <w:rFonts w:ascii="Times New Roman" w:eastAsia="Times New Roman" w:hAnsi="Times New Roman" w:cs="Times New Roman"/>
        </w:rPr>
        <w:t>(</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commentRangeEnd w:id="99"/>
      <w:r w:rsidR="007C3FAF">
        <w:rPr>
          <w:rStyle w:val="CommentReference"/>
        </w:rPr>
        <w:commentReference w:id="99"/>
      </w:r>
      <w:r w:rsidR="0091671B">
        <w:rPr>
          <w:rFonts w:ascii="Times New Roman" w:eastAsia="Times New Roman" w:hAnsi="Times New Roman" w:cs="Times New Roman"/>
        </w:rPr>
        <w:t xml:space="preserve">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2ABC053C"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w:t>
      </w:r>
      <w:r w:rsidR="002A348B">
        <w:rPr>
          <w:rFonts w:ascii="Times New Roman" w:eastAsia="Times New Roman" w:hAnsi="Times New Roman" w:cs="Times New Roman"/>
        </w:rPr>
        <w:t>delay</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142700">
        <w:rPr>
          <w:rFonts w:ascii="Times New Roman" w:eastAsia="Times New Roman" w:hAnsi="Times New Roman" w:cs="Times New Roman"/>
          <w:rPrChange w:id="100" w:author="Sarah J Converse" w:date="2021-08-28T12:20:00Z">
            <w:rPr>
              <w:rFonts w:ascii="Times New Roman" w:eastAsia="Times New Roman" w:hAnsi="Times New Roman" w:cs="Times New Roman"/>
              <w:i/>
              <w:iCs/>
            </w:rPr>
          </w:rPrChange>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2A348B">
        <w:rPr>
          <w:rFonts w:ascii="Times New Roman" w:eastAsia="Times New Roman" w:hAnsi="Times New Roman" w:cs="Times New Roman"/>
        </w:rPr>
        <w:t>delay</w:t>
      </w:r>
      <w:r>
        <w:rPr>
          <w:rFonts w:ascii="Times New Roman" w:eastAsia="Times New Roman" w:hAnsi="Times New Roman" w:cs="Times New Roman"/>
        </w:rPr>
        <w:t>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t>
      </w:r>
      <w:r w:rsidR="00740857">
        <w:rPr>
          <w:rFonts w:ascii="Times New Roman" w:eastAsia="Times New Roman" w:hAnsi="Times New Roman" w:cs="Times New Roman"/>
        </w:rPr>
        <w:lastRenderedPageBreak/>
        <w:t xml:space="preserve">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w:t>
      </w:r>
      <w:del w:id="101" w:author="Sarah J Converse" w:date="2021-08-28T13:32:00Z">
        <w:r w:rsidR="00EE1202" w:rsidDel="002C7934">
          <w:rPr>
            <w:rFonts w:ascii="Times New Roman" w:eastAsia="Times New Roman" w:hAnsi="Times New Roman" w:cs="Times New Roman"/>
          </w:rPr>
          <w:delText xml:space="preserve">validate </w:delText>
        </w:r>
        <w:r w:rsidR="00EE1202" w:rsidRPr="00EE1202" w:rsidDel="002C7934">
          <w:rPr>
            <w:rFonts w:ascii="Times New Roman" w:eastAsia="Times New Roman" w:hAnsi="Times New Roman" w:cs="Times New Roman"/>
          </w:rPr>
          <w:delText xml:space="preserve">collinearity was not problematic in </w:delText>
        </w:r>
        <w:r w:rsidR="00EE1202" w:rsidDel="002C7934">
          <w:rPr>
            <w:rFonts w:ascii="Times New Roman" w:eastAsia="Times New Roman" w:hAnsi="Times New Roman" w:cs="Times New Roman"/>
          </w:rPr>
          <w:delText>the models</w:delText>
        </w:r>
      </w:del>
      <w:ins w:id="102" w:author="Sarah J Converse" w:date="2021-08-28T13:32:00Z">
        <w:r w:rsidR="002C7934">
          <w:rPr>
            <w:rFonts w:ascii="Times New Roman" w:eastAsia="Times New Roman" w:hAnsi="Times New Roman" w:cs="Times New Roman"/>
          </w:rPr>
          <w:t>check the assumption of no collinearity</w:t>
        </w:r>
      </w:ins>
      <w:ins w:id="103" w:author="Sarah J Converse" w:date="2021-08-28T13:33:00Z">
        <w:r w:rsidR="002C7934">
          <w:rPr>
            <w:rFonts w:ascii="Times New Roman" w:eastAsia="Times New Roman" w:hAnsi="Times New Roman" w:cs="Times New Roman"/>
          </w:rPr>
          <w:t xml:space="preserve"> in predictors</w:t>
        </w:r>
      </w:ins>
      <w:ins w:id="104" w:author="Sarah J Converse" w:date="2021-08-28T13:34:00Z">
        <w:r w:rsidR="002C7934">
          <w:rPr>
            <w:rFonts w:ascii="Times New Roman" w:eastAsia="Times New Roman" w:hAnsi="Times New Roman" w:cs="Times New Roman"/>
          </w:rPr>
          <w:t xml:space="preserve"> in the models </w:t>
        </w:r>
        <w:commentRangeStart w:id="105"/>
        <w:r w:rsidR="002C7934">
          <w:rPr>
            <w:rFonts w:ascii="Times New Roman" w:eastAsia="Times New Roman" w:hAnsi="Times New Roman" w:cs="Times New Roman"/>
          </w:rPr>
          <w:t>with most support</w:t>
        </w:r>
      </w:ins>
      <w:commentRangeEnd w:id="105"/>
      <w:ins w:id="106" w:author="Sarah J Converse" w:date="2021-08-28T13:35:00Z">
        <w:r w:rsidR="002C7934">
          <w:rPr>
            <w:rStyle w:val="CommentReference"/>
          </w:rPr>
          <w:commentReference w:id="105"/>
        </w:r>
      </w:ins>
      <w:del w:id="107" w:author="Sarah J Converse" w:date="2021-08-28T13:32:00Z">
        <w:r w:rsidR="00EE1202" w:rsidDel="002C7934">
          <w:rPr>
            <w:rFonts w:ascii="Times New Roman" w:eastAsia="Times New Roman" w:hAnsi="Times New Roman" w:cs="Times New Roman"/>
          </w:rPr>
          <w:delText xml:space="preserve"> with the most support</w:delText>
        </w:r>
      </w:del>
      <w:r w:rsidR="00EE1202" w:rsidRPr="00EE1202">
        <w:rPr>
          <w:rFonts w:ascii="Times New Roman" w:eastAsia="Times New Roman" w:hAnsi="Times New Roman" w:cs="Times New Roman"/>
        </w:rPr>
        <w:t xml:space="preserve">, </w:t>
      </w:r>
      <w:ins w:id="108" w:author="Sarah J Converse" w:date="2021-08-28T13:32:00Z">
        <w:r w:rsidR="002C7934">
          <w:rPr>
            <w:rFonts w:ascii="Times New Roman" w:eastAsia="Times New Roman" w:hAnsi="Times New Roman" w:cs="Times New Roman"/>
          </w:rPr>
          <w:t>we consulte</w:t>
        </w:r>
      </w:ins>
      <w:ins w:id="109" w:author="Sarah J Converse" w:date="2021-08-28T13:33:00Z">
        <w:r w:rsidR="002C7934">
          <w:rPr>
            <w:rFonts w:ascii="Times New Roman" w:eastAsia="Times New Roman" w:hAnsi="Times New Roman" w:cs="Times New Roman"/>
          </w:rPr>
          <w:t>d</w:t>
        </w:r>
      </w:ins>
      <w:ins w:id="110" w:author="Sarah J Converse" w:date="2021-08-28T13:32:00Z">
        <w:r w:rsidR="002C7934">
          <w:rPr>
            <w:rFonts w:ascii="Times New Roman" w:eastAsia="Times New Roman" w:hAnsi="Times New Roman" w:cs="Times New Roman"/>
          </w:rPr>
          <w:t xml:space="preserve"> </w:t>
        </w:r>
      </w:ins>
      <w:r w:rsidR="00EE1202" w:rsidRPr="00EE1202">
        <w:rPr>
          <w:rFonts w:ascii="Times New Roman" w:eastAsia="Times New Roman" w:hAnsi="Times New Roman" w:cs="Times New Roman"/>
        </w:rPr>
        <w:t>matrix scatterplots</w:t>
      </w:r>
      <w:ins w:id="111" w:author="Sarah J Converse" w:date="2021-08-28T13:34:00Z">
        <w:r w:rsidR="002C7934">
          <w:rPr>
            <w:rFonts w:ascii="Times New Roman" w:eastAsia="Times New Roman" w:hAnsi="Times New Roman" w:cs="Times New Roman"/>
          </w:rPr>
          <w:t xml:space="preserve"> </w:t>
        </w:r>
        <w:r w:rsidR="002C7934">
          <w:rPr>
            <w:rFonts w:ascii="Times New Roman" w:hAnsi="Times New Roman" w:cs="Times New Roman"/>
          </w:rPr>
          <w:t xml:space="preserve">using the </w:t>
        </w:r>
        <w:r w:rsidR="002C7934" w:rsidRPr="00B86078">
          <w:rPr>
            <w:rFonts w:ascii="Times New Roman" w:hAnsi="Times New Roman" w:cs="Times New Roman"/>
          </w:rPr>
          <w:t>car package (Fox and Weisberg 2019) in R (R Development Core Team, 2020)</w:t>
        </w:r>
        <w:r w:rsidR="002C7934">
          <w:rPr>
            <w:rFonts w:ascii="Times New Roman" w:eastAsia="Times New Roman" w:hAnsi="Times New Roman" w:cs="Times New Roman"/>
          </w:rPr>
          <w:t>. W</w:t>
        </w:r>
      </w:ins>
      <w:ins w:id="112" w:author="Sarah J Converse" w:date="2021-08-28T13:33:00Z">
        <w:r w:rsidR="002C7934">
          <w:rPr>
            <w:rFonts w:ascii="Times New Roman" w:eastAsia="Times New Roman" w:hAnsi="Times New Roman" w:cs="Times New Roman"/>
          </w:rPr>
          <w:t>hen collinearity occurred, we</w:t>
        </w:r>
      </w:ins>
      <w:del w:id="113" w:author="Sarah J Converse" w:date="2021-08-28T13:33:00Z">
        <w:r w:rsidR="00EE1202" w:rsidRPr="00EE1202" w:rsidDel="002C7934">
          <w:rPr>
            <w:rFonts w:ascii="Times New Roman" w:eastAsia="Times New Roman" w:hAnsi="Times New Roman" w:cs="Times New Roman"/>
          </w:rPr>
          <w:delText xml:space="preserve"> </w:delText>
        </w:r>
        <w:r w:rsidR="00EE1202" w:rsidRPr="00301E6E" w:rsidDel="002C7934">
          <w:rPr>
            <w:rFonts w:ascii="Times New Roman" w:eastAsia="Times New Roman" w:hAnsi="Times New Roman" w:cs="Times New Roman"/>
          </w:rPr>
          <w:delText>and</w:delText>
        </w:r>
      </w:del>
      <w:r w:rsidR="00EE1202" w:rsidRPr="00301E6E">
        <w:rPr>
          <w:rFonts w:ascii="Times New Roman" w:eastAsia="Times New Roman" w:hAnsi="Times New Roman" w:cs="Times New Roman"/>
        </w:rPr>
        <w:t xml:space="preserve"> </w:t>
      </w:r>
      <w:ins w:id="114" w:author="Sarah J Converse" w:date="2021-08-28T13:33:00Z">
        <w:r w:rsidR="002C7934">
          <w:rPr>
            <w:rFonts w:ascii="Times New Roman" w:eastAsia="Times New Roman" w:hAnsi="Times New Roman" w:cs="Times New Roman"/>
          </w:rPr>
          <w:t xml:space="preserve">calculated and applied </w:t>
        </w:r>
      </w:ins>
      <w:r w:rsidR="00B86078" w:rsidRPr="00301E6E">
        <w:rPr>
          <w:rFonts w:ascii="Times New Roman" w:hAnsi="Times New Roman" w:cs="Times New Roman"/>
        </w:rPr>
        <w:t>variance inflation factors</w:t>
      </w:r>
      <w:del w:id="115" w:author="Sarah J Converse" w:date="2021-08-28T13:34:00Z">
        <w:r w:rsidR="00B86078" w:rsidRPr="00301E6E" w:rsidDel="002C7934">
          <w:rPr>
            <w:rFonts w:ascii="Times New Roman" w:hAnsi="Times New Roman" w:cs="Times New Roman"/>
          </w:rPr>
          <w:delText xml:space="preserve"> (vif</w:delText>
        </w:r>
        <w:r w:rsidR="00B86078" w:rsidRPr="00B86078" w:rsidDel="002C7934">
          <w:rPr>
            <w:rFonts w:ascii="Times New Roman" w:hAnsi="Times New Roman" w:cs="Times New Roman"/>
          </w:rPr>
          <w:delText xml:space="preserve">) </w:delText>
        </w:r>
      </w:del>
      <w:del w:id="116" w:author="Sarah J Converse" w:date="2021-08-28T13:33:00Z">
        <w:r w:rsidR="00B86078" w:rsidRPr="00B86078" w:rsidDel="002C7934">
          <w:rPr>
            <w:rFonts w:ascii="Times New Roman" w:hAnsi="Times New Roman" w:cs="Times New Roman"/>
          </w:rPr>
          <w:delText xml:space="preserve">were used from the </w:delText>
        </w:r>
      </w:del>
      <w:del w:id="117" w:author="Sarah J Converse" w:date="2021-08-28T13:34:00Z">
        <w:r w:rsidR="00B86078" w:rsidRPr="00B86078" w:rsidDel="002C7934">
          <w:rPr>
            <w:rFonts w:ascii="Times New Roman" w:hAnsi="Times New Roman" w:cs="Times New Roman"/>
          </w:rPr>
          <w:delText>car package (Fox and Weisberg 2019) in R (R Development Core Team, 2020)</w:delText>
        </w:r>
      </w:del>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commentRangeStart w:id="118"/>
      <w:r>
        <w:rPr>
          <w:rFonts w:ascii="Times New Roman" w:eastAsia="Times New Roman" w:hAnsi="Times New Roman" w:cs="Times New Roman"/>
          <w:b/>
          <w:bCs/>
        </w:rPr>
        <w:t>Results</w:t>
      </w:r>
      <w:commentRangeEnd w:id="118"/>
      <w:r w:rsidR="006D63B1">
        <w:rPr>
          <w:rStyle w:val="CommentReference"/>
        </w:rPr>
        <w:commentReference w:id="118"/>
      </w:r>
    </w:p>
    <w:p w14:paraId="308DE273" w14:textId="65F5399D" w:rsidR="00897721" w:rsidRPr="00873615" w:rsidRDefault="001D2A81" w:rsidP="001D2A81">
      <w:pPr>
        <w:spacing w:line="480" w:lineRule="auto"/>
        <w:rPr>
          <w:rFonts w:ascii="Times New Roman" w:eastAsia="Times New Roman" w:hAnsi="Times New Roman" w:cs="Times New Roman"/>
          <w:i/>
          <w:vertAlign w:val="subscript"/>
        </w:rPr>
      </w:pPr>
      <w:r>
        <w:rPr>
          <w:rFonts w:ascii="Times New Roman" w:eastAsia="Times New Roman" w:hAnsi="Times New Roman" w:cs="Times New Roman"/>
        </w:rPr>
        <w:tab/>
      </w:r>
      <w:commentRangeStart w:id="119"/>
      <w:r w:rsidR="006A0AB5">
        <w:rPr>
          <w:rFonts w:ascii="Times New Roman" w:eastAsia="Times New Roman" w:hAnsi="Times New Roman" w:cs="Times New Roman"/>
        </w:rPr>
        <w:t>Inclusion of multiple trophic enrichment factors</w:t>
      </w:r>
      <w:r w:rsidR="00F569B0">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F569B0">
        <w:rPr>
          <w:rFonts w:ascii="Times New Roman" w:eastAsia="Times New Roman" w:hAnsi="Times New Roman" w:cs="Times New Roman"/>
        </w:rPr>
        <w:t xml:space="preserve"> S2)</w:t>
      </w:r>
      <w:r w:rsidR="006A0AB5">
        <w:rPr>
          <w:rFonts w:ascii="Times New Roman" w:eastAsia="Times New Roman" w:hAnsi="Times New Roman" w:cs="Times New Roman"/>
        </w:rPr>
        <w:t xml:space="preserve">, </w:t>
      </w:r>
      <w:r w:rsidR="002706D4">
        <w:rPr>
          <w:rFonts w:ascii="Times New Roman" w:eastAsia="Times New Roman" w:hAnsi="Times New Roman" w:cs="Times New Roman"/>
        </w:rPr>
        <w:t xml:space="preserve">multiple </w:t>
      </w:r>
      <w:r w:rsidR="00D21B18">
        <w:rPr>
          <w:rFonts w:ascii="Times New Roman" w:eastAsia="Times New Roman" w:hAnsi="Times New Roman" w:cs="Times New Roman"/>
        </w:rPr>
        <w:t xml:space="preserve">trophic </w:t>
      </w:r>
      <w:r w:rsidR="006A0AB5">
        <w:rPr>
          <w:rFonts w:ascii="Times New Roman" w:eastAsia="Times New Roman" w:hAnsi="Times New Roman" w:cs="Times New Roman"/>
        </w:rPr>
        <w:t>amino acids, and a system</w:t>
      </w:r>
      <w:ins w:id="120" w:author="Sarah J Converse" w:date="2021-09-12T19:32:00Z">
        <w:r w:rsidR="006D63B1">
          <w:rPr>
            <w:rFonts w:ascii="Times New Roman" w:eastAsia="Times New Roman" w:hAnsi="Times New Roman" w:cs="Times New Roman"/>
          </w:rPr>
          <w:t>-</w:t>
        </w:r>
      </w:ins>
      <w:del w:id="121" w:author="Sarah J Converse" w:date="2021-09-12T19:32:00Z">
        <w:r w:rsidR="006A0AB5" w:rsidDel="006D63B1">
          <w:rPr>
            <w:rFonts w:ascii="Times New Roman" w:eastAsia="Times New Roman" w:hAnsi="Times New Roman" w:cs="Times New Roman"/>
          </w:rPr>
          <w:delText xml:space="preserve"> </w:delText>
        </w:r>
      </w:del>
      <w:r w:rsidR="006A0AB5">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r w:rsidR="006A0AB5">
        <w:rPr>
          <w:rFonts w:ascii="Times New Roman" w:eastAsia="Times New Roman" w:hAnsi="Times New Roman" w:cs="Times New Roman"/>
        </w:rPr>
        <w:t xml:space="preserve">value </w:t>
      </w:r>
      <w:r w:rsidR="00344854">
        <w:rPr>
          <w:rFonts w:ascii="Times New Roman" w:eastAsia="Times New Roman" w:hAnsi="Times New Roman" w:cs="Times New Roman"/>
        </w:rPr>
        <w:t xml:space="preserve">in the trophic position equation </w:t>
      </w:r>
      <w:r w:rsidR="006A0AB5">
        <w:rPr>
          <w:rFonts w:ascii="Times New Roman" w:eastAsia="Times New Roman" w:hAnsi="Times New Roman" w:cs="Times New Roman"/>
        </w:rPr>
        <w:t>improved trophic position estimates</w:t>
      </w:r>
      <w:r w:rsidR="008D678B">
        <w:rPr>
          <w:rFonts w:ascii="Times New Roman" w:eastAsia="Times New Roman" w:hAnsi="Times New Roman" w:cs="Times New Roman"/>
        </w:rPr>
        <w:t xml:space="preserve"> (Appendix </w:t>
      </w:r>
      <w:r w:rsidR="00923DF9">
        <w:rPr>
          <w:rFonts w:ascii="Times New Roman" w:eastAsia="Times New Roman" w:hAnsi="Times New Roman" w:cs="Times New Roman"/>
        </w:rPr>
        <w:t>1: Figures</w:t>
      </w:r>
      <w:r w:rsidR="008D678B">
        <w:rPr>
          <w:rFonts w:ascii="Times New Roman" w:eastAsia="Times New Roman" w:hAnsi="Times New Roman" w:cs="Times New Roman"/>
        </w:rPr>
        <w:t xml:space="preserve"> S2 &amp; S3)</w:t>
      </w:r>
      <w:r w:rsidR="006A0AB5">
        <w:rPr>
          <w:rFonts w:ascii="Times New Roman" w:eastAsia="Times New Roman" w:hAnsi="Times New Roman" w:cs="Times New Roman"/>
        </w:rPr>
        <w:t xml:space="preserve"> compared to a single trophic enrichment factor</w:t>
      </w:r>
      <w:r w:rsidR="00D21B18">
        <w:rPr>
          <w:rFonts w:ascii="Times New Roman" w:eastAsia="Times New Roman" w:hAnsi="Times New Roman" w:cs="Times New Roman"/>
        </w:rPr>
        <w:t>,</w:t>
      </w:r>
      <w:r w:rsidR="002A348B">
        <w:rPr>
          <w:rFonts w:ascii="Times New Roman" w:eastAsia="Times New Roman" w:hAnsi="Times New Roman" w:cs="Times New Roman"/>
        </w:rPr>
        <w:t xml:space="preserve"> nonvascular</w:t>
      </w:r>
      <w:r w:rsidR="00D21B18">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2A348B">
        <w:rPr>
          <w:rFonts w:ascii="Times New Roman" w:eastAsia="Times New Roman" w:hAnsi="Times New Roman" w:cs="Times New Roman"/>
          <w:i/>
        </w:rPr>
        <w:t xml:space="preserve"> </w:t>
      </w:r>
      <w:r w:rsidR="002A348B">
        <w:rPr>
          <w:rFonts w:ascii="Times New Roman" w:eastAsia="Times New Roman" w:hAnsi="Times New Roman" w:cs="Times New Roman"/>
        </w:rPr>
        <w:t>parameter</w:t>
      </w:r>
      <w:r w:rsidR="00D21B18">
        <w:rPr>
          <w:rFonts w:ascii="Times New Roman" w:eastAsia="Times New Roman" w:hAnsi="Times New Roman" w:cs="Times New Roman"/>
        </w:rPr>
        <w:t>, and using only the canonical trophic amino acid, glutamic acid</w:t>
      </w:r>
      <w:r w:rsidR="00344854">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344854">
        <w:rPr>
          <w:rFonts w:ascii="Times New Roman" w:eastAsia="Times New Roman" w:hAnsi="Times New Roman" w:cs="Times New Roman"/>
        </w:rPr>
        <w:t xml:space="preserve"> S6)</w:t>
      </w:r>
      <w:r w:rsidR="00D21B18">
        <w:rPr>
          <w:rFonts w:ascii="Times New Roman" w:eastAsia="Times New Roman" w:hAnsi="Times New Roman" w:cs="Times New Roman"/>
        </w:rPr>
        <w:t xml:space="preserve">. </w:t>
      </w:r>
      <w:r w:rsidR="00772970">
        <w:rPr>
          <w:rFonts w:ascii="Times New Roman" w:eastAsia="Times New Roman" w:hAnsi="Times New Roman" w:cs="Times New Roman"/>
        </w:rPr>
        <w:t>Harbor seals are know</w:t>
      </w:r>
      <w:bookmarkStart w:id="122" w:name="_GoBack"/>
      <w:bookmarkEnd w:id="122"/>
      <w:r w:rsidR="00772970">
        <w:rPr>
          <w:rFonts w:ascii="Times New Roman" w:eastAsia="Times New Roman" w:hAnsi="Times New Roman" w:cs="Times New Roman"/>
        </w:rPr>
        <w:t xml:space="preserve">n to consume both adult and juvenile hake, Pacific herring, and Pacific salmon, thus a trophic position of 3.5 – 5 would be considered ecologically realistic based on known foraging strategies. </w:t>
      </w:r>
      <w:commentRangeStart w:id="123"/>
      <w:del w:id="124" w:author="Sarah J Converse" w:date="2021-09-12T19:33:00Z">
        <w:r w:rsidR="00F569B0" w:rsidDel="006D63B1">
          <w:rPr>
            <w:rFonts w:ascii="Times New Roman" w:eastAsia="Times New Roman" w:hAnsi="Times New Roman" w:cs="Times New Roman"/>
          </w:rPr>
          <w:delText>76</w:delText>
        </w:r>
      </w:del>
      <w:ins w:id="125" w:author="Sarah J Converse" w:date="2021-09-12T19:33:00Z">
        <w:r w:rsidR="006D63B1">
          <w:rPr>
            <w:rFonts w:ascii="Times New Roman" w:eastAsia="Times New Roman" w:hAnsi="Times New Roman" w:cs="Times New Roman"/>
          </w:rPr>
          <w:t xml:space="preserve">Seventy-six </w:t>
        </w:r>
        <w:commentRangeEnd w:id="123"/>
        <w:r w:rsidR="006D63B1">
          <w:rPr>
            <w:rStyle w:val="CommentReference"/>
          </w:rPr>
          <w:commentReference w:id="123"/>
        </w:r>
      </w:ins>
      <w:r w:rsidR="00F569B0">
        <w:rPr>
          <w:rFonts w:ascii="Times New Roman" w:eastAsia="Times New Roman" w:hAnsi="Times New Roman" w:cs="Times New Roman"/>
        </w:rPr>
        <w:t>% of observations were considered ecologically realistic when applying</w:t>
      </w:r>
      <w:r w:rsidR="008D678B">
        <w:rPr>
          <w:rFonts w:ascii="Times New Roman" w:eastAsia="Times New Roman" w:hAnsi="Times New Roman" w:cs="Times New Roman"/>
        </w:rPr>
        <w:t xml:space="preserve"> a </w:t>
      </w:r>
      <w:del w:id="126" w:author="Sarah J Converse" w:date="2021-09-12T19:33:00Z">
        <w:r w:rsidR="008D678B" w:rsidDel="006D63B1">
          <w:rPr>
            <w:rFonts w:ascii="Times New Roman" w:eastAsia="Times New Roman" w:hAnsi="Times New Roman" w:cs="Times New Roman"/>
          </w:rPr>
          <w:delText xml:space="preserve">system </w:delText>
        </w:r>
      </w:del>
      <w:commentRangeStart w:id="127"/>
      <w:ins w:id="128" w:author="Sarah J Converse" w:date="2021-09-12T19:33:00Z">
        <w:r w:rsidR="006D63B1">
          <w:rPr>
            <w:rFonts w:ascii="Times New Roman" w:eastAsia="Times New Roman" w:hAnsi="Times New Roman" w:cs="Times New Roman"/>
          </w:rPr>
          <w:t>system-</w:t>
        </w:r>
      </w:ins>
      <w:r w:rsidR="008D678B">
        <w:rPr>
          <w:rFonts w:ascii="Times New Roman" w:eastAsia="Times New Roman" w:hAnsi="Times New Roman" w:cs="Times New Roman"/>
        </w:rPr>
        <w:t>specific</w:t>
      </w:r>
      <w:commentRangeEnd w:id="127"/>
      <w:r w:rsidR="006D63B1">
        <w:rPr>
          <w:rStyle w:val="CommentReference"/>
        </w:rPr>
        <w:commentReference w:id="127"/>
      </w:r>
      <w:r w:rsidR="008D678B">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w:t>
      </w:r>
      <w:proofErr w:type="gramStart"/>
      <w:r w:rsidR="00873615">
        <w:rPr>
          <w:rFonts w:ascii="Times New Roman" w:eastAsia="Times New Roman" w:hAnsi="Times New Roman" w:cs="Times New Roman"/>
          <w:i/>
          <w:vertAlign w:val="subscript"/>
        </w:rPr>
        <w:t>),NV</w:t>
      </w:r>
      <w:proofErr w:type="gramEnd"/>
      <w:r w:rsidR="008D678B">
        <w:rPr>
          <w:rFonts w:ascii="Times New Roman" w:eastAsia="Times New Roman" w:hAnsi="Times New Roman" w:cs="Times New Roman"/>
        </w:rPr>
        <w:t xml:space="preserve">, harbor </w:t>
      </w:r>
      <w:del w:id="129" w:author="Sarah J Converse" w:date="2021-09-12T19:34:00Z">
        <w:r w:rsidR="008D678B" w:rsidDel="006D63B1">
          <w:rPr>
            <w:rFonts w:ascii="Times New Roman" w:eastAsia="Times New Roman" w:hAnsi="Times New Roman" w:cs="Times New Roman"/>
          </w:rPr>
          <w:delText xml:space="preserve">seal </w:delText>
        </w:r>
      </w:del>
      <w:ins w:id="130" w:author="Sarah J Converse" w:date="2021-09-12T19:34:00Z">
        <w:r w:rsidR="006D63B1">
          <w:rPr>
            <w:rFonts w:ascii="Times New Roman" w:eastAsia="Times New Roman" w:hAnsi="Times New Roman" w:cs="Times New Roman"/>
          </w:rPr>
          <w:t>seal-</w:t>
        </w:r>
      </w:ins>
      <w:r w:rsidR="008D678B">
        <w:rPr>
          <w:rFonts w:ascii="Times New Roman" w:eastAsia="Times New Roman" w:hAnsi="Times New Roman" w:cs="Times New Roman"/>
        </w:rPr>
        <w:t>specific trophic discrimination factor</w:t>
      </w:r>
      <w:r w:rsidR="00873615">
        <w:rPr>
          <w:rFonts w:ascii="Times New Roman" w:eastAsia="Times New Roman" w:hAnsi="Times New Roman" w:cs="Times New Roman"/>
        </w:rPr>
        <w:t>,</w:t>
      </w:r>
      <w:r w:rsidR="008D678B">
        <w:rPr>
          <w:rFonts w:ascii="Times New Roman" w:eastAsia="Times New Roman" w:hAnsi="Times New Roman" w:cs="Times New Roman"/>
        </w:rPr>
        <w:t xml:space="preserve"> and including glutamic acid, valine, alanine, </w:t>
      </w:r>
      <w:r w:rsidR="00873615">
        <w:rPr>
          <w:rFonts w:ascii="Times New Roman" w:eastAsia="Times New Roman" w:hAnsi="Times New Roman" w:cs="Times New Roman"/>
        </w:rPr>
        <w:t>aspartic acid, and proline</w:t>
      </w:r>
      <w:r w:rsidR="00F569B0">
        <w:rPr>
          <w:rFonts w:ascii="Times New Roman" w:eastAsia="Times New Roman" w:hAnsi="Times New Roman" w:cs="Times New Roman"/>
        </w:rPr>
        <w:t xml:space="preserve"> </w:t>
      </w:r>
      <w:r w:rsidR="008D678B">
        <w:rPr>
          <w:rFonts w:ascii="Times New Roman" w:eastAsia="Times New Roman" w:hAnsi="Times New Roman" w:cs="Times New Roman"/>
        </w:rPr>
        <w:t>(Appendix 1:Figures S2.2)</w:t>
      </w:r>
      <w:r w:rsidR="0054148A">
        <w:rPr>
          <w:rFonts w:ascii="Times New Roman" w:eastAsia="Times New Roman" w:hAnsi="Times New Roman" w:cs="Times New Roman"/>
        </w:rPr>
        <w:t xml:space="preserve">. </w:t>
      </w:r>
      <w:r w:rsidR="00B62B7A">
        <w:rPr>
          <w:rFonts w:ascii="Times New Roman" w:eastAsia="Times New Roman" w:hAnsi="Times New Roman" w:cs="Times New Roman"/>
        </w:rPr>
        <w:t xml:space="preserve">This parameterization offered </w:t>
      </w:r>
      <w:commentRangeStart w:id="131"/>
      <w:ins w:id="132" w:author="Sarah J Converse" w:date="2021-09-12T19:34:00Z">
        <w:r w:rsidR="006D63B1">
          <w:rPr>
            <w:rFonts w:ascii="Times New Roman" w:eastAsia="Times New Roman" w:hAnsi="Times New Roman" w:cs="Times New Roman"/>
          </w:rPr>
          <w:t>a</w:t>
        </w:r>
        <w:commentRangeEnd w:id="131"/>
        <w:r w:rsidR="006D63B1">
          <w:rPr>
            <w:rStyle w:val="CommentReference"/>
          </w:rPr>
          <w:commentReference w:id="131"/>
        </w:r>
        <w:r w:rsidR="006D63B1">
          <w:rPr>
            <w:rFonts w:ascii="Times New Roman" w:eastAsia="Times New Roman" w:hAnsi="Times New Roman" w:cs="Times New Roman"/>
          </w:rPr>
          <w:t xml:space="preserve"> </w:t>
        </w:r>
      </w:ins>
      <w:r w:rsidR="00B62B7A">
        <w:rPr>
          <w:rFonts w:ascii="Times New Roman" w:eastAsia="Times New Roman" w:hAnsi="Times New Roman" w:cs="Times New Roman"/>
        </w:rPr>
        <w:t xml:space="preserve">substantial improvement over other parameterizations of the trophic position equation and was more parsimonious than similarly performing equations (Appendix </w:t>
      </w:r>
      <w:r w:rsidR="00923DF9">
        <w:rPr>
          <w:rFonts w:ascii="Times New Roman" w:eastAsia="Times New Roman" w:hAnsi="Times New Roman" w:cs="Times New Roman"/>
        </w:rPr>
        <w:t>1: Figures</w:t>
      </w:r>
      <w:r w:rsidR="00B62B7A">
        <w:rPr>
          <w:rFonts w:ascii="Times New Roman" w:eastAsia="Times New Roman" w:hAnsi="Times New Roman" w:cs="Times New Roman"/>
        </w:rPr>
        <w:t xml:space="preserve"> S2.4). </w:t>
      </w:r>
      <w:r w:rsidR="00C75350">
        <w:rPr>
          <w:rFonts w:ascii="Times New Roman" w:eastAsia="Times New Roman" w:hAnsi="Times New Roman" w:cs="Times New Roman"/>
        </w:rPr>
        <w:t xml:space="preserve">However, </w:t>
      </w:r>
      <w:r w:rsidR="00C840BE">
        <w:rPr>
          <w:rFonts w:ascii="Times New Roman" w:eastAsia="Times New Roman" w:hAnsi="Times New Roman" w:cs="Times New Roman"/>
        </w:rPr>
        <w:t>a</w:t>
      </w:r>
      <w:r w:rsidR="00C75350">
        <w:rPr>
          <w:rFonts w:ascii="Times New Roman" w:eastAsia="Times New Roman" w:hAnsi="Times New Roman" w:cs="Times New Roman"/>
        </w:rPr>
        <w:t xml:space="preserve">spartic acid </w:t>
      </w:r>
      <w:r w:rsidR="00C840BE">
        <w:rPr>
          <w:rFonts w:ascii="Times New Roman" w:eastAsia="Times New Roman" w:hAnsi="Times New Roman" w:cs="Times New Roman"/>
        </w:rPr>
        <w:t xml:space="preserve">was more variable than other trophic amino </w:t>
      </w:r>
      <w:r w:rsidR="007C56CB">
        <w:rPr>
          <w:rFonts w:ascii="Times New Roman" w:eastAsia="Times New Roman" w:hAnsi="Times New Roman" w:cs="Times New Roman"/>
        </w:rPr>
        <w:t>acids</w:t>
      </w:r>
      <w:r w:rsidR="00C840BE">
        <w:rPr>
          <w:rFonts w:ascii="Times New Roman" w:eastAsia="Times New Roman" w:hAnsi="Times New Roman" w:cs="Times New Roman"/>
        </w:rPr>
        <w:t xml:space="preserve"> </w:t>
      </w:r>
      <w:r w:rsidR="00B62B7A">
        <w:rPr>
          <w:rFonts w:ascii="Times New Roman" w:eastAsia="Times New Roman" w:hAnsi="Times New Roman" w:cs="Times New Roman"/>
        </w:rPr>
        <w:t xml:space="preserve">in all parameterizations </w:t>
      </w:r>
      <w:r w:rsidR="00C840BE">
        <w:rPr>
          <w:rFonts w:ascii="Times New Roman" w:eastAsia="Times New Roman" w:hAnsi="Times New Roman" w:cs="Times New Roman"/>
        </w:rPr>
        <w:t xml:space="preserve">and </w:t>
      </w:r>
      <w:r w:rsidR="00B62B7A">
        <w:rPr>
          <w:rFonts w:ascii="Times New Roman" w:eastAsia="Times New Roman" w:hAnsi="Times New Roman" w:cs="Times New Roman"/>
        </w:rPr>
        <w:t xml:space="preserve">thus </w:t>
      </w:r>
      <w:r w:rsidR="00C840BE">
        <w:rPr>
          <w:rFonts w:ascii="Times New Roman" w:eastAsia="Times New Roman" w:hAnsi="Times New Roman" w:cs="Times New Roman"/>
        </w:rPr>
        <w:t xml:space="preserve">was omitted from the </w:t>
      </w:r>
      <w:r w:rsidR="007C56CB">
        <w:rPr>
          <w:rFonts w:ascii="Times New Roman" w:eastAsia="Times New Roman" w:hAnsi="Times New Roman" w:cs="Times New Roman"/>
        </w:rPr>
        <w:t xml:space="preserve">hierarchical modelling </w:t>
      </w:r>
      <w:r w:rsidR="00C840BE">
        <w:rPr>
          <w:rFonts w:ascii="Times New Roman" w:eastAsia="Times New Roman" w:hAnsi="Times New Roman" w:cs="Times New Roman"/>
        </w:rPr>
        <w:t xml:space="preserve">analysis </w:t>
      </w:r>
      <w:r w:rsidR="00C23104">
        <w:rPr>
          <w:rFonts w:ascii="Times New Roman" w:eastAsia="Times New Roman" w:hAnsi="Times New Roman" w:cs="Times New Roman"/>
        </w:rPr>
        <w:t xml:space="preserve">(Appendix </w:t>
      </w:r>
      <w:r w:rsidR="00923DF9">
        <w:rPr>
          <w:rFonts w:ascii="Times New Roman" w:eastAsia="Times New Roman" w:hAnsi="Times New Roman" w:cs="Times New Roman"/>
        </w:rPr>
        <w:t>1: Section</w:t>
      </w:r>
      <w:r w:rsidR="00C23104">
        <w:rPr>
          <w:rFonts w:ascii="Times New Roman" w:eastAsia="Times New Roman" w:hAnsi="Times New Roman" w:cs="Times New Roman"/>
        </w:rPr>
        <w:t xml:space="preserve"> S2)</w:t>
      </w:r>
      <w:r w:rsidR="00C840BE">
        <w:rPr>
          <w:rFonts w:ascii="Times New Roman" w:eastAsia="Times New Roman" w:hAnsi="Times New Roman" w:cs="Times New Roman"/>
        </w:rPr>
        <w:t>.</w:t>
      </w:r>
      <w:r w:rsidR="00C23104">
        <w:rPr>
          <w:rFonts w:ascii="Times New Roman" w:eastAsia="Times New Roman" w:hAnsi="Times New Roman" w:cs="Times New Roman"/>
        </w:rPr>
        <w:t xml:space="preserve"> </w:t>
      </w:r>
      <w:commentRangeEnd w:id="119"/>
      <w:r w:rsidR="006D63B1">
        <w:rPr>
          <w:rStyle w:val="CommentReference"/>
        </w:rPr>
        <w:commentReference w:id="119"/>
      </w:r>
    </w:p>
    <w:p w14:paraId="68DA97EE" w14:textId="48834DBB" w:rsidR="0054148A" w:rsidRPr="00F6393B" w:rsidRDefault="0054148A"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360F97E1"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A</w:t>
      </w:r>
      <w:r w:rsidR="00873615">
        <w:rPr>
          <w:rFonts w:ascii="Times New Roman" w:eastAsia="Times New Roman" w:hAnsi="Times New Roman" w:cs="Times New Roman"/>
        </w:rPr>
        <w:t xml:space="preserve"> single best model (</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was identified for ocean condition at all three </w:t>
      </w:r>
      <w:proofErr w:type="gramStart"/>
      <w:r w:rsidR="00873615">
        <w:rPr>
          <w:rFonts w:ascii="Times New Roman" w:eastAsia="Times New Roman" w:hAnsi="Times New Roman" w:cs="Times New Roman"/>
        </w:rPr>
        <w:t>temporal</w:t>
      </w:r>
      <w:proofErr w:type="gramEnd"/>
      <w:r w:rsidR="00873615">
        <w:rPr>
          <w:rFonts w:ascii="Times New Roman" w:eastAsia="Times New Roman" w:hAnsi="Times New Roman" w:cs="Times New Roman"/>
        </w:rPr>
        <w:t xml:space="preserve"> </w:t>
      </w:r>
      <w:commentRangeStart w:id="133"/>
      <w:del w:id="134" w:author="Sarah J Converse" w:date="2021-09-12T19:37:00Z">
        <w:r w:rsidR="002A348B" w:rsidDel="006D63B1">
          <w:rPr>
            <w:rFonts w:ascii="Times New Roman" w:eastAsia="Times New Roman" w:hAnsi="Times New Roman" w:cs="Times New Roman"/>
          </w:rPr>
          <w:delText>delay</w:delText>
        </w:r>
        <w:r w:rsidR="00873615" w:rsidDel="006D63B1">
          <w:rPr>
            <w:rFonts w:ascii="Times New Roman" w:eastAsia="Times New Roman" w:hAnsi="Times New Roman" w:cs="Times New Roman"/>
          </w:rPr>
          <w:delText xml:space="preserve">s </w:delText>
        </w:r>
      </w:del>
      <w:ins w:id="135" w:author="Sarah J Converse" w:date="2021-09-12T19:37:00Z">
        <w:r w:rsidR="006D63B1">
          <w:rPr>
            <w:rFonts w:ascii="Times New Roman" w:eastAsia="Times New Roman" w:hAnsi="Times New Roman" w:cs="Times New Roman"/>
          </w:rPr>
          <w:t xml:space="preserve">lags </w:t>
        </w:r>
      </w:ins>
      <w:commentRangeEnd w:id="133"/>
      <w:ins w:id="136" w:author="Sarah J Converse" w:date="2021-09-12T19:38:00Z">
        <w:r w:rsidR="006D63B1">
          <w:rPr>
            <w:rStyle w:val="CommentReference"/>
          </w:rPr>
          <w:commentReference w:id="133"/>
        </w:r>
      </w:ins>
      <w:r w:rsidR="00873615">
        <w:rPr>
          <w:rFonts w:ascii="Times New Roman" w:eastAsia="Times New Roman" w:hAnsi="Times New Roman" w:cs="Times New Roman"/>
        </w:rPr>
        <w:t>(Appendix 1: Table S7-S9)</w:t>
      </w:r>
      <w:r w:rsidR="00B61E04">
        <w:rPr>
          <w:rFonts w:ascii="Times New Roman" w:eastAsia="Times New Roman" w:hAnsi="Times New Roman" w:cs="Times New Roman"/>
        </w:rPr>
        <w:t xml:space="preserve"> </w:t>
      </w:r>
      <w:r w:rsidR="00873615">
        <w:rPr>
          <w:rFonts w:ascii="Times New Roman" w:eastAsia="Times New Roman" w:hAnsi="Times New Roman" w:cs="Times New Roman"/>
        </w:rPr>
        <w:t xml:space="preserve">and each </w:t>
      </w:r>
      <w:r w:rsidR="00B61E04">
        <w:rPr>
          <w:rFonts w:ascii="Times New Roman" w:eastAsia="Times New Roman" w:hAnsi="Times New Roman" w:cs="Times New Roman"/>
        </w:rPr>
        <w:t xml:space="preserve">supported the inclusion of a single </w:t>
      </w:r>
      <w:r w:rsidR="00B61E04">
        <w:rPr>
          <w:rFonts w:ascii="Times New Roman" w:eastAsia="Times New Roman" w:hAnsi="Times New Roman" w:cs="Times New Roman"/>
        </w:rPr>
        <w:lastRenderedPageBreak/>
        <w:t>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green circle)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r w:rsidR="00E624C1">
        <w:rPr>
          <w:rFonts w:ascii="Times New Roman" w:eastAsia="Times New Roman" w:hAnsi="Times New Roman" w:cs="Times New Roman"/>
        </w:rPr>
        <w:t xml:space="preserve">a </w:t>
      </w:r>
      <w:commentRangeStart w:id="137"/>
      <w:r w:rsidR="00E624C1">
        <w:rPr>
          <w:rFonts w:ascii="Times New Roman" w:eastAsia="Times New Roman" w:hAnsi="Times New Roman" w:cs="Times New Roman"/>
        </w:rPr>
        <w:t xml:space="preserve">negative coefficient </w:t>
      </w:r>
      <w:commentRangeEnd w:id="137"/>
      <w:r w:rsidR="006D63B1">
        <w:rPr>
          <w:rStyle w:val="CommentReference"/>
        </w:rPr>
        <w:commentReference w:id="137"/>
      </w:r>
      <w:r w:rsidR="00E624C1">
        <w:rPr>
          <w:rFonts w:ascii="Times New Roman" w:eastAsia="Times New Roman" w:hAnsi="Times New Roman" w:cs="Times New Roman"/>
        </w:rPr>
        <w:t xml:space="preserve">for </w:t>
      </w:r>
      <w:r w:rsidR="001D2A81">
        <w:rPr>
          <w:rFonts w:ascii="Times New Roman" w:eastAsia="Times New Roman" w:hAnsi="Times New Roman" w:cs="Times New Roman"/>
        </w:rPr>
        <w:t>summer upwelling</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blue square)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FA792B">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was included in the best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pink diamond)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 xml:space="preserve">highest impact on harbor seal trophic position with a coefficient of </w:t>
      </w:r>
      <w:commentRangeStart w:id="138"/>
      <w:r w:rsidR="00FA792B">
        <w:rPr>
          <w:rFonts w:ascii="Times New Roman" w:eastAsia="Times New Roman" w:hAnsi="Times New Roman" w:cs="Times New Roman"/>
        </w:rPr>
        <w:t>0.4</w:t>
      </w:r>
      <w:commentRangeEnd w:id="138"/>
      <w:r w:rsidR="006D63B1">
        <w:rPr>
          <w:rStyle w:val="CommentReference"/>
        </w:rPr>
        <w:commentReference w:id="138"/>
      </w:r>
      <w:r w:rsidR="00FA792B">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del w:id="139" w:author="Sarah J Converse" w:date="2021-09-12T19:40:00Z">
        <w:r w:rsidR="00D24602" w:rsidDel="006D63B1">
          <w:rPr>
            <w:rFonts w:ascii="Times New Roman" w:eastAsia="Times New Roman" w:hAnsi="Times New Roman" w:cs="Times New Roman"/>
          </w:rPr>
          <w:delText>s</w:delText>
        </w:r>
      </w:del>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C87079">
        <w:rPr>
          <w:rFonts w:ascii="Times New Roman" w:eastAsia="Times New Roman" w:hAnsi="Times New Roman" w:cs="Times New Roman"/>
        </w:rPr>
        <w:t>2a</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r w:rsidR="00C87079">
        <w:rPr>
          <w:rFonts w:ascii="Times New Roman" w:eastAsia="Times New Roman" w:hAnsi="Times New Roman" w:cs="Times New Roman"/>
        </w:rPr>
        <w:t>as</w:t>
      </w:r>
      <w:r w:rsidR="00D24602">
        <w:rPr>
          <w:rFonts w:ascii="Times New Roman" w:eastAsia="Times New Roman" w:hAnsi="Times New Roman" w:cs="Times New Roman"/>
        </w:rPr>
        <w:t xml:space="preserve"> </w:t>
      </w:r>
      <w:del w:id="140" w:author="Sarah J Converse" w:date="2021-09-12T19:40:00Z">
        <w:r w:rsidR="00D24602" w:rsidDel="006D63B1">
          <w:rPr>
            <w:rFonts w:ascii="Times New Roman" w:eastAsia="Times New Roman" w:hAnsi="Times New Roman" w:cs="Times New Roman"/>
          </w:rPr>
          <w:delText xml:space="preserve">low </w:delText>
        </w:r>
      </w:del>
      <w:ins w:id="141" w:author="Sarah J Converse" w:date="2021-09-12T19:40:00Z">
        <w:r w:rsidR="006D63B1">
          <w:rPr>
            <w:rFonts w:ascii="Times New Roman" w:eastAsia="Times New Roman" w:hAnsi="Times New Roman" w:cs="Times New Roman"/>
          </w:rPr>
          <w:t>small</w:t>
        </w:r>
      </w:ins>
      <w:ins w:id="142" w:author="Sarah J Converse" w:date="2021-09-12T19:41:00Z">
        <w:r w:rsidR="006D63B1">
          <w:rPr>
            <w:rFonts w:ascii="Times New Roman" w:eastAsia="Times New Roman" w:hAnsi="Times New Roman" w:cs="Times New Roman"/>
          </w:rPr>
          <w:t>,</w:t>
        </w:r>
      </w:ins>
      <w:ins w:id="143" w:author="Sarah J Converse" w:date="2021-09-12T19:40:00Z">
        <w:r w:rsidR="006D63B1">
          <w:rPr>
            <w:rFonts w:ascii="Times New Roman" w:eastAsia="Times New Roman" w:hAnsi="Times New Roman" w:cs="Times New Roman"/>
          </w:rPr>
          <w:t xml:space="preserve"> </w:t>
        </w:r>
      </w:ins>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w:t>
      </w:r>
      <w:r w:rsidR="00C87079">
        <w:rPr>
          <w:rFonts w:ascii="Times New Roman" w:eastAsia="Times New Roman" w:hAnsi="Times New Roman" w:cs="Times New Roman"/>
        </w:rPr>
        <w:t>0.4,</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 significant coefficient</w:t>
      </w:r>
      <w:r w:rsidR="001D2A81">
        <w:rPr>
          <w:rFonts w:ascii="Times New Roman" w:eastAsia="Times New Roman" w:hAnsi="Times New Roman" w:cs="Times New Roman"/>
        </w:rPr>
        <w:t xml:space="preserve"> of </w:t>
      </w:r>
      <w:del w:id="144" w:author="Sarah J Converse" w:date="2021-09-12T19:42:00Z">
        <w:r w:rsidR="001D2A81" w:rsidDel="006D63B1">
          <w:rPr>
            <w:rFonts w:ascii="Times New Roman" w:eastAsia="Times New Roman" w:hAnsi="Times New Roman" w:cs="Times New Roman"/>
          </w:rPr>
          <w:delText>~</w:delText>
        </w:r>
      </w:del>
      <w:r w:rsidR="001D2A81">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del w:id="145" w:author="Sarah J Converse" w:date="2021-09-12T19:42:00Z">
        <w:r w:rsidR="00B61E04" w:rsidDel="006D63B1">
          <w:rPr>
            <w:rFonts w:ascii="Times New Roman" w:eastAsia="Times New Roman" w:hAnsi="Times New Roman" w:cs="Times New Roman"/>
          </w:rPr>
          <w:delText xml:space="preserve">best </w:delText>
        </w:r>
      </w:del>
      <w:ins w:id="146" w:author="Sarah J Converse" w:date="2021-09-12T19:42:00Z">
        <w:r w:rsidR="006D63B1">
          <w:rPr>
            <w:rFonts w:ascii="Times New Roman" w:eastAsia="Times New Roman" w:hAnsi="Times New Roman" w:cs="Times New Roman"/>
          </w:rPr>
          <w:t xml:space="preserve">top-ranked </w:t>
        </w:r>
      </w:ins>
      <w:r w:rsidR="001D2A81">
        <w:rPr>
          <w:rFonts w:ascii="Times New Roman" w:eastAsia="Times New Roman" w:hAnsi="Times New Roman" w:cs="Times New Roman"/>
        </w:rPr>
        <w:t>models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17C8E354"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and hake and herring spawning biomass</w:t>
      </w:r>
      <w:del w:id="147" w:author="Sarah J Converse" w:date="2021-09-12T19:42:00Z">
        <w:r w:rsidR="003D3733" w:rsidDel="006D63B1">
          <w:rPr>
            <w:rFonts w:ascii="Times New Roman" w:eastAsia="Times New Roman" w:hAnsi="Times New Roman" w:cs="Times New Roman"/>
          </w:rPr>
          <w:delText>,</w:delText>
        </w:r>
      </w:del>
      <w:r w:rsidR="003D3733">
        <w:rPr>
          <w:rFonts w:ascii="Times New Roman" w:eastAsia="Times New Roman" w:hAnsi="Times New Roman" w:cs="Times New Roman"/>
        </w:rPr>
        <w:t xml:space="preserve">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2D00">
        <w:rPr>
          <w:rFonts w:ascii="Times New Roman" w:eastAsia="Times New Roman" w:hAnsi="Times New Roman" w:cs="Times New Roman"/>
        </w:rPr>
        <w:t>The physiological delay model and the 1-year ecological delay model had high model certainty with only one best model</w:t>
      </w:r>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S10 &amp; S11)</w:t>
      </w:r>
      <w:r w:rsidR="007B2D00">
        <w:rPr>
          <w:rFonts w:ascii="Times New Roman" w:eastAsia="Times New Roman" w:hAnsi="Times New Roman" w:cs="Times New Roman"/>
        </w:rPr>
        <w:t>.</w:t>
      </w:r>
      <w:r w:rsidR="00862D86">
        <w:rPr>
          <w:rFonts w:ascii="Times New Roman" w:eastAsia="Times New Roman" w:hAnsi="Times New Roman" w:cs="Times New Roman"/>
        </w:rPr>
        <w:t xml:space="preserve"> Chinook salmon escapement and herring spawning biomass were correlated </w:t>
      </w:r>
      <w:ins w:id="148" w:author="Sarah J Converse" w:date="2021-09-12T19:43:00Z">
        <w:r w:rsidR="006D63B1">
          <w:rPr>
            <w:rFonts w:ascii="Times New Roman" w:eastAsia="Times New Roman" w:hAnsi="Times New Roman" w:cs="Times New Roman"/>
          </w:rPr>
          <w:t>with</w:t>
        </w:r>
      </w:ins>
      <w:del w:id="149" w:author="Sarah J Converse" w:date="2021-09-12T19:43:00Z">
        <w:r w:rsidR="00862D86" w:rsidDel="006D63B1">
          <w:rPr>
            <w:rFonts w:ascii="Times New Roman" w:eastAsia="Times New Roman" w:hAnsi="Times New Roman" w:cs="Times New Roman"/>
          </w:rPr>
          <w:delText>to</w:delText>
        </w:r>
      </w:del>
      <w:r w:rsidR="00862D86">
        <w:rPr>
          <w:rFonts w:ascii="Times New Roman" w:eastAsia="Times New Roman" w:hAnsi="Times New Roman" w:cs="Times New Roman"/>
        </w:rPr>
        <w:t xml:space="preserve"> trophic position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w:t>
      </w:r>
      <w:r w:rsidR="00873615">
        <w:rPr>
          <w:rFonts w:ascii="Times New Roman" w:eastAsia="Times New Roman" w:hAnsi="Times New Roman" w:cs="Times New Roman"/>
        </w:rPr>
        <w:t xml:space="preserve">but the effect of Chinook salmon escapement on harbor seal trophic position was </w:t>
      </w:r>
      <w:commentRangeStart w:id="150"/>
      <w:r w:rsidR="00873615">
        <w:rPr>
          <w:rFonts w:ascii="Times New Roman" w:eastAsia="Times New Roman" w:hAnsi="Times New Roman" w:cs="Times New Roman"/>
        </w:rPr>
        <w:t xml:space="preserve">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62D86">
        <w:rPr>
          <w:rFonts w:ascii="Times New Roman" w:eastAsia="Times New Roman" w:hAnsi="Times New Roman" w:cs="Times New Roman"/>
        </w:rPr>
        <w:t>b, green circles</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commentRangeEnd w:id="150"/>
      <w:r w:rsidR="006D63B1">
        <w:rPr>
          <w:rStyle w:val="CommentReference"/>
        </w:rPr>
        <w:commentReference w:id="150"/>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t xml:space="preserve">biomass 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r w:rsidR="008B3731">
        <w:rPr>
          <w:rFonts w:ascii="Times New Roman" w:eastAsia="Times New Roman" w:hAnsi="Times New Roman" w:cs="Times New Roman"/>
        </w:rPr>
        <w:lastRenderedPageBreak/>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blue square</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w:t>
      </w:r>
      <w:ins w:id="151" w:author="Sarah J Converse" w:date="2021-09-12T19:44:00Z">
        <w:r w:rsidR="006D63B1">
          <w:rPr>
            <w:rFonts w:ascii="Times New Roman" w:eastAsia="Times New Roman" w:hAnsi="Times New Roman" w:cs="Times New Roman"/>
          </w:rPr>
          <w:t>with</w:t>
        </w:r>
      </w:ins>
      <w:del w:id="152" w:author="Sarah J Converse" w:date="2021-09-12T19:44:00Z">
        <w:r w:rsidR="003D3733" w:rsidDel="006D63B1">
          <w:rPr>
            <w:rFonts w:ascii="Times New Roman" w:eastAsia="Times New Roman" w:hAnsi="Times New Roman" w:cs="Times New Roman"/>
          </w:rPr>
          <w:delText>to</w:delText>
        </w:r>
      </w:del>
      <w:r w:rsidR="003D3733">
        <w:rPr>
          <w:rFonts w:ascii="Times New Roman" w:eastAsia="Times New Roman" w:hAnsi="Times New Roman" w:cs="Times New Roman"/>
        </w:rPr>
        <w:t xml:space="preserve"> </w:t>
      </w:r>
      <w:r w:rsidR="008B3731">
        <w:rPr>
          <w:rFonts w:ascii="Times New Roman" w:eastAsia="Times New Roman" w:hAnsi="Times New Roman" w:cs="Times New Roman"/>
        </w:rPr>
        <w:t>Chinook salmon smolt production</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pink diamond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t>
      </w:r>
      <w:r w:rsidR="002A348B">
        <w:rPr>
          <w:rFonts w:ascii="Times New Roman" w:eastAsia="Times New Roman" w:hAnsi="Times New Roman" w:cs="Times New Roman"/>
        </w:rPr>
        <w:t xml:space="preserve">(combined index of </w:t>
      </w:r>
      <w:r w:rsidR="003D3733">
        <w:rPr>
          <w:rFonts w:ascii="Times New Roman" w:eastAsia="Times New Roman" w:hAnsi="Times New Roman" w:cs="Times New Roman"/>
        </w:rPr>
        <w:t xml:space="preserve">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ins w:id="153" w:author="Sarah J Converse" w:date="2021-09-12T19:44:00Z">
        <w:r w:rsidR="006D63B1">
          <w:rPr>
            <w:rFonts w:ascii="Times New Roman" w:eastAsia="Times New Roman" w:hAnsi="Times New Roman" w:cs="Times New Roman"/>
          </w:rPr>
          <w:t>,</w:t>
        </w:r>
      </w:ins>
      <w:r w:rsidR="008B3731">
        <w:rPr>
          <w:rFonts w:ascii="Times New Roman" w:eastAsia="Times New Roman" w:hAnsi="Times New Roman" w:cs="Times New Roman"/>
        </w:rPr>
        <w:t xml:space="preserve"> indicating harbor seals feed higher in the food web two years after a year of above average smolt production</w:t>
      </w:r>
      <w:r w:rsidR="000E17B0" w:rsidRPr="000E17B0">
        <w:rPr>
          <w:rFonts w:ascii="Times New Roman" w:eastAsia="Times New Roman" w:hAnsi="Times New Roman" w:cs="Times New Roman"/>
          <w:sz w:val="20"/>
        </w:rPr>
        <w:t>.</w:t>
      </w:r>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w:t>
      </w:r>
      <w:r w:rsidR="006C5D83">
        <w:rPr>
          <w:rFonts w:ascii="Times New Roman" w:eastAsia="Times New Roman" w:hAnsi="Times New Roman" w:cs="Times New Roman"/>
        </w:rPr>
        <w:t xml:space="preserve">re was </w:t>
      </w:r>
      <w:ins w:id="154" w:author="Sarah J Converse" w:date="2021-09-12T19:44:00Z">
        <w:r w:rsidR="006D63B1">
          <w:rPr>
            <w:rFonts w:ascii="Times New Roman" w:eastAsia="Times New Roman" w:hAnsi="Times New Roman" w:cs="Times New Roman"/>
          </w:rPr>
          <w:t xml:space="preserve">substantial </w:t>
        </w:r>
      </w:ins>
      <w:r w:rsidR="006C5D83">
        <w:rPr>
          <w:rFonts w:ascii="Times New Roman" w:eastAsia="Times New Roman" w:hAnsi="Times New Roman" w:cs="Times New Roman"/>
        </w:rPr>
        <w:t xml:space="preserve">model </w:t>
      </w:r>
      <w:ins w:id="155" w:author="Sarah J Converse" w:date="2021-09-12T19:44:00Z">
        <w:r w:rsidR="006D63B1">
          <w:rPr>
            <w:rFonts w:ascii="Times New Roman" w:eastAsia="Times New Roman" w:hAnsi="Times New Roman" w:cs="Times New Roman"/>
          </w:rPr>
          <w:t xml:space="preserve">selection </w:t>
        </w:r>
      </w:ins>
      <w:r w:rsidR="006C5D83">
        <w:rPr>
          <w:rFonts w:ascii="Times New Roman" w:eastAsia="Times New Roman" w:hAnsi="Times New Roman" w:cs="Times New Roman"/>
        </w:rPr>
        <w:t>uncertainty for the</w:t>
      </w:r>
      <w:r w:rsidR="008B3731">
        <w:rPr>
          <w:rFonts w:ascii="Times New Roman" w:eastAsia="Times New Roman" w:hAnsi="Times New Roman" w:cs="Times New Roman"/>
        </w:rPr>
        <w:t xml:space="preserve"> 2-year ecological delay </w:t>
      </w:r>
      <w:del w:id="156" w:author="Sarah J Converse" w:date="2021-09-12T19:44:00Z">
        <w:r w:rsidR="008B3731" w:rsidDel="006D63B1">
          <w:rPr>
            <w:rFonts w:ascii="Times New Roman" w:eastAsia="Times New Roman" w:hAnsi="Times New Roman" w:cs="Times New Roman"/>
          </w:rPr>
          <w:delText>model</w:delText>
        </w:r>
        <w:r w:rsidR="00E97056" w:rsidDel="006D63B1">
          <w:rPr>
            <w:rFonts w:ascii="Times New Roman" w:eastAsia="Times New Roman" w:hAnsi="Times New Roman" w:cs="Times New Roman"/>
          </w:rPr>
          <w:delText xml:space="preserve"> </w:delText>
        </w:r>
      </w:del>
      <w:ins w:id="157" w:author="Sarah J Converse" w:date="2021-09-12T19:44:00Z">
        <w:r w:rsidR="006D63B1">
          <w:rPr>
            <w:rFonts w:ascii="Times New Roman" w:eastAsia="Times New Roman" w:hAnsi="Times New Roman" w:cs="Times New Roman"/>
          </w:rPr>
          <w:t xml:space="preserve">analysis, </w:t>
        </w:r>
      </w:ins>
      <w:r w:rsidR="00E97056">
        <w:rPr>
          <w:rFonts w:ascii="Times New Roman" w:eastAsia="Times New Roman" w:hAnsi="Times New Roman" w:cs="Times New Roman"/>
        </w:rPr>
        <w:t xml:space="preserve">and six models had </w:t>
      </w:r>
      <w:r w:rsidR="00E97056" w:rsidRPr="007B2D00">
        <w:rPr>
          <w:rFonts w:ascii="Times New Roman" w:eastAsia="Times New Roman" w:hAnsi="Times New Roman" w:cs="Times New Roman"/>
        </w:rPr>
        <w:t>∆</w:t>
      </w:r>
      <w:proofErr w:type="spellStart"/>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&lt; 2</w:t>
      </w:r>
      <w:ins w:id="158" w:author="Sarah J Converse" w:date="2021-09-12T19:44:00Z">
        <w:r w:rsidR="006D63B1">
          <w:rPr>
            <w:rFonts w:ascii="Times New Roman" w:eastAsia="Times New Roman" w:hAnsi="Times New Roman" w:cs="Times New Roman"/>
          </w:rPr>
          <w:t>,</w:t>
        </w:r>
      </w:ins>
      <w:r w:rsidR="00E97056">
        <w:rPr>
          <w:rFonts w:ascii="Times New Roman" w:eastAsia="Times New Roman" w:hAnsi="Times New Roman" w:cs="Times New Roman"/>
        </w:rPr>
        <w:t xml:space="preserve"> including the location</w:t>
      </w:r>
      <w:ins w:id="159" w:author="Sarah J Converse" w:date="2021-09-12T19:44:00Z">
        <w:r w:rsidR="006D63B1">
          <w:rPr>
            <w:rFonts w:ascii="Times New Roman" w:eastAsia="Times New Roman" w:hAnsi="Times New Roman" w:cs="Times New Roman"/>
          </w:rPr>
          <w:t>-</w:t>
        </w:r>
      </w:ins>
      <w:del w:id="160" w:author="Sarah J Converse" w:date="2021-09-12T19:44:00Z">
        <w:r w:rsidR="00E97056" w:rsidDel="006D63B1">
          <w:rPr>
            <w:rFonts w:ascii="Times New Roman" w:eastAsia="Times New Roman" w:hAnsi="Times New Roman" w:cs="Times New Roman"/>
          </w:rPr>
          <w:delText xml:space="preserve"> </w:delText>
        </w:r>
      </w:del>
      <w:r w:rsidR="00E97056">
        <w:rPr>
          <w:rFonts w:ascii="Times New Roman" w:eastAsia="Times New Roman" w:hAnsi="Times New Roman" w:cs="Times New Roman"/>
        </w:rPr>
        <w:t>only</w:t>
      </w:r>
      <w:r w:rsidR="00487AE1">
        <w:rPr>
          <w:rFonts w:ascii="Times New Roman" w:eastAsia="Times New Roman" w:hAnsi="Times New Roman" w:cs="Times New Roman"/>
        </w:rPr>
        <w:t xml:space="preserve"> model</w:t>
      </w:r>
      <w:r w:rsidR="008B3731">
        <w:rPr>
          <w:rFonts w:ascii="Times New Roman" w:eastAsia="Times New Roman" w:hAnsi="Times New Roman" w:cs="Times New Roman"/>
        </w:rPr>
        <w:t xml:space="preserve">. </w:t>
      </w:r>
      <w:r w:rsidR="00E97056">
        <w:rPr>
          <w:rFonts w:ascii="Times New Roman" w:eastAsia="Times New Roman" w:hAnsi="Times New Roman" w:cs="Times New Roman"/>
        </w:rPr>
        <w:t xml:space="preserve">Regardless, Chinook salmon smolt production was included in the top 3 models and </w:t>
      </w:r>
      <w:commentRangeStart w:id="161"/>
      <w:r w:rsidR="00E97056">
        <w:rPr>
          <w:rFonts w:ascii="Times New Roman" w:eastAsia="Times New Roman" w:hAnsi="Times New Roman" w:cs="Times New Roman"/>
        </w:rPr>
        <w:t xml:space="preserve">had a total </w:t>
      </w:r>
      <w:proofErr w:type="spellStart"/>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weight </w:t>
      </w:r>
      <w:r w:rsidR="00923DF9">
        <w:rPr>
          <w:rFonts w:ascii="Times New Roman" w:eastAsia="Times New Roman" w:hAnsi="Times New Roman" w:cs="Times New Roman"/>
        </w:rPr>
        <w:t xml:space="preserve">(sum of </w:t>
      </w:r>
      <w:proofErr w:type="spellStart"/>
      <w:r w:rsidR="00923DF9" w:rsidRPr="00923DF9">
        <w:rPr>
          <w:rFonts w:ascii="Times New Roman" w:eastAsia="Times New Roman" w:hAnsi="Times New Roman" w:cs="Times New Roman"/>
        </w:rPr>
        <w:t>AIC</w:t>
      </w:r>
      <w:r w:rsidR="00923DF9" w:rsidRPr="00923DF9">
        <w:rPr>
          <w:rFonts w:ascii="Times New Roman" w:eastAsia="Times New Roman" w:hAnsi="Times New Roman" w:cs="Times New Roman"/>
          <w:vertAlign w:val="subscript"/>
        </w:rPr>
        <w:t>c</w:t>
      </w:r>
      <w:proofErr w:type="spellEnd"/>
      <w:r w:rsidR="00923DF9">
        <w:rPr>
          <w:rFonts w:ascii="Times New Roman" w:eastAsia="Times New Roman" w:hAnsi="Times New Roman" w:cs="Times New Roman"/>
        </w:rPr>
        <w:t xml:space="preserve"> weight for all </w:t>
      </w:r>
      <w:r w:rsidR="00024C6E">
        <w:rPr>
          <w:rFonts w:ascii="Times New Roman" w:eastAsia="Times New Roman" w:hAnsi="Times New Roman" w:cs="Times New Roman"/>
        </w:rPr>
        <w:t xml:space="preserve">candidate </w:t>
      </w:r>
      <w:r w:rsidR="00923DF9">
        <w:rPr>
          <w:rFonts w:ascii="Times New Roman" w:eastAsia="Times New Roman" w:hAnsi="Times New Roman" w:cs="Times New Roman"/>
        </w:rPr>
        <w:t xml:space="preserve">models </w:t>
      </w:r>
      <w:r w:rsidR="00024C6E">
        <w:rPr>
          <w:rFonts w:ascii="Times New Roman" w:eastAsia="Times New Roman" w:hAnsi="Times New Roman" w:cs="Times New Roman"/>
        </w:rPr>
        <w:t>that included</w:t>
      </w:r>
      <w:r w:rsidR="00923DF9">
        <w:rPr>
          <w:rFonts w:ascii="Times New Roman" w:eastAsia="Times New Roman" w:hAnsi="Times New Roman" w:cs="Times New Roman"/>
        </w:rPr>
        <w:t xml:space="preserve"> Chinook salmon smolts) </w:t>
      </w:r>
      <w:r w:rsidR="00E97056" w:rsidRPr="00923DF9">
        <w:rPr>
          <w:rFonts w:ascii="Times New Roman" w:eastAsia="Times New Roman" w:hAnsi="Times New Roman" w:cs="Times New Roman"/>
        </w:rPr>
        <w:t>of</w:t>
      </w:r>
      <w:r w:rsidR="00E97056">
        <w:rPr>
          <w:rFonts w:ascii="Times New Roman" w:eastAsia="Times New Roman" w:hAnsi="Times New Roman" w:cs="Times New Roman"/>
        </w:rPr>
        <w:t xml:space="preserve"> 0.</w:t>
      </w:r>
      <w:r w:rsidR="00873615">
        <w:rPr>
          <w:rFonts w:ascii="Times New Roman" w:eastAsia="Times New Roman" w:hAnsi="Times New Roman" w:cs="Times New Roman"/>
        </w:rPr>
        <w:t>6</w:t>
      </w:r>
      <w:r w:rsidR="00E97056">
        <w:rPr>
          <w:rFonts w:ascii="Times New Roman" w:eastAsia="Times New Roman" w:hAnsi="Times New Roman" w:cs="Times New Roman"/>
        </w:rPr>
        <w:t xml:space="preserve"> across the entire candidate model set. </w:t>
      </w:r>
      <w:r w:rsidR="008B3731">
        <w:rPr>
          <w:rFonts w:ascii="Times New Roman" w:eastAsia="Times New Roman" w:hAnsi="Times New Roman" w:cs="Times New Roman"/>
        </w:rPr>
        <w:t xml:space="preserve"> </w:t>
      </w:r>
      <w:r w:rsidR="003D3733">
        <w:rPr>
          <w:rFonts w:ascii="Times New Roman" w:eastAsia="Times New Roman" w:hAnsi="Times New Roman" w:cs="Times New Roman"/>
        </w:rPr>
        <w:t xml:space="preserve"> </w:t>
      </w:r>
      <w:commentRangeEnd w:id="161"/>
      <w:r w:rsidR="006D63B1">
        <w:rPr>
          <w:rStyle w:val="CommentReference"/>
        </w:rPr>
        <w:commentReference w:id="161"/>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2EFE5CF5"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occupy different trophic positions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ecology,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ins w:id="162" w:author="Sarah J Converse" w:date="2021-09-12T19:47:00Z">
        <w:r w:rsidR="00F64702">
          <w:rPr>
            <w:rFonts w:ascii="Times New Roman" w:eastAsia="Times New Roman" w:hAnsi="Times New Roman" w:cs="Times New Roman"/>
          </w:rPr>
          <w:t>ed</w:t>
        </w:r>
      </w:ins>
      <w:r w:rsidR="00024C6E">
        <w:rPr>
          <w:rFonts w:ascii="Times New Roman" w:eastAsia="Times New Roman" w:hAnsi="Times New Roman" w:cs="Times New Roman"/>
        </w:rPr>
        <w:t xml:space="preserve"> </w:t>
      </w:r>
      <w:del w:id="163" w:author="Sarah J Converse" w:date="2021-09-12T19:47:00Z">
        <w:r w:rsidR="00024C6E" w:rsidDel="006D63B1">
          <w:rPr>
            <w:rFonts w:ascii="Times New Roman" w:eastAsia="Times New Roman" w:hAnsi="Times New Roman" w:cs="Times New Roman"/>
          </w:rPr>
          <w:delText xml:space="preserve">at </w:delText>
        </w:r>
      </w:del>
      <w:r w:rsidR="00024C6E">
        <w:rPr>
          <w:rFonts w:ascii="Times New Roman" w:eastAsia="Times New Roman" w:hAnsi="Times New Roman" w:cs="Times New Roman"/>
        </w:rPr>
        <w:t>trophic response</w:t>
      </w:r>
      <w:ins w:id="164" w:author="Sarah J Converse" w:date="2021-09-12T19:47:00Z">
        <w:r w:rsidR="006D63B1">
          <w:rPr>
            <w:rFonts w:ascii="Times New Roman" w:eastAsia="Times New Roman" w:hAnsi="Times New Roman" w:cs="Times New Roman"/>
          </w:rPr>
          <w:t>s</w:t>
        </w:r>
      </w:ins>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Pr="00500EAC">
        <w:rPr>
          <w:rFonts w:ascii="Times New Roman" w:eastAsia="Times New Roman" w:hAnsi="Times New Roman" w:cs="Times New Roman"/>
        </w:rPr>
        <w:t>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r w:rsidRPr="00500EAC">
        <w:rPr>
          <w:rFonts w:ascii="Times New Roman" w:eastAsia="Times New Roman" w:hAnsi="Times New Roman" w:cs="Times New Roman"/>
        </w:rPr>
        <w:t>continue to manifest for multiple years into the future</w:t>
      </w:r>
      <w:r w:rsidR="00923DF9">
        <w:rPr>
          <w:rFonts w:ascii="Times New Roman" w:eastAsia="Times New Roman" w:hAnsi="Times New Roman" w:cs="Times New Roman"/>
        </w:rPr>
        <w:t xml:space="preserve"> as impacts propagate through the food web</w:t>
      </w:r>
      <w:r w:rsidR="000E17B0" w:rsidRPr="000E17B0">
        <w:rPr>
          <w:rFonts w:ascii="Times New Roman" w:eastAsia="Times New Roman" w:hAnsi="Times New Roman" w:cs="Times New Roman"/>
          <w:sz w:val="20"/>
        </w:rPr>
        <w:t>.</w:t>
      </w:r>
      <w:r w:rsidR="00024C6E">
        <w:rPr>
          <w:rFonts w:ascii="Times New Roman" w:eastAsia="Times New Roman" w:hAnsi="Times New Roman" w:cs="Times New Roman"/>
          <w:sz w:val="20"/>
        </w:rPr>
        <w:t xml:space="preserve"> </w:t>
      </w:r>
      <w:r w:rsidR="00024C6E" w:rsidRPr="00024C6E">
        <w:rPr>
          <w:rFonts w:ascii="Times New Roman" w:eastAsia="Times New Roman" w:hAnsi="Times New Roman" w:cs="Times New Roman"/>
        </w:rPr>
        <w:t>Furthermore</w:t>
      </w:r>
      <w:r w:rsidR="00024C6E">
        <w:rPr>
          <w:rFonts w:ascii="Times New Roman" w:eastAsia="Times New Roman" w:hAnsi="Times New Roman" w:cs="Times New Roman"/>
        </w:rPr>
        <w:t>,</w:t>
      </w:r>
      <w:r w:rsidR="00024C6E" w:rsidRPr="00024C6E">
        <w:rPr>
          <w:rFonts w:ascii="Times New Roman" w:eastAsia="Times New Roman" w:hAnsi="Times New Roman" w:cs="Times New Roman"/>
        </w:rPr>
        <w:t xml:space="preserve"> changes in ocean conditions can alter top-down pressure on the community in </w:t>
      </w:r>
      <w:r w:rsidR="00024C6E" w:rsidRPr="00024C6E">
        <w:rPr>
          <w:rFonts w:ascii="Times New Roman" w:eastAsia="Times New Roman" w:hAnsi="Times New Roman" w:cs="Times New Roman"/>
        </w:rPr>
        <w:lastRenderedPageBreak/>
        <w:t xml:space="preserve">subsequent years, as generalist </w:t>
      </w:r>
      <w:r w:rsidR="00024C6E">
        <w:rPr>
          <w:rFonts w:ascii="Times New Roman" w:eastAsia="Times New Roman" w:hAnsi="Times New Roman" w:cs="Times New Roman"/>
        </w:rPr>
        <w:t xml:space="preserve">top </w:t>
      </w:r>
      <w:r w:rsidR="00024C6E" w:rsidRPr="00024C6E">
        <w:rPr>
          <w:rFonts w:ascii="Times New Roman" w:eastAsia="Times New Roman" w:hAnsi="Times New Roman" w:cs="Times New Roman"/>
        </w:rPr>
        <w:t xml:space="preserve">predators shift their trophic ecology in response to </w:t>
      </w:r>
      <w:r w:rsidR="00024C6E">
        <w:rPr>
          <w:rFonts w:ascii="Times New Roman" w:eastAsia="Times New Roman" w:hAnsi="Times New Roman" w:cs="Times New Roman"/>
        </w:rPr>
        <w:t>their environment.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4E771518"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923DF9">
        <w:rPr>
          <w:rFonts w:ascii="Times New Roman" w:eastAsia="Times New Roman" w:hAnsi="Times New Roman" w:cs="Times New Roman"/>
        </w:rPr>
        <w:t xml:space="preserve"> in coastal Washington</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to bottom</w:t>
      </w:r>
      <w:r w:rsidR="002A348B">
        <w:rPr>
          <w:rFonts w:ascii="Times New Roman" w:eastAsia="Times New Roman" w:hAnsi="Times New Roman" w:cs="Times New Roman"/>
        </w:rPr>
        <w:t>-</w:t>
      </w:r>
      <w:r>
        <w:rPr>
          <w:rFonts w:ascii="Times New Roman" w:eastAsia="Times New Roman" w:hAnsi="Times New Roman" w:cs="Times New Roman"/>
        </w:rPr>
        <w:t xml:space="preserve">up </w:t>
      </w:r>
      <w:r w:rsidR="00E670DB">
        <w:rPr>
          <w:rFonts w:ascii="Times New Roman" w:eastAsia="Times New Roman" w:hAnsi="Times New Roman" w:cs="Times New Roman"/>
        </w:rPr>
        <w:t xml:space="preserve">forcing of ocean conditions with </w:t>
      </w:r>
      <w:r w:rsidR="00CD7D9E">
        <w:rPr>
          <w:rFonts w:ascii="Times New Roman" w:eastAsia="Times New Roman" w:hAnsi="Times New Roman" w:cs="Times New Roman"/>
        </w:rPr>
        <w:t xml:space="preserve">up to a </w:t>
      </w:r>
      <w:r w:rsidR="00E670DB">
        <w:rPr>
          <w:rFonts w:ascii="Times New Roman" w:eastAsia="Times New Roman" w:hAnsi="Times New Roman" w:cs="Times New Roman"/>
        </w:rPr>
        <w:t xml:space="preserve">2-year </w:t>
      </w:r>
      <w:r w:rsidR="00873615">
        <w:rPr>
          <w:rFonts w:ascii="Times New Roman" w:eastAsia="Times New Roman" w:hAnsi="Times New Roman" w:cs="Times New Roman"/>
        </w:rPr>
        <w:t xml:space="preserve">ecological </w:t>
      </w:r>
      <w:r w:rsidR="00CD7D9E">
        <w:rPr>
          <w:rFonts w:ascii="Times New Roman" w:eastAsia="Times New Roman" w:hAnsi="Times New Roman" w:cs="Times New Roman"/>
        </w:rPr>
        <w:t>delay</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w:t>
      </w:r>
      <w:del w:id="165" w:author="Sarah J Converse" w:date="2021-09-12T19:48:00Z">
        <w:r w:rsidDel="00F64702">
          <w:rPr>
            <w:rFonts w:ascii="Times New Roman" w:eastAsia="Times New Roman" w:hAnsi="Times New Roman" w:cs="Times New Roman"/>
          </w:rPr>
          <w:delText xml:space="preserve">is </w:delText>
        </w:r>
        <w:r w:rsidR="007D081D" w:rsidDel="00F64702">
          <w:rPr>
            <w:rFonts w:ascii="Times New Roman" w:eastAsia="Times New Roman" w:hAnsi="Times New Roman" w:cs="Times New Roman"/>
          </w:rPr>
          <w:delText>also</w:delText>
        </w:r>
      </w:del>
      <w:ins w:id="166" w:author="Sarah J Converse" w:date="2021-09-12T19:48:00Z">
        <w:r w:rsidR="00F64702">
          <w:rPr>
            <w:rFonts w:ascii="Times New Roman" w:eastAsia="Times New Roman" w:hAnsi="Times New Roman" w:cs="Times New Roman"/>
          </w:rPr>
          <w:t>was</w:t>
        </w:r>
      </w:ins>
      <w:r w:rsidR="007D081D">
        <w:rPr>
          <w:rFonts w:ascii="Times New Roman" w:eastAsia="Times New Roman" w:hAnsi="Times New Roman" w:cs="Times New Roman"/>
        </w:rPr>
        <w:t xml:space="preserve">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del w:id="167" w:author="Sarah J Converse" w:date="2021-09-12T19:49:00Z">
        <w:r w:rsidR="007D081D" w:rsidDel="00F64702">
          <w:rPr>
            <w:rFonts w:ascii="Times New Roman" w:eastAsia="Times New Roman" w:hAnsi="Times New Roman" w:cs="Times New Roman"/>
          </w:rPr>
          <w:delText xml:space="preserve">these </w:delText>
        </w:r>
      </w:del>
      <w:r>
        <w:rPr>
          <w:rFonts w:ascii="Times New Roman" w:eastAsia="Times New Roman" w:hAnsi="Times New Roman" w:cs="Times New Roman"/>
        </w:rPr>
        <w:t>low</w:t>
      </w:r>
      <w:r w:rsidR="006C5D83">
        <w:rPr>
          <w:rFonts w:ascii="Times New Roman" w:eastAsia="Times New Roman" w:hAnsi="Times New Roman" w:cs="Times New Roman"/>
        </w:rPr>
        <w:t>-</w:t>
      </w:r>
      <w:r>
        <w:rPr>
          <w:rFonts w:ascii="Times New Roman" w:eastAsia="Times New Roman" w:hAnsi="Times New Roman" w:cs="Times New Roman"/>
        </w:rPr>
        <w:t>trophic level</w:t>
      </w:r>
      <w:del w:id="168" w:author="Sarah J Converse" w:date="2021-09-12T19:49:00Z">
        <w:r w:rsidDel="00F64702">
          <w:rPr>
            <w:rFonts w:ascii="Times New Roman" w:eastAsia="Times New Roman" w:hAnsi="Times New Roman" w:cs="Times New Roman"/>
          </w:rPr>
          <w:delText>,</w:delText>
        </w:r>
      </w:del>
      <w:r>
        <w:rPr>
          <w:rFonts w:ascii="Times New Roman" w:eastAsia="Times New Roman" w:hAnsi="Times New Roman" w:cs="Times New Roman"/>
        </w:rPr>
        <w:t xml:space="preserve"> juvenile</w:t>
      </w:r>
      <w:del w:id="169" w:author="Sarah J Converse" w:date="2021-09-12T19:49:00Z">
        <w:r w:rsidDel="00F64702">
          <w:rPr>
            <w:rFonts w:ascii="Times New Roman" w:eastAsia="Times New Roman" w:hAnsi="Times New Roman" w:cs="Times New Roman"/>
          </w:rPr>
          <w:delText>,</w:delText>
        </w:r>
      </w:del>
      <w:r>
        <w:rPr>
          <w:rFonts w:ascii="Times New Roman" w:eastAsia="Times New Roman" w:hAnsi="Times New Roman" w:cs="Times New Roman"/>
        </w:rPr>
        <w:t xml:space="preserve"> fish</w:t>
      </w:r>
      <w:r w:rsidR="007D081D">
        <w:rPr>
          <w:rFonts w:ascii="Times New Roman" w:eastAsia="Times New Roman" w:hAnsi="Times New Roman" w:cs="Times New Roman"/>
        </w:rPr>
        <w:t>es</w:t>
      </w:r>
      <w:del w:id="170" w:author="Sarah J Converse" w:date="2021-09-12T19:49:00Z">
        <w:r w:rsidR="007D081D" w:rsidDel="00F64702">
          <w:rPr>
            <w:rFonts w:ascii="Times New Roman" w:eastAsia="Times New Roman" w:hAnsi="Times New Roman" w:cs="Times New Roman"/>
          </w:rPr>
          <w:delText>,</w:delText>
        </w:r>
      </w:del>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r w:rsidR="004B3C61">
        <w:rPr>
          <w:rFonts w:ascii="Times New Roman" w:eastAsia="Times New Roman" w:hAnsi="Times New Roman" w:cs="Times New Roman"/>
        </w:rPr>
        <w:t>a</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540AA26F"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ins w:id="171" w:author="Sarah J Converse" w:date="2021-09-12T19:49:00Z">
        <w:r w:rsidR="00F64702">
          <w:rPr>
            <w:rFonts w:ascii="Times New Roman" w:eastAsia="Times New Roman" w:hAnsi="Times New Roman" w:cs="Times New Roman"/>
          </w:rPr>
          <w:t>s</w:t>
        </w:r>
      </w:ins>
      <w:del w:id="172" w:author="Sarah J Converse" w:date="2021-09-12T19:49:00Z">
        <w:r w:rsidR="007D081D" w:rsidDel="00F64702">
          <w:rPr>
            <w:rFonts w:ascii="Times New Roman" w:eastAsia="Times New Roman" w:hAnsi="Times New Roman" w:cs="Times New Roman"/>
          </w:rPr>
          <w:delText>t</w:delText>
        </w:r>
      </w:del>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r w:rsidR="004B3C61">
        <w:rPr>
          <w:rFonts w:ascii="Times New Roman" w:eastAsia="Times New Roman" w:hAnsi="Times New Roman" w:cs="Times New Roman"/>
        </w:rPr>
        <w:t>a positive relationship with</w:t>
      </w:r>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The relative abundance of adult to juvenile herring in harbor seal diet </w:t>
      </w:r>
      <w:r w:rsidR="00E171AD">
        <w:rPr>
          <w:rFonts w:ascii="Times New Roman" w:eastAsia="Times New Roman" w:hAnsi="Times New Roman" w:cs="Times New Roman"/>
        </w:rPr>
        <w:lastRenderedPageBreak/>
        <w:t>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923DF9">
        <w:rPr>
          <w:rFonts w:ascii="Times New Roman" w:eastAsia="Times New Roman" w:hAnsi="Times New Roman" w:cs="Times New Roman"/>
        </w:rPr>
        <w:t>is</w:t>
      </w:r>
      <w:r w:rsidR="00E171AD">
        <w:rPr>
          <w:rFonts w:ascii="Times New Roman" w:eastAsia="Times New Roman" w:hAnsi="Times New Roman" w:cs="Times New Roman"/>
        </w:rPr>
        <w:t xml:space="preserve"> finding</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AC72F2">
        <w:rPr>
          <w:rFonts w:ascii="Times New Roman" w:eastAsia="Times New Roman" w:hAnsi="Times New Roman" w:cs="Times New Roman"/>
        </w:rPr>
        <w:t>b</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w:t>
      </w:r>
      <w:commentRangeStart w:id="173"/>
      <w:r w:rsidR="00E171AD">
        <w:rPr>
          <w:rFonts w:ascii="Times New Roman" w:eastAsia="Times New Roman" w:hAnsi="Times New Roman" w:cs="Times New Roman"/>
        </w:rPr>
        <w:t>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commentRangeEnd w:id="173"/>
      <w:r w:rsidR="00F64702">
        <w:rPr>
          <w:rStyle w:val="CommentReference"/>
        </w:rPr>
        <w:commentReference w:id="173"/>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w:t>
      </w:r>
      <w:ins w:id="174" w:author="Sarah J Converse" w:date="2021-09-12T19:52:00Z">
        <w:r w:rsidR="00F64702">
          <w:rPr>
            <w:rFonts w:ascii="Times New Roman" w:eastAsia="Times New Roman" w:hAnsi="Times New Roman" w:cs="Times New Roman"/>
          </w:rPr>
          <w:t>with</w:t>
        </w:r>
      </w:ins>
      <w:del w:id="175" w:author="Sarah J Converse" w:date="2021-09-12T19:52:00Z">
        <w:r w:rsidR="007D081D" w:rsidDel="00F64702">
          <w:rPr>
            <w:rFonts w:ascii="Times New Roman" w:eastAsia="Times New Roman" w:hAnsi="Times New Roman" w:cs="Times New Roman"/>
          </w:rPr>
          <w:delText>to</w:delText>
        </w:r>
      </w:del>
      <w:r w:rsidR="007D081D">
        <w:rPr>
          <w:rFonts w:ascii="Times New Roman" w:eastAsia="Times New Roman" w:hAnsi="Times New Roman" w:cs="Times New Roman"/>
        </w:rPr>
        <w:t xml:space="preserve">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31A32A12"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006C5D83">
        <w:rPr>
          <w:rFonts w:ascii="Times New Roman" w:eastAsia="Times New Roman" w:hAnsi="Times New Roman" w:cs="Times New Roman"/>
        </w:rPr>
        <w:t xml:space="preserve">smolt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w:t>
      </w:r>
      <w:r w:rsidR="00923DF9">
        <w:rPr>
          <w:rFonts w:ascii="Times New Roman" w:eastAsia="Times New Roman" w:hAnsi="Times New Roman" w:cs="Times New Roman"/>
        </w:rPr>
        <w:t>predictor</w:t>
      </w:r>
      <w:r w:rsidR="00923DF9" w:rsidRPr="003E21DC">
        <w:rPr>
          <w:rFonts w:ascii="Times New Roman" w:eastAsia="Times New Roman" w:hAnsi="Times New Roman" w:cs="Times New Roman"/>
        </w:rPr>
        <w:t xml:space="preserve"> </w:t>
      </w:r>
      <w:r w:rsidRPr="003E21DC">
        <w:rPr>
          <w:rFonts w:ascii="Times New Roman" w:eastAsia="Times New Roman" w:hAnsi="Times New Roman" w:cs="Times New Roman"/>
        </w:rPr>
        <w:t>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w:t>
      </w:r>
      <w:commentRangeStart w:id="176"/>
      <w:r w:rsidR="00B3476E" w:rsidRPr="00493D53">
        <w:rPr>
          <w:rFonts w:ascii="Times New Roman" w:eastAsia="Times New Roman" w:hAnsi="Times New Roman" w:cs="Times New Roman"/>
        </w:rPr>
        <w:t xml:space="preserve">1-ocean </w:t>
      </w:r>
      <w:commentRangeEnd w:id="176"/>
      <w:r w:rsidR="00F64702">
        <w:rPr>
          <w:rStyle w:val="CommentReference"/>
        </w:rPr>
        <w:commentReference w:id="176"/>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CD7D9E">
        <w:rPr>
          <w:rFonts w:ascii="Times New Roman" w:hAnsi="Times New Roman" w:cs="Times New Roman"/>
          <w:color w:val="111111"/>
          <w:shd w:val="clear" w:color="auto" w:fill="FFFFFF"/>
        </w:rPr>
        <w:t>2</w:t>
      </w:r>
      <w:r w:rsidR="00493D53" w:rsidRPr="00F61BA5">
        <w:rPr>
          <w:rFonts w:ascii="Times New Roman" w:hAnsi="Times New Roman" w:cs="Times New Roman"/>
          <w:color w:val="111111"/>
          <w:shd w:val="clear" w:color="auto" w:fill="FFFFFF"/>
        </w:rPr>
        <w:t xml:space="preserve"> year</w:t>
      </w:r>
      <w:r w:rsidR="00CD7D9E">
        <w:rPr>
          <w:rFonts w:ascii="Times New Roman" w:hAnsi="Times New Roman" w:cs="Times New Roman"/>
          <w:color w:val="111111"/>
          <w:shd w:val="clear" w:color="auto" w:fill="FFFFFF"/>
        </w:rPr>
        <w:t>s</w:t>
      </w:r>
      <w:r w:rsidR="00493D53" w:rsidRPr="00F61BA5">
        <w:rPr>
          <w:rFonts w:ascii="Times New Roman" w:hAnsi="Times New Roman" w:cs="Times New Roman"/>
          <w:color w:val="111111"/>
          <w:shd w:val="clear" w:color="auto" w:fill="FFFFFF"/>
        </w:rPr>
        <w:t xml:space="preserve">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r w:rsidR="005B47B0">
        <w:rPr>
          <w:rFonts w:ascii="Times New Roman" w:eastAsia="Times New Roman" w:hAnsi="Times New Roman" w:cs="Times New Roman"/>
        </w:rPr>
        <w:t xml:space="preserve"> </w:t>
      </w:r>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w:t>
      </w:r>
      <w:ins w:id="177" w:author="Sarah J Converse" w:date="2021-09-12T19:53:00Z">
        <w:r w:rsidR="00F64702">
          <w:rPr>
            <w:rFonts w:ascii="Times New Roman" w:eastAsia="Times New Roman" w:hAnsi="Times New Roman" w:cs="Times New Roman"/>
          </w:rPr>
          <w:t>-</w:t>
        </w:r>
      </w:ins>
      <w:del w:id="178" w:author="Sarah J Converse" w:date="2021-09-12T19:53:00Z">
        <w:r w:rsidR="00FF77CC" w:rsidRPr="00493D53" w:rsidDel="00F64702">
          <w:rPr>
            <w:rFonts w:ascii="Times New Roman" w:eastAsia="Times New Roman" w:hAnsi="Times New Roman" w:cs="Times New Roman"/>
          </w:rPr>
          <w:delText xml:space="preserve"> </w:delText>
        </w:r>
      </w:del>
      <w:r w:rsidR="00FF77CC" w:rsidRPr="00493D53">
        <w:rPr>
          <w:rFonts w:ascii="Times New Roman" w:eastAsia="Times New Roman" w:hAnsi="Times New Roman" w:cs="Times New Roman"/>
        </w:rPr>
        <w:t>migrating smolts</w:t>
      </w:r>
      <w:r w:rsidR="00FF77CC">
        <w:rPr>
          <w:rFonts w:ascii="Times New Roman" w:eastAsia="Times New Roman" w:hAnsi="Times New Roman" w:cs="Times New Roman"/>
        </w:rPr>
        <w:t xml:space="preserve">, which </w:t>
      </w:r>
      <w:r w:rsidR="005B47B0">
        <w:rPr>
          <w:rFonts w:ascii="Times New Roman" w:eastAsia="Times New Roman" w:hAnsi="Times New Roman" w:cs="Times New Roman"/>
        </w:rPr>
        <w:t>sh</w:t>
      </w:r>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w:t>
      </w:r>
      <w:ins w:id="179" w:author="Sarah J Converse" w:date="2021-09-12T19:53:00Z">
        <w:r w:rsidR="00F64702">
          <w:rPr>
            <w:rFonts w:ascii="Times New Roman" w:eastAsia="Times New Roman" w:hAnsi="Times New Roman" w:cs="Times New Roman"/>
          </w:rPr>
          <w:t>,</w:t>
        </w:r>
      </w:ins>
      <w:r w:rsidR="00FF77CC">
        <w:rPr>
          <w:rFonts w:ascii="Times New Roman" w:eastAsia="Times New Roman" w:hAnsi="Times New Roman" w:cs="Times New Roman"/>
        </w:rPr>
        <w:t xml:space="preserve"> which are then predated on by harbor seals</w:t>
      </w:r>
      <w:r w:rsidR="005B47B0">
        <w:rPr>
          <w:rFonts w:ascii="Times New Roman" w:eastAsia="Times New Roman" w:hAnsi="Times New Roman" w:cs="Times New Roman"/>
        </w:rPr>
        <w:t xml:space="preserve"> likely as they return to nearshore areas to spawn</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There is strong evidence that h</w:t>
      </w:r>
      <w:r w:rsidR="00FF77CC">
        <w:rPr>
          <w:rFonts w:ascii="Times New Roman" w:eastAsia="Times New Roman" w:hAnsi="Times New Roman" w:cs="Times New Roman"/>
        </w:rPr>
        <w:t>arbor seals do consume out</w:t>
      </w:r>
      <w:ins w:id="180" w:author="Sarah J Converse" w:date="2021-09-12T19:53:00Z">
        <w:r w:rsidR="00F64702">
          <w:rPr>
            <w:rFonts w:ascii="Times New Roman" w:eastAsia="Times New Roman" w:hAnsi="Times New Roman" w:cs="Times New Roman"/>
          </w:rPr>
          <w:t>-</w:t>
        </w:r>
      </w:ins>
      <w:del w:id="181" w:author="Sarah J Converse" w:date="2021-09-12T19:53:00Z">
        <w:r w:rsidR="00FF77CC" w:rsidDel="00F64702">
          <w:rPr>
            <w:rFonts w:ascii="Times New Roman" w:eastAsia="Times New Roman" w:hAnsi="Times New Roman" w:cs="Times New Roman"/>
          </w:rPr>
          <w:delText xml:space="preserve"> </w:delText>
        </w:r>
      </w:del>
      <w:r w:rsidR="00FF77CC">
        <w:rPr>
          <w:rFonts w:ascii="Times New Roman" w:eastAsia="Times New Roman" w:hAnsi="Times New Roman" w:cs="Times New Roman"/>
        </w:rPr>
        <w:t>migrating smolts</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(Thomas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2017, Lance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2012) </w:t>
      </w:r>
      <w:r w:rsidR="004A263B">
        <w:rPr>
          <w:rFonts w:ascii="Times New Roman" w:eastAsia="Times New Roman" w:hAnsi="Times New Roman" w:cs="Times New Roman"/>
        </w:rPr>
        <w:t xml:space="preserve">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w:t>
      </w:r>
      <w:commentRangeStart w:id="182"/>
      <w:r w:rsidR="00FF77CC">
        <w:rPr>
          <w:rFonts w:ascii="Times New Roman" w:eastAsia="Times New Roman" w:hAnsi="Times New Roman" w:cs="Times New Roman"/>
        </w:rPr>
        <w:t>out</w:t>
      </w:r>
      <w:ins w:id="183" w:author="Sarah J Converse" w:date="2021-09-12T19:53:00Z">
        <w:r w:rsidR="00F64702">
          <w:rPr>
            <w:rFonts w:ascii="Times New Roman" w:eastAsia="Times New Roman" w:hAnsi="Times New Roman" w:cs="Times New Roman"/>
          </w:rPr>
          <w:t>-</w:t>
        </w:r>
      </w:ins>
      <w:del w:id="184" w:author="Sarah J Converse" w:date="2021-09-12T19:53:00Z">
        <w:r w:rsidR="00FF77CC" w:rsidDel="00F64702">
          <w:rPr>
            <w:rFonts w:ascii="Times New Roman" w:eastAsia="Times New Roman" w:hAnsi="Times New Roman" w:cs="Times New Roman"/>
          </w:rPr>
          <w:delText xml:space="preserve"> </w:delText>
        </w:r>
      </w:del>
      <w:r w:rsidR="00FF77CC">
        <w:rPr>
          <w:rFonts w:ascii="Times New Roman" w:eastAsia="Times New Roman" w:hAnsi="Times New Roman" w:cs="Times New Roman"/>
        </w:rPr>
        <w:t xml:space="preserve">migrating </w:t>
      </w:r>
      <w:commentRangeEnd w:id="182"/>
      <w:r w:rsidR="00F64702">
        <w:rPr>
          <w:rStyle w:val="CommentReference"/>
        </w:rPr>
        <w:commentReference w:id="182"/>
      </w:r>
      <w:r w:rsidR="00FF77CC">
        <w:rPr>
          <w:rFonts w:ascii="Times New Roman" w:eastAsia="Times New Roman" w:hAnsi="Times New Roman" w:cs="Times New Roman"/>
        </w:rPr>
        <w:t>smolts consumed by harbor</w:t>
      </w:r>
      <w:del w:id="185" w:author="Sarah J Converse" w:date="2021-09-12T19:53:00Z">
        <w:r w:rsidR="00FF77CC" w:rsidDel="00F64702">
          <w:rPr>
            <w:rFonts w:ascii="Times New Roman" w:eastAsia="Times New Roman" w:hAnsi="Times New Roman" w:cs="Times New Roman"/>
          </w:rPr>
          <w:delText>s</w:delText>
        </w:r>
      </w:del>
      <w:r w:rsidR="00FF77CC">
        <w:rPr>
          <w:rFonts w:ascii="Times New Roman" w:eastAsia="Times New Roman" w:hAnsi="Times New Roman" w:cs="Times New Roman"/>
        </w:rPr>
        <w:t xml:space="preserve">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w:t>
      </w:r>
      <w:r w:rsidR="00FF77CC">
        <w:rPr>
          <w:rFonts w:ascii="Times New Roman" w:eastAsia="Times New Roman" w:hAnsi="Times New Roman" w:cs="Times New Roman"/>
        </w:rPr>
        <w:lastRenderedPageBreak/>
        <w:t>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 xml:space="preserve">This is </w:t>
      </w:r>
      <w:r w:rsidR="00024C6E">
        <w:rPr>
          <w:rFonts w:ascii="Times New Roman" w:eastAsia="Times New Roman" w:hAnsi="Times New Roman" w:cs="Times New Roman"/>
        </w:rPr>
        <w:t>a relevant</w:t>
      </w:r>
      <w:r w:rsidR="00385424">
        <w:rPr>
          <w:rFonts w:ascii="Times New Roman" w:eastAsia="Times New Roman" w:hAnsi="Times New Roman" w:cs="Times New Roman"/>
        </w:rPr>
        <w:t xml:space="preserve">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923DF9">
        <w:rPr>
          <w:rFonts w:ascii="Times New Roman" w:eastAsia="Times New Roman" w:hAnsi="Times New Roman" w:cs="Times New Roman"/>
        </w:rPr>
        <w:t xml:space="preserve">indicates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873615">
        <w:rPr>
          <w:rFonts w:ascii="Times New Roman" w:eastAsia="Times New Roman" w:hAnsi="Times New Roman" w:cs="Times New Roman"/>
        </w:rPr>
        <w:t>this age class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7FFF6DFC"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w:t>
      </w:r>
      <w:r w:rsidR="002A348B">
        <w:rPr>
          <w:rFonts w:ascii="Times New Roman" w:hAnsi="Times New Roman" w:cs="Times New Roman"/>
        </w:rPr>
        <w:t xml:space="preserve">may </w:t>
      </w:r>
      <w:r w:rsidR="00024C6E">
        <w:rPr>
          <w:rFonts w:ascii="Times New Roman" w:hAnsi="Times New Roman" w:cs="Times New Roman"/>
        </w:rPr>
        <w:t>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verse bottom-up effects on food webs in response to resource perturbations is determined by a top</w:t>
      </w:r>
      <w:ins w:id="186" w:author="Sarah J Converse" w:date="2021-09-12T19:55:00Z">
        <w:r w:rsidR="00F64702">
          <w:rPr>
            <w:rFonts w:ascii="Times New Roman" w:hAnsi="Times New Roman" w:cs="Times New Roman"/>
          </w:rPr>
          <w:t xml:space="preserve"> </w:t>
        </w:r>
      </w:ins>
      <w:del w:id="187" w:author="Sarah J Converse" w:date="2021-09-12T19:55:00Z">
        <w:r w:rsidR="00873615" w:rsidRPr="00873615" w:rsidDel="00F64702">
          <w:rPr>
            <w:rFonts w:ascii="Times New Roman" w:hAnsi="Times New Roman" w:cs="Times New Roman"/>
          </w:rPr>
          <w:delText>-</w:delText>
        </w:r>
      </w:del>
      <w:r w:rsidR="00873615" w:rsidRPr="00873615">
        <w:rPr>
          <w:rFonts w:ascii="Times New Roman" w:hAnsi="Times New Roman" w:cs="Times New Roman"/>
        </w:rPr>
        <w:t>predator</w:t>
      </w:r>
      <w:ins w:id="188" w:author="Sarah J Converse" w:date="2021-09-12T19:55:00Z">
        <w:r w:rsidR="00F64702">
          <w:rPr>
            <w:rFonts w:ascii="Times New Roman" w:hAnsi="Times New Roman" w:cs="Times New Roman"/>
          </w:rPr>
          <w:t>’</w:t>
        </w:r>
      </w:ins>
      <w:r w:rsidR="00873615" w:rsidRPr="00873615">
        <w:rPr>
          <w:rFonts w:ascii="Times New Roman" w:hAnsi="Times New Roman" w:cs="Times New Roman"/>
        </w:rPr>
        <w:t>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ins w:id="189" w:author="Sarah J Converse" w:date="2021-09-12T19:55:00Z">
        <w:r w:rsidR="00F64702">
          <w:rPr>
            <w:rFonts w:ascii="Times New Roman" w:hAnsi="Times New Roman" w:cs="Times New Roman"/>
          </w:rPr>
          <w:t>in</w:t>
        </w:r>
      </w:ins>
      <w:del w:id="190" w:author="Sarah J Converse" w:date="2021-09-12T19:55:00Z">
        <w:r w:rsidDel="00F64702">
          <w:rPr>
            <w:rFonts w:ascii="Times New Roman" w:hAnsi="Times New Roman" w:cs="Times New Roman"/>
          </w:rPr>
          <w:delText>of</w:delText>
        </w:r>
      </w:del>
      <w:r>
        <w:rPr>
          <w:rFonts w:ascii="Times New Roman" w:hAnsi="Times New Roman" w:cs="Times New Roman"/>
        </w:rPr>
        <w:t xml:space="preserve"> 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lastRenderedPageBreak/>
        <w:t>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588A562B" w:rsidR="0025272F" w:rsidRPr="002A348B"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r w:rsidR="002703D8"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160F5921"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and consideration for </w:t>
      </w:r>
      <w:r w:rsidR="006C5D83">
        <w:rPr>
          <w:rFonts w:ascii="Times New Roman" w:eastAsia="Times New Roman" w:hAnsi="Times New Roman" w:cs="Times New Roman"/>
        </w:rPr>
        <w:t xml:space="preserve">system specific dynamics, and </w:t>
      </w:r>
      <w:r w:rsidR="007964B8">
        <w:rPr>
          <w:rFonts w:ascii="Times New Roman" w:eastAsia="Times New Roman" w:hAnsi="Times New Roman" w:cs="Times New Roman"/>
        </w:rPr>
        <w:t>ecological and physiological variability</w:t>
      </w:r>
      <w:r w:rsidR="006C5D83">
        <w:rPr>
          <w:rFonts w:ascii="Times New Roman" w:eastAsia="Times New Roman" w:hAnsi="Times New Roman" w:cs="Times New Roman"/>
        </w:rPr>
        <w:t xml:space="preserve"> </w:t>
      </w:r>
      <w:r w:rsidR="007964B8">
        <w:rPr>
          <w:rFonts w:ascii="Times New Roman" w:eastAsia="Times New Roman" w:hAnsi="Times New Roman" w:cs="Times New Roman"/>
        </w:rPr>
        <w:t xml:space="preserve">will improve retrospective analyses.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CSIA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w:t>
      </w:r>
      <w:r w:rsidR="002A348B">
        <w:rPr>
          <w:rFonts w:ascii="Times New Roman" w:eastAsia="Times New Roman" w:hAnsi="Times New Roman" w:cs="Times New Roman"/>
        </w:rPr>
        <w:t>5</w:t>
      </w:r>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w:t>
      </w:r>
      <w:del w:id="191" w:author="Sarah J Converse" w:date="2021-09-12T19:56:00Z">
        <w:r w:rsidR="00395DE8" w:rsidDel="00F64702">
          <w:rPr>
            <w:rFonts w:ascii="Times New Roman" w:eastAsia="Times New Roman" w:hAnsi="Times New Roman" w:cs="Times New Roman"/>
          </w:rPr>
          <w:delText xml:space="preserve"> </w:delText>
        </w:r>
      </w:del>
      <w:r w:rsidR="00395DE8">
        <w:rPr>
          <w:rFonts w:ascii="Times New Roman" w:eastAsia="Times New Roman" w:hAnsi="Times New Roman" w:cs="Times New Roman"/>
        </w:rPr>
        <w:t>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requires careful consideration</w:t>
      </w:r>
      <w:del w:id="192" w:author="Sarah J Converse" w:date="2021-09-12T19:56:00Z">
        <w:r w:rsidR="00500DBC" w:rsidDel="00F64702">
          <w:rPr>
            <w:rFonts w:ascii="Times New Roman" w:eastAsia="Times New Roman" w:hAnsi="Times New Roman" w:cs="Times New Roman"/>
          </w:rPr>
          <w:delText>s</w:delText>
        </w:r>
      </w:del>
      <w:r w:rsidR="00500DBC">
        <w:rPr>
          <w:rFonts w:ascii="Times New Roman" w:eastAsia="Times New Roman" w:hAnsi="Times New Roman" w:cs="Times New Roman"/>
        </w:rPr>
        <w:t xml:space="preserve"> of the trophic discrimination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5 to 5 and only 12%-66% of data fell within this range when applying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w:t>
      </w:r>
      <w:proofErr w:type="gramStart"/>
      <w:r w:rsidR="00873615">
        <w:rPr>
          <w:rFonts w:ascii="Times New Roman" w:eastAsia="Times New Roman" w:hAnsi="Times New Roman" w:cs="Times New Roman"/>
          <w:i/>
          <w:vertAlign w:val="subscript"/>
        </w:rPr>
        <w:t>),N</w:t>
      </w:r>
      <w:proofErr w:type="gramEnd"/>
      <w:r w:rsidR="00873615">
        <w:rPr>
          <w:rFonts w:ascii="Times New Roman" w:eastAsia="Times New Roman" w:hAnsi="Times New Roman" w:cs="Times New Roman"/>
        </w:rPr>
        <w:t xml:space="preserve"> </w:t>
      </w:r>
      <w:r w:rsidR="00395DE8">
        <w:rPr>
          <w:rFonts w:ascii="Times New Roman" w:eastAsia="Times New Roman" w:hAnsi="Times New Roman" w:cs="Times New Roman"/>
        </w:rPr>
        <w:t>(Appendix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6C5D83">
        <w:rPr>
          <w:rFonts w:ascii="Times New Roman" w:eastAsia="Times New Roman" w:hAnsi="Times New Roman" w:cs="Times New Roman"/>
        </w:rPr>
        <w:t>Phenylalanine in vascular p</w:t>
      </w:r>
      <w:r w:rsidR="00395DE8">
        <w:rPr>
          <w:rFonts w:ascii="Times New Roman" w:eastAsia="Times New Roman" w:hAnsi="Times New Roman" w:cs="Times New Roman"/>
        </w:rPr>
        <w:t xml:space="preserve">rimary </w:t>
      </w:r>
      <w:r w:rsidR="006C5D83">
        <w:rPr>
          <w:rFonts w:ascii="Times New Roman" w:eastAsia="Times New Roman" w:hAnsi="Times New Roman" w:cs="Times New Roman"/>
        </w:rPr>
        <w:t xml:space="preserve">producers </w:t>
      </w:r>
      <w:r w:rsidR="00395DE8">
        <w:rPr>
          <w:rFonts w:ascii="Times New Roman" w:eastAsia="Times New Roman" w:hAnsi="Times New Roman" w:cs="Times New Roman"/>
        </w:rPr>
        <w:t xml:space="preserve">such as seagrasses </w:t>
      </w:r>
      <w:r w:rsidR="006C5D83">
        <w:rPr>
          <w:rFonts w:ascii="Times New Roman" w:eastAsia="Times New Roman" w:hAnsi="Times New Roman" w:cs="Times New Roman"/>
        </w:rPr>
        <w:t xml:space="preserve">is depleted in </w:t>
      </w:r>
      <w:r w:rsidR="006C5D83">
        <w:rPr>
          <w:rFonts w:ascii="Times New Roman" w:eastAsia="Times New Roman" w:hAnsi="Times New Roman" w:cs="Times New Roman"/>
          <w:vertAlign w:val="superscript"/>
        </w:rPr>
        <w:t>15</w:t>
      </w:r>
      <w:r w:rsidR="006C5D83">
        <w:rPr>
          <w:rFonts w:ascii="Times New Roman" w:eastAsia="Times New Roman" w:hAnsi="Times New Roman" w:cs="Times New Roman"/>
        </w:rPr>
        <w:t xml:space="preserve">N relative to </w:t>
      </w:r>
      <w:r w:rsidR="00395DE8">
        <w:rPr>
          <w:rFonts w:ascii="Times New Roman" w:eastAsia="Times New Roman" w:hAnsi="Times New Roman" w:cs="Times New Roman"/>
        </w:rPr>
        <w:t>trophic amino acids</w:t>
      </w:r>
      <w:r w:rsidR="006C5D83">
        <w:rPr>
          <w:rFonts w:ascii="Times New Roman" w:eastAsia="Times New Roman" w:hAnsi="Times New Roman" w:cs="Times New Roman"/>
        </w:rPr>
        <w:t xml:space="preserve"> whereas non-vascular primary producers are enriched </w:t>
      </w:r>
      <w:r w:rsidR="00395DE8">
        <w:rPr>
          <w:rFonts w:ascii="Times New Roman" w:eastAsia="Times New Roman" w:hAnsi="Times New Roman" w:cs="Times New Roman"/>
        </w:rPr>
        <w:t>(Choi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w:t>
      </w:r>
      <w:r w:rsidR="006C5D83">
        <w:rPr>
          <w:rFonts w:ascii="Times New Roman" w:eastAsia="Times New Roman" w:hAnsi="Times New Roman" w:cs="Times New Roman"/>
        </w:rPr>
        <w:t>nitrogen derived from vascular plants</w:t>
      </w:r>
      <w:r w:rsidR="00395DE8">
        <w:rPr>
          <w:rFonts w:ascii="Times New Roman" w:eastAsia="Times New Roman" w:hAnsi="Times New Roman" w:cs="Times New Roman"/>
        </w:rPr>
        <w:t xml:space="preserve"> is utilized in marine food webs and trophic position calculations assume only </w:t>
      </w:r>
      <w:r w:rsidR="006C5D83">
        <w:rPr>
          <w:rFonts w:ascii="Times New Roman" w:eastAsia="Times New Roman" w:hAnsi="Times New Roman" w:cs="Times New Roman"/>
        </w:rPr>
        <w:t xml:space="preserve">non-vascular </w:t>
      </w:r>
      <w:r w:rsidR="00395DE8">
        <w:rPr>
          <w:rFonts w:ascii="Times New Roman" w:eastAsia="Times New Roman" w:hAnsi="Times New Roman" w:cs="Times New Roman"/>
        </w:rPr>
        <w:t>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r w:rsidR="00923DF9">
        <w:rPr>
          <w:rFonts w:ascii="Times New Roman" w:eastAsia="Times New Roman" w:hAnsi="Times New Roman" w:cs="Times New Roman"/>
        </w:rPr>
        <w:t xml:space="preserve">the </w:t>
      </w:r>
      <w:r w:rsidR="00561ABB">
        <w:rPr>
          <w:rFonts w:ascii="Times New Roman" w:eastAsia="Times New Roman" w:hAnsi="Times New Roman" w:cs="Times New Roman"/>
        </w:rPr>
        <w:t xml:space="preserve">evidence of </w:t>
      </w:r>
      <w:r w:rsidR="00395DE8">
        <w:rPr>
          <w:rFonts w:ascii="Times New Roman" w:eastAsia="Times New Roman" w:hAnsi="Times New Roman" w:cs="Times New Roman"/>
        </w:rPr>
        <w:t xml:space="preserve">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w:t>
      </w:r>
      <w:commentRangeStart w:id="193"/>
      <w:r w:rsidR="00395DE8">
        <w:rPr>
          <w:rFonts w:ascii="Times New Roman" w:eastAsia="Times New Roman" w:hAnsi="Times New Roman" w:cs="Times New Roman"/>
        </w:rPr>
        <w:t xml:space="preserve">it is expected </w:t>
      </w:r>
      <w:commentRangeEnd w:id="193"/>
      <w:r w:rsidR="00F64702">
        <w:rPr>
          <w:rStyle w:val="CommentReference"/>
        </w:rPr>
        <w:commentReference w:id="193"/>
      </w:r>
      <w:ins w:id="194" w:author="Sarah J Converse" w:date="2021-09-12T19:57:00Z">
        <w:r w:rsidR="00F64702">
          <w:rPr>
            <w:rFonts w:ascii="Times New Roman" w:eastAsia="Times New Roman" w:hAnsi="Times New Roman" w:cs="Times New Roman"/>
          </w:rPr>
          <w:t xml:space="preserve">that </w:t>
        </w:r>
      </w:ins>
      <w:r w:rsidR="006C5D83">
        <w:rPr>
          <w:rFonts w:ascii="Times New Roman" w:eastAsia="Times New Roman" w:hAnsi="Times New Roman" w:cs="Times New Roman"/>
        </w:rPr>
        <w:t xml:space="preserve">vascular </w:t>
      </w:r>
      <w:r w:rsidR="00395DE8">
        <w:rPr>
          <w:rFonts w:ascii="Times New Roman" w:eastAsia="Times New Roman" w:hAnsi="Times New Roman" w:cs="Times New Roman"/>
        </w:rPr>
        <w:t xml:space="preserve">primary producers </w:t>
      </w:r>
      <w:commentRangeStart w:id="195"/>
      <w:r w:rsidR="00395DE8">
        <w:rPr>
          <w:rFonts w:ascii="Times New Roman" w:eastAsia="Times New Roman" w:hAnsi="Times New Roman" w:cs="Times New Roman"/>
        </w:rPr>
        <w:t xml:space="preserve">contribute to Salish Sea and </w:t>
      </w:r>
      <w:r w:rsidR="00395DE8">
        <w:rPr>
          <w:rFonts w:ascii="Times New Roman" w:eastAsia="Times New Roman" w:hAnsi="Times New Roman" w:cs="Times New Roman"/>
        </w:rPr>
        <w:lastRenderedPageBreak/>
        <w:t>coastal Washington food webs</w:t>
      </w:r>
      <w:commentRangeEnd w:id="195"/>
      <w:r w:rsidR="00F64702">
        <w:rPr>
          <w:rStyle w:val="CommentReference"/>
        </w:rPr>
        <w:commentReference w:id="195"/>
      </w:r>
      <w:r w:rsidR="00395DE8">
        <w:rPr>
          <w:rFonts w:ascii="Times New Roman" w:eastAsia="Times New Roman" w:hAnsi="Times New Roman" w:cs="Times New Roman"/>
        </w:rPr>
        <w:t xml:space="preserv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6C5D83">
        <w:rPr>
          <w:rFonts w:ascii="Times New Roman" w:eastAsia="Times New Roman" w:hAnsi="Times New Roman" w:cs="Times New Roman"/>
        </w:rPr>
        <w:t xml:space="preserve">weighted </w:t>
      </w:r>
      <w:r w:rsidR="002703D8" w:rsidRPr="0091671B">
        <w:rPr>
          <w:rFonts w:ascii="Times New Roman" w:eastAsia="Times New Roman" w:hAnsi="Times New Roman" w:cs="Times New Roman"/>
          <w:i/>
          <w:lang w:val="el-GR"/>
        </w:rPr>
        <w:t>β</w:t>
      </w:r>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 xml:space="preserve">model </w:t>
      </w:r>
      <w:r w:rsidR="00024C6E">
        <w:rPr>
          <w:rFonts w:ascii="Times New Roman" w:eastAsia="Times New Roman" w:hAnsi="Times New Roman" w:cs="Times New Roman"/>
        </w:rPr>
        <w:t>un</w:t>
      </w:r>
      <w:r w:rsidR="007B0E15">
        <w:rPr>
          <w:rFonts w:ascii="Times New Roman" w:eastAsia="Times New Roman" w:hAnsi="Times New Roman" w:cs="Times New Roman"/>
        </w:rPr>
        <w:t>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recommend using a multi-trophic discrimination factor approach with taxa</w:t>
      </w:r>
      <w:ins w:id="196" w:author="Sarah J Converse" w:date="2021-09-12T19:57:00Z">
        <w:r w:rsidR="00F64702">
          <w:rPr>
            <w:rFonts w:ascii="Times New Roman" w:eastAsia="Times New Roman" w:hAnsi="Times New Roman" w:cs="Times New Roman"/>
          </w:rPr>
          <w:t>-</w:t>
        </w:r>
      </w:ins>
      <w:del w:id="197" w:author="Sarah J Converse" w:date="2021-09-12T19:57:00Z">
        <w:r w:rsidR="00500DBC" w:rsidDel="00F64702">
          <w:rPr>
            <w:rFonts w:ascii="Times New Roman" w:eastAsia="Times New Roman" w:hAnsi="Times New Roman" w:cs="Times New Roman"/>
          </w:rPr>
          <w:delText xml:space="preserve"> </w:delText>
        </w:r>
      </w:del>
      <w:r w:rsidR="00500DBC">
        <w:rPr>
          <w:rFonts w:ascii="Times New Roman" w:eastAsia="Times New Roman" w:hAnsi="Times New Roman" w:cs="Times New Roman"/>
        </w:rPr>
        <w:t>specific trophic discrimination factors and system</w:t>
      </w:r>
      <w:ins w:id="198" w:author="Sarah J Converse" w:date="2021-09-12T19:57:00Z">
        <w:r w:rsidR="00F64702">
          <w:rPr>
            <w:rFonts w:ascii="Times New Roman" w:eastAsia="Times New Roman" w:hAnsi="Times New Roman" w:cs="Times New Roman"/>
          </w:rPr>
          <w:t>-</w:t>
        </w:r>
      </w:ins>
      <w:del w:id="199" w:author="Sarah J Converse" w:date="2021-09-12T19:57:00Z">
        <w:r w:rsidR="00500DBC" w:rsidDel="00F64702">
          <w:rPr>
            <w:rFonts w:ascii="Times New Roman" w:eastAsia="Times New Roman" w:hAnsi="Times New Roman" w:cs="Times New Roman"/>
          </w:rPr>
          <w:delText xml:space="preserve"> </w:delText>
        </w:r>
      </w:del>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 xml:space="preserve">contributions to the food web </w:t>
      </w:r>
      <w:commentRangeStart w:id="200"/>
      <w:r w:rsidR="00561ABB">
        <w:rPr>
          <w:rFonts w:ascii="Times New Roman" w:eastAsia="Times New Roman" w:hAnsi="Times New Roman" w:cs="Times New Roman"/>
        </w:rPr>
        <w:t xml:space="preserve">deem </w:t>
      </w:r>
      <w:r w:rsidR="00500DBC">
        <w:rPr>
          <w:rFonts w:ascii="Times New Roman" w:eastAsia="Times New Roman" w:hAnsi="Times New Roman" w:cs="Times New Roman"/>
        </w:rPr>
        <w:t>appropriate</w:t>
      </w:r>
      <w:commentRangeEnd w:id="200"/>
      <w:r w:rsidR="007F1773">
        <w:rPr>
          <w:rStyle w:val="CommentReference"/>
        </w:rPr>
        <w:commentReference w:id="200"/>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3D07633" w14:textId="17897065" w:rsidR="00284167" w:rsidRDefault="0028416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regulation of food web structure by resources is foundational for understanding ecosystem response to perturbations. Based on our findings, nearshore marine predators exhibit a trophic response to ecological change on multiple temporal scales, as different perturbations propagate through the food web at different rates. More research is needed to investigate the </w:t>
      </w:r>
      <w:r w:rsidR="00024C6E">
        <w:rPr>
          <w:rFonts w:ascii="Times New Roman" w:eastAsia="Times New Roman" w:hAnsi="Times New Roman" w:cs="Times New Roman"/>
        </w:rPr>
        <w:t xml:space="preserve">degree to which top predator trophic position change can serve as an indicator of top-down control on the community, </w:t>
      </w:r>
      <w:r>
        <w:rPr>
          <w:rFonts w:ascii="Times New Roman" w:eastAsia="Times New Roman" w:hAnsi="Times New Roman" w:cs="Times New Roman"/>
        </w:rPr>
        <w:t xml:space="preserve">which undoubtedly </w:t>
      </w:r>
      <w:r w:rsidR="00024C6E">
        <w:rPr>
          <w:rFonts w:ascii="Times New Roman" w:eastAsia="Times New Roman" w:hAnsi="Times New Roman" w:cs="Times New Roman"/>
        </w:rPr>
        <w:t xml:space="preserve">depends on food web structure of a given system (i.e., degree of </w:t>
      </w:r>
      <w:proofErr w:type="spellStart"/>
      <w:r w:rsidR="00024C6E">
        <w:rPr>
          <w:rFonts w:ascii="Times New Roman" w:eastAsia="Times New Roman" w:hAnsi="Times New Roman" w:cs="Times New Roman"/>
        </w:rPr>
        <w:t>omnivory</w:t>
      </w:r>
      <w:proofErr w:type="spellEnd"/>
      <w:r w:rsidR="00024C6E">
        <w:rPr>
          <w:rFonts w:ascii="Times New Roman" w:eastAsia="Times New Roman" w:hAnsi="Times New Roman" w:cs="Times New Roman"/>
        </w:rPr>
        <w:t xml:space="preserve">, </w:t>
      </w:r>
      <w:proofErr w:type="spellStart"/>
      <w:r w:rsidR="00024C6E">
        <w:rPr>
          <w:rFonts w:ascii="Times New Roman" w:eastAsia="Times New Roman" w:hAnsi="Times New Roman" w:cs="Times New Roman"/>
        </w:rPr>
        <w:t>connectance</w:t>
      </w:r>
      <w:proofErr w:type="spellEnd"/>
      <w:r w:rsidR="00024C6E">
        <w:rPr>
          <w:rFonts w:ascii="Times New Roman" w:eastAsia="Times New Roman" w:hAnsi="Times New Roman" w:cs="Times New Roman"/>
        </w:rPr>
        <w:t>)</w:t>
      </w:r>
      <w:r>
        <w:rPr>
          <w:rFonts w:ascii="Times New Roman" w:eastAsia="Times New Roman" w:hAnsi="Times New Roman" w:cs="Times New Roman"/>
        </w:rPr>
        <w:t xml:space="preserve">. Regardless, </w:t>
      </w:r>
      <w:r w:rsidR="00CD7D9E">
        <w:rPr>
          <w:rFonts w:ascii="Times New Roman" w:eastAsia="Times New Roman" w:hAnsi="Times New Roman" w:cs="Times New Roman"/>
        </w:rPr>
        <w:t>delayed predator dynamics are not limited to marine or nearshore environments, although the temporal scales for delayed trophic responses for other predators and systems warrants investigation.</w:t>
      </w:r>
      <w:r>
        <w:rPr>
          <w:rFonts w:ascii="Times New Roman" w:eastAsia="Times New Roman" w:hAnsi="Times New Roman" w:cs="Times New Roman"/>
        </w:rPr>
        <w:t xml:space="preserve">  </w:t>
      </w:r>
    </w:p>
    <w:p w14:paraId="0A7B9ABF" w14:textId="5BB5D425" w:rsidR="00D72687" w:rsidRDefault="00D7268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Immediate predator response to ecosystem change </w:t>
      </w:r>
      <w:r w:rsidR="007964B8">
        <w:rPr>
          <w:rFonts w:ascii="Times New Roman" w:eastAsia="Times New Roman" w:hAnsi="Times New Roman" w:cs="Times New Roman"/>
        </w:rPr>
        <w:t xml:space="preserve">is </w:t>
      </w:r>
      <w:commentRangeStart w:id="201"/>
      <w:r w:rsidR="007964B8">
        <w:rPr>
          <w:rFonts w:ascii="Times New Roman" w:eastAsia="Times New Roman" w:hAnsi="Times New Roman" w:cs="Times New Roman"/>
        </w:rPr>
        <w:t xml:space="preserve">an </w:t>
      </w:r>
      <w:r>
        <w:rPr>
          <w:rFonts w:ascii="Times New Roman" w:eastAsia="Times New Roman" w:hAnsi="Times New Roman" w:cs="Times New Roman"/>
        </w:rPr>
        <w:t>important</w:t>
      </w:r>
      <w:r w:rsidR="007964B8">
        <w:rPr>
          <w:rFonts w:ascii="Times New Roman" w:eastAsia="Times New Roman" w:hAnsi="Times New Roman" w:cs="Times New Roman"/>
        </w:rPr>
        <w:t xml:space="preserve"> component</w:t>
      </w:r>
      <w:r>
        <w:rPr>
          <w:rFonts w:ascii="Times New Roman" w:eastAsia="Times New Roman" w:hAnsi="Times New Roman" w:cs="Times New Roman"/>
        </w:rPr>
        <w:t xml:space="preserve"> for using </w:t>
      </w:r>
      <w:commentRangeEnd w:id="201"/>
      <w:r w:rsidR="007F1773">
        <w:rPr>
          <w:rStyle w:val="CommentReference"/>
        </w:rPr>
        <w:commentReference w:id="201"/>
      </w:r>
      <w:r>
        <w:rPr>
          <w:rFonts w:ascii="Times New Roman" w:eastAsia="Times New Roman" w:hAnsi="Times New Roman" w:cs="Times New Roman"/>
        </w:rPr>
        <w:t>marine predators as sentinels in for management</w:t>
      </w:r>
      <w:r w:rsidR="00E41AD0">
        <w:rPr>
          <w:rFonts w:ascii="Times New Roman" w:eastAsia="Times New Roman" w:hAnsi="Times New Roman" w:cs="Times New Roman"/>
        </w:rPr>
        <w:t xml:space="preserve"> (</w:t>
      </w:r>
      <w:r w:rsidR="007964B8">
        <w:rPr>
          <w:rFonts w:ascii="Times New Roman" w:eastAsia="Times New Roman" w:hAnsi="Times New Roman" w:cs="Times New Roman"/>
        </w:rPr>
        <w:t>Hazen et al. 2019</w:t>
      </w:r>
      <w:r w:rsidR="00E41AD0">
        <w:rPr>
          <w:rFonts w:ascii="Times New Roman" w:eastAsia="Times New Roman" w:hAnsi="Times New Roman" w:cs="Times New Roman"/>
        </w:rPr>
        <w:t>)</w:t>
      </w:r>
      <w:r w:rsidR="00284167">
        <w:rPr>
          <w:rFonts w:ascii="Times New Roman" w:eastAsia="Times New Roman" w:hAnsi="Times New Roman" w:cs="Times New Roman"/>
        </w:rPr>
        <w:t xml:space="preserve"> but anticipating delayed responses of predators may be </w:t>
      </w:r>
      <w:commentRangeStart w:id="202"/>
      <w:r w:rsidR="00284167">
        <w:rPr>
          <w:rFonts w:ascii="Times New Roman" w:eastAsia="Times New Roman" w:hAnsi="Times New Roman" w:cs="Times New Roman"/>
        </w:rPr>
        <w:t xml:space="preserve">equally fruitful </w:t>
      </w:r>
      <w:commentRangeEnd w:id="202"/>
      <w:r w:rsidR="007F1773">
        <w:rPr>
          <w:rStyle w:val="CommentReference"/>
        </w:rPr>
        <w:commentReference w:id="202"/>
      </w:r>
      <w:r w:rsidR="00284167">
        <w:rPr>
          <w:rFonts w:ascii="Times New Roman" w:eastAsia="Times New Roman" w:hAnsi="Times New Roman" w:cs="Times New Roman"/>
        </w:rPr>
        <w:t xml:space="preserve">in </w:t>
      </w:r>
      <w:r w:rsidR="00024C6E">
        <w:rPr>
          <w:rFonts w:ascii="Times New Roman" w:eastAsia="Times New Roman" w:hAnsi="Times New Roman" w:cs="Times New Roman"/>
        </w:rPr>
        <w:t>predicting</w:t>
      </w:r>
      <w:r w:rsidR="007964B8">
        <w:rPr>
          <w:rFonts w:ascii="Times New Roman" w:eastAsia="Times New Roman" w:hAnsi="Times New Roman" w:cs="Times New Roman"/>
        </w:rPr>
        <w:t xml:space="preserve"> long</w:t>
      </w:r>
      <w:r w:rsidR="005C4906">
        <w:rPr>
          <w:rFonts w:ascii="Times New Roman" w:eastAsia="Times New Roman" w:hAnsi="Times New Roman" w:cs="Times New Roman"/>
        </w:rPr>
        <w:t>-</w:t>
      </w:r>
      <w:r w:rsidR="007964B8">
        <w:rPr>
          <w:rFonts w:ascii="Times New Roman" w:eastAsia="Times New Roman" w:hAnsi="Times New Roman" w:cs="Times New Roman"/>
        </w:rPr>
        <w:t xml:space="preserve">term </w:t>
      </w:r>
      <w:r w:rsidR="002A348B">
        <w:rPr>
          <w:rFonts w:ascii="Times New Roman" w:eastAsia="Times New Roman" w:hAnsi="Times New Roman" w:cs="Times New Roman"/>
        </w:rPr>
        <w:t xml:space="preserve">food web </w:t>
      </w:r>
      <w:r w:rsidR="007964B8">
        <w:rPr>
          <w:rFonts w:ascii="Times New Roman" w:eastAsia="Times New Roman" w:hAnsi="Times New Roman" w:cs="Times New Roman"/>
        </w:rPr>
        <w:t>change to climate extremes</w:t>
      </w:r>
      <w:r>
        <w:rPr>
          <w:rFonts w:ascii="Times New Roman" w:eastAsia="Times New Roman" w:hAnsi="Times New Roman" w:cs="Times New Roman"/>
        </w:rPr>
        <w:t xml:space="preserve">. </w:t>
      </w:r>
      <w:r w:rsidR="00873615">
        <w:rPr>
          <w:rFonts w:ascii="Times New Roman" w:hAnsi="Times New Roman" w:cs="Times New Roman"/>
        </w:rPr>
        <w:t xml:space="preserve">There is evidence that climate warming and other anthropogenic impacts can </w:t>
      </w:r>
      <w:r w:rsidR="00E64C3C">
        <w:rPr>
          <w:rFonts w:ascii="Times New Roman" w:hAnsi="Times New Roman" w:cs="Times New Roman"/>
        </w:rPr>
        <w:t>alter food web interactions (</w:t>
      </w:r>
      <w:proofErr w:type="spellStart"/>
      <w:r w:rsidR="00E64C3C">
        <w:rPr>
          <w:rFonts w:ascii="Times New Roman" w:hAnsi="Times New Roman" w:cs="Times New Roman"/>
        </w:rPr>
        <w:t>Kordas</w:t>
      </w:r>
      <w:proofErr w:type="spellEnd"/>
      <w:r w:rsidR="00E64C3C">
        <w:rPr>
          <w:rFonts w:ascii="Times New Roman" w:hAnsi="Times New Roman" w:cs="Times New Roman"/>
        </w:rPr>
        <w:t xml:space="preserve"> et al. 2011), and </w:t>
      </w:r>
      <w:r w:rsidR="00873615">
        <w:rPr>
          <w:rFonts w:ascii="Times New Roman" w:hAnsi="Times New Roman" w:cs="Times New Roman"/>
        </w:rPr>
        <w:t>shift communities from bottom-up to top-down controlled systems</w:t>
      </w:r>
      <w:r w:rsidR="00E64C3C">
        <w:rPr>
          <w:rFonts w:ascii="Times New Roman" w:hAnsi="Times New Roman" w:cs="Times New Roman"/>
        </w:rPr>
        <w:t xml:space="preserve"> (</w:t>
      </w:r>
      <w:proofErr w:type="spellStart"/>
      <w:r w:rsidR="00E64C3C">
        <w:rPr>
          <w:rFonts w:ascii="Times New Roman" w:hAnsi="Times New Roman" w:cs="Times New Roman"/>
        </w:rPr>
        <w:t>Kratina</w:t>
      </w:r>
      <w:proofErr w:type="spellEnd"/>
      <w:r w:rsidR="00E64C3C">
        <w:rPr>
          <w:rFonts w:ascii="Times New Roman" w:hAnsi="Times New Roman" w:cs="Times New Roman"/>
        </w:rPr>
        <w:t xml:space="preserve"> et al. 2012),</w:t>
      </w:r>
      <w:r w:rsidR="00873615">
        <w:rPr>
          <w:rFonts w:ascii="Times New Roman" w:hAnsi="Times New Roman" w:cs="Times New Roman"/>
        </w:rPr>
        <w:t xml:space="preserve"> which can </w:t>
      </w:r>
      <w:r w:rsidR="00873615">
        <w:rPr>
          <w:rFonts w:ascii="Times New Roman" w:eastAsia="Times New Roman" w:hAnsi="Times New Roman" w:cs="Times New Roman"/>
        </w:rPr>
        <w:t xml:space="preserve">influence abundance at both adjacent and non-adjacent trophic levels (Estes et al. 1998). </w:t>
      </w:r>
      <w:r w:rsidR="005A2482">
        <w:rPr>
          <w:rFonts w:ascii="Times New Roman" w:eastAsia="Times New Roman" w:hAnsi="Times New Roman" w:cs="Times New Roman"/>
        </w:rPr>
        <w:t>As such, changes to predator trophic ecology can have consequences throughout the food web</w:t>
      </w:r>
      <w:r w:rsidR="00CD7D9E">
        <w:rPr>
          <w:rFonts w:ascii="Times New Roman" w:eastAsia="Times New Roman" w:hAnsi="Times New Roman" w:cs="Times New Roman"/>
        </w:rPr>
        <w:t xml:space="preserve"> that are not immediately realized</w:t>
      </w:r>
      <w:ins w:id="203" w:author="Sarah J Converse" w:date="2021-09-12T20:00:00Z">
        <w:r w:rsidR="007F1773">
          <w:rPr>
            <w:rFonts w:ascii="Times New Roman" w:eastAsia="Times New Roman" w:hAnsi="Times New Roman" w:cs="Times New Roman"/>
          </w:rPr>
          <w:t>,</w:t>
        </w:r>
      </w:ins>
      <w:r w:rsidR="00CD7D9E">
        <w:rPr>
          <w:rFonts w:ascii="Times New Roman" w:eastAsia="Times New Roman" w:hAnsi="Times New Roman" w:cs="Times New Roman"/>
        </w:rPr>
        <w:t xml:space="preserve"> especially </w:t>
      </w:r>
      <w:r w:rsidR="00CD7D9E">
        <w:rPr>
          <w:rFonts w:ascii="Times New Roman" w:eastAsia="Times New Roman" w:hAnsi="Times New Roman" w:cs="Times New Roman"/>
        </w:rPr>
        <w:lastRenderedPageBreak/>
        <w:t>following environmental perturbations</w:t>
      </w:r>
      <w:r w:rsidR="005A2482">
        <w:rPr>
          <w:rFonts w:ascii="Times New Roman" w:eastAsia="Times New Roman" w:hAnsi="Times New Roman" w:cs="Times New Roman"/>
        </w:rPr>
        <w:t xml:space="preserve">. </w:t>
      </w:r>
      <w:r>
        <w:rPr>
          <w:rFonts w:ascii="Times New Roman" w:eastAsia="Times New Roman" w:hAnsi="Times New Roman" w:cs="Times New Roman"/>
        </w:rPr>
        <w:t>Impacts of the 201</w:t>
      </w:r>
      <w:r w:rsidR="005A2482">
        <w:rPr>
          <w:rFonts w:ascii="Times New Roman" w:eastAsia="Times New Roman" w:hAnsi="Times New Roman" w:cs="Times New Roman"/>
        </w:rPr>
        <w:t>4</w:t>
      </w:r>
      <w:r>
        <w:rPr>
          <w:rFonts w:ascii="Times New Roman" w:eastAsia="Times New Roman" w:hAnsi="Times New Roman" w:cs="Times New Roman"/>
        </w:rPr>
        <w:t xml:space="preserve">-2016 marine heatwave </w:t>
      </w:r>
      <w:r w:rsidR="005A2482">
        <w:rPr>
          <w:rFonts w:ascii="Times New Roman" w:eastAsia="Times New Roman" w:hAnsi="Times New Roman" w:cs="Times New Roman"/>
        </w:rPr>
        <w:t xml:space="preserve">in the Gulf of Alaska (the longest lasting event of the past decade) </w:t>
      </w:r>
      <w:r>
        <w:rPr>
          <w:rFonts w:ascii="Times New Roman" w:eastAsia="Times New Roman" w:hAnsi="Times New Roman" w:cs="Times New Roman"/>
        </w:rPr>
        <w:t xml:space="preserve">are still being observed </w:t>
      </w:r>
      <w:r w:rsidR="005A2482">
        <w:rPr>
          <w:rFonts w:ascii="Times New Roman" w:eastAsia="Times New Roman" w:hAnsi="Times New Roman" w:cs="Times New Roman"/>
        </w:rPr>
        <w:t>and some ecological responses have persisted for up to 5 years (</w:t>
      </w:r>
      <w:proofErr w:type="spellStart"/>
      <w:r w:rsidR="005A2482">
        <w:rPr>
          <w:rFonts w:ascii="Times New Roman" w:eastAsia="Times New Roman" w:hAnsi="Times New Roman" w:cs="Times New Roman"/>
        </w:rPr>
        <w:t>Suryan</w:t>
      </w:r>
      <w:proofErr w:type="spellEnd"/>
      <w:r w:rsidR="005A2482">
        <w:rPr>
          <w:rFonts w:ascii="Times New Roman" w:eastAsia="Times New Roman" w:hAnsi="Times New Roman" w:cs="Times New Roman"/>
        </w:rPr>
        <w:t xml:space="preserve"> et al. 2021)</w:t>
      </w:r>
      <w:r>
        <w:rPr>
          <w:rFonts w:ascii="Times New Roman" w:eastAsia="Times New Roman" w:hAnsi="Times New Roman" w:cs="Times New Roman"/>
        </w:rPr>
        <w:t xml:space="preserve">. The usefulness of marine </w:t>
      </w:r>
      <w:r w:rsidR="005A2482">
        <w:rPr>
          <w:rFonts w:ascii="Times New Roman" w:eastAsia="Times New Roman" w:hAnsi="Times New Roman" w:cs="Times New Roman"/>
        </w:rPr>
        <w:t>predator</w:t>
      </w:r>
      <w:r>
        <w:rPr>
          <w:rFonts w:ascii="Times New Roman" w:eastAsia="Times New Roman" w:hAnsi="Times New Roman" w:cs="Times New Roman"/>
        </w:rPr>
        <w:t xml:space="preserve"> data </w:t>
      </w:r>
      <w:r w:rsidR="005A2482">
        <w:rPr>
          <w:rFonts w:ascii="Times New Roman" w:eastAsia="Times New Roman" w:hAnsi="Times New Roman" w:cs="Times New Roman"/>
        </w:rPr>
        <w:t xml:space="preserve">as an ecological indicator </w:t>
      </w:r>
      <w:r>
        <w:rPr>
          <w:rFonts w:ascii="Times New Roman" w:eastAsia="Times New Roman" w:hAnsi="Times New Roman" w:cs="Times New Roman"/>
        </w:rPr>
        <w:t>for management is not limited to immediate responses</w:t>
      </w:r>
      <w:r w:rsidR="00024C6E">
        <w:rPr>
          <w:rFonts w:ascii="Times New Roman" w:eastAsia="Times New Roman" w:hAnsi="Times New Roman" w:cs="Times New Roman"/>
        </w:rPr>
        <w:t>.</w:t>
      </w:r>
      <w:r w:rsidR="00873615">
        <w:rPr>
          <w:rFonts w:ascii="Times New Roman" w:eastAsia="Times New Roman" w:hAnsi="Times New Roman" w:cs="Times New Roman"/>
        </w:rPr>
        <w:t xml:space="preserve"> Anticipating delayed </w:t>
      </w:r>
      <w:r>
        <w:rPr>
          <w:rFonts w:ascii="Times New Roman" w:eastAsia="Times New Roman" w:hAnsi="Times New Roman" w:cs="Times New Roman"/>
        </w:rPr>
        <w:t xml:space="preserve">responses may be </w:t>
      </w:r>
      <w:r w:rsidR="00024C6E">
        <w:rPr>
          <w:rFonts w:ascii="Times New Roman" w:eastAsia="Times New Roman" w:hAnsi="Times New Roman" w:cs="Times New Roman"/>
        </w:rPr>
        <w:t>equally</w:t>
      </w:r>
      <w:r>
        <w:rPr>
          <w:rFonts w:ascii="Times New Roman" w:eastAsia="Times New Roman" w:hAnsi="Times New Roman" w:cs="Times New Roman"/>
        </w:rPr>
        <w:t xml:space="preserve"> important f</w:t>
      </w:r>
      <w:r w:rsidR="00024C6E">
        <w:rPr>
          <w:rFonts w:ascii="Times New Roman" w:eastAsia="Times New Roman" w:hAnsi="Times New Roman" w:cs="Times New Roman"/>
        </w:rPr>
        <w:t>or</w:t>
      </w:r>
      <w:r w:rsidR="007964B8">
        <w:rPr>
          <w:rFonts w:ascii="Times New Roman" w:eastAsia="Times New Roman" w:hAnsi="Times New Roman" w:cs="Times New Roman"/>
        </w:rPr>
        <w:t xml:space="preserve"> </w:t>
      </w:r>
      <w:r w:rsidR="002A348B">
        <w:rPr>
          <w:rFonts w:ascii="Times New Roman" w:eastAsia="Times New Roman" w:hAnsi="Times New Roman" w:cs="Times New Roman"/>
        </w:rPr>
        <w:t>identifying</w:t>
      </w:r>
      <w:r w:rsidR="007964B8">
        <w:rPr>
          <w:rFonts w:ascii="Times New Roman" w:eastAsia="Times New Roman" w:hAnsi="Times New Roman" w:cs="Times New Roman"/>
        </w:rPr>
        <w:t xml:space="preserve"> long-term ecological consequences in response to future climate perturbations, especially as extreme climate events become frequent and </w:t>
      </w:r>
      <w:r w:rsidR="00414741">
        <w:rPr>
          <w:rFonts w:ascii="Times New Roman" w:eastAsia="Times New Roman" w:hAnsi="Times New Roman" w:cs="Times New Roman"/>
        </w:rPr>
        <w:t xml:space="preserve">more </w:t>
      </w:r>
      <w:r w:rsidR="007964B8">
        <w:rPr>
          <w:rFonts w:ascii="Times New Roman" w:eastAsia="Times New Roman" w:hAnsi="Times New Roman" w:cs="Times New Roman"/>
        </w:rPr>
        <w:t>severe.</w:t>
      </w:r>
    </w:p>
    <w:p w14:paraId="10AAEE0B" w14:textId="77777777" w:rsidR="001819DB" w:rsidRDefault="001819DB" w:rsidP="004A263B">
      <w:pPr>
        <w:spacing w:line="480" w:lineRule="auto"/>
        <w:rPr>
          <w:rFonts w:ascii="Times New Roman" w:hAnsi="Times New Roman" w:cs="Times New Roman"/>
          <w:b/>
        </w:rPr>
      </w:pP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38E33334" w14:textId="77777777" w:rsidR="001819DB" w:rsidRDefault="001819DB" w:rsidP="006C5D83">
      <w:pPr>
        <w:rPr>
          <w:rFonts w:ascii="Times New Roman" w:hAnsi="Times New Roman" w:cs="Times New Roman"/>
          <w:b/>
        </w:rPr>
      </w:pPr>
    </w:p>
    <w:p w14:paraId="779F2A18" w14:textId="7240BEC3" w:rsidR="00CF4B45" w:rsidRPr="00ED09B7" w:rsidRDefault="00CF4B45" w:rsidP="006C5D83">
      <w:pPr>
        <w:rPr>
          <w:rFonts w:ascii="Times New Roman" w:hAnsi="Times New Roman" w:cs="Times New Roman"/>
          <w:b/>
        </w:rPr>
      </w:pPr>
      <w:r w:rsidRPr="00ED09B7">
        <w:rPr>
          <w:rFonts w:ascii="Times New Roman" w:hAnsi="Times New Roman" w:cs="Times New Roman"/>
          <w:b/>
        </w:rPr>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lastRenderedPageBreak/>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lastRenderedPageBreak/>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39208B7C"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3093ECFD" w14:textId="7B67EB81" w:rsidR="005C4906" w:rsidRPr="00ED09B7" w:rsidRDefault="005C4906" w:rsidP="00564F5C">
      <w:pPr>
        <w:spacing w:line="480" w:lineRule="auto"/>
        <w:rPr>
          <w:rFonts w:ascii="Times New Roman" w:hAnsi="Times New Roman" w:cs="Times New Roman"/>
        </w:rPr>
      </w:pPr>
      <w:r>
        <w:rPr>
          <w:rFonts w:ascii="Times New Roman" w:hAnsi="Times New Roman" w:cs="Times New Roman"/>
        </w:rPr>
        <w:t xml:space="preserve">Hazen, E. L., B. </w:t>
      </w:r>
      <w:proofErr w:type="spellStart"/>
      <w:r>
        <w:rPr>
          <w:rFonts w:ascii="Times New Roman" w:hAnsi="Times New Roman" w:cs="Times New Roman"/>
        </w:rPr>
        <w:t>Abrahms</w:t>
      </w:r>
      <w:proofErr w:type="spellEnd"/>
      <w:r>
        <w:rPr>
          <w:rFonts w:ascii="Times New Roman" w:hAnsi="Times New Roman" w:cs="Times New Roman"/>
        </w:rPr>
        <w:t xml:space="preserve">, S. Brodie, G. Carroll, M. G. </w:t>
      </w:r>
      <w:proofErr w:type="spellStart"/>
      <w:r>
        <w:rPr>
          <w:rFonts w:ascii="Times New Roman" w:hAnsi="Times New Roman" w:cs="Times New Roman"/>
        </w:rPr>
        <w:t>Jacox</w:t>
      </w:r>
      <w:proofErr w:type="spellEnd"/>
      <w:r>
        <w:rPr>
          <w:rFonts w:ascii="Times New Roman" w:hAnsi="Times New Roman" w:cs="Times New Roman"/>
        </w:rPr>
        <w:t xml:space="preserve">, M. S. </w:t>
      </w:r>
      <w:proofErr w:type="spellStart"/>
      <w:r>
        <w:rPr>
          <w:rFonts w:ascii="Times New Roman" w:hAnsi="Times New Roman" w:cs="Times New Roman"/>
        </w:rPr>
        <w:t>Savoca</w:t>
      </w:r>
      <w:proofErr w:type="spellEnd"/>
      <w:r>
        <w:rPr>
          <w:rFonts w:ascii="Times New Roman" w:hAnsi="Times New Roman" w:cs="Times New Roman"/>
        </w:rPr>
        <w:t xml:space="preserve">, K. L. Scales, W. J. </w:t>
      </w:r>
      <w:r>
        <w:rPr>
          <w:rFonts w:ascii="Times New Roman" w:hAnsi="Times New Roman" w:cs="Times New Roman"/>
        </w:rPr>
        <w:tab/>
      </w:r>
      <w:proofErr w:type="spellStart"/>
      <w:r>
        <w:rPr>
          <w:rFonts w:ascii="Times New Roman" w:hAnsi="Times New Roman" w:cs="Times New Roman"/>
        </w:rPr>
        <w:t>Sydeman</w:t>
      </w:r>
      <w:proofErr w:type="spellEnd"/>
      <w:r>
        <w:rPr>
          <w:rFonts w:ascii="Times New Roman" w:hAnsi="Times New Roman" w:cs="Times New Roman"/>
        </w:rPr>
        <w:t xml:space="preserve">, and S. J. </w:t>
      </w:r>
      <w:proofErr w:type="spellStart"/>
      <w:r>
        <w:rPr>
          <w:rFonts w:ascii="Times New Roman" w:hAnsi="Times New Roman" w:cs="Times New Roman"/>
        </w:rPr>
        <w:t>Bograd</w:t>
      </w:r>
      <w:proofErr w:type="spellEnd"/>
      <w:r>
        <w:rPr>
          <w:rFonts w:ascii="Times New Roman" w:hAnsi="Times New Roman" w:cs="Times New Roman"/>
        </w:rPr>
        <w:t xml:space="preserve">. 2019. Front </w:t>
      </w:r>
      <w:proofErr w:type="spellStart"/>
      <w:r>
        <w:rPr>
          <w:rFonts w:ascii="Times New Roman" w:hAnsi="Times New Roman" w:cs="Times New Roman"/>
        </w:rPr>
        <w:t>Ecol</w:t>
      </w:r>
      <w:proofErr w:type="spellEnd"/>
      <w:r>
        <w:rPr>
          <w:rFonts w:ascii="Times New Roman" w:hAnsi="Times New Roman" w:cs="Times New Roman"/>
        </w:rPr>
        <w:t xml:space="preserve"> Environ 17: 565-574.</w:t>
      </w:r>
    </w:p>
    <w:p w14:paraId="0CFAD227" w14:textId="19E70999"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lastRenderedPageBreak/>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02D3662E"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Kratina</w:t>
      </w:r>
      <w:proofErr w:type="spellEnd"/>
      <w:r>
        <w:rPr>
          <w:rFonts w:ascii="Times New Roman" w:hAnsi="Times New Roman" w:cs="Times New Roman"/>
        </w:rPr>
        <w:t xml:space="preserve">, P., H. S. Greig, P. L. Thompson, T. S. A. Carvalho-Pereira, and J. B. </w:t>
      </w:r>
      <w:proofErr w:type="spellStart"/>
      <w:r>
        <w:rPr>
          <w:rFonts w:ascii="Times New Roman" w:hAnsi="Times New Roman" w:cs="Times New Roman"/>
        </w:rPr>
        <w:t>Shurin</w:t>
      </w:r>
      <w:proofErr w:type="spellEnd"/>
      <w:r>
        <w:rPr>
          <w:rFonts w:ascii="Times New Roman" w:hAnsi="Times New Roman" w:cs="Times New Roman"/>
        </w:rPr>
        <w:t xml:space="preserve">. 2012. </w:t>
      </w:r>
      <w:r>
        <w:rPr>
          <w:rFonts w:ascii="Times New Roman" w:hAnsi="Times New Roman" w:cs="Times New Roman"/>
        </w:rPr>
        <w:tab/>
        <w:t xml:space="preserve">Warming modifies trophic cascades and eutrophication in experimental freshwater </w:t>
      </w:r>
      <w:r>
        <w:rPr>
          <w:rFonts w:ascii="Times New Roman" w:hAnsi="Times New Roman" w:cs="Times New Roman"/>
        </w:rPr>
        <w:tab/>
        <w:t>communities. Ecology 93: 1421-1430.</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78CE54D4"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lastRenderedPageBreak/>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0"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lastRenderedPageBreak/>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6AEFABEF" w:rsidR="001F0A0B" w:rsidRPr="009A2D09" w:rsidRDefault="001F0A0B" w:rsidP="00CF4B45">
      <w:pPr>
        <w:spacing w:line="480" w:lineRule="auto"/>
        <w:rPr>
          <w:rFonts w:ascii="Times New Roman" w:hAnsi="Times New Roman" w:cs="Times New Roman"/>
          <w:sz w:val="20"/>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 B., K. E. Arthur, </w:t>
      </w:r>
      <w:r w:rsidR="00D21AA6">
        <w:rPr>
          <w:rFonts w:ascii="Times New Roman" w:hAnsi="Times New Roman" w:cs="Times New Roman"/>
        </w:rPr>
        <w:t xml:space="preserve">A. B. </w:t>
      </w:r>
      <w:proofErr w:type="spellStart"/>
      <w:r w:rsidR="00D21AA6">
        <w:rPr>
          <w:rFonts w:ascii="Times New Roman" w:hAnsi="Times New Roman" w:cs="Times New Roman"/>
        </w:rPr>
        <w:t>Bolten</w:t>
      </w:r>
      <w:proofErr w:type="spellEnd"/>
      <w:r w:rsidR="00D21AA6">
        <w:rPr>
          <w:rFonts w:ascii="Times New Roman" w:hAnsi="Times New Roman" w:cs="Times New Roman"/>
        </w:rPr>
        <w:t xml:space="preserve">, B. N. Popp, C. J. </w:t>
      </w:r>
      <w:proofErr w:type="spellStart"/>
      <w:r w:rsidR="00D21AA6">
        <w:rPr>
          <w:rFonts w:ascii="Times New Roman" w:hAnsi="Times New Roman" w:cs="Times New Roman"/>
        </w:rPr>
        <w:t>Lagueux</w:t>
      </w:r>
      <w:proofErr w:type="spellEnd"/>
      <w:r w:rsidR="00D21AA6">
        <w:rPr>
          <w:rFonts w:ascii="Times New Roman" w:hAnsi="Times New Roman" w:cs="Times New Roman"/>
        </w:rPr>
        <w:t xml:space="preserve">, E. Harrison, C. L. </w:t>
      </w:r>
      <w:r w:rsidR="00D21AA6">
        <w:rPr>
          <w:rFonts w:ascii="Times New Roman" w:hAnsi="Times New Roman" w:cs="Times New Roman"/>
        </w:rPr>
        <w:tab/>
        <w:t xml:space="preserve">Campbell, and K. A. Bjorndal. 2013. Trophic ecology of green turtle breeding </w:t>
      </w:r>
      <w:r w:rsidR="00D21AA6">
        <w:rPr>
          <w:rFonts w:ascii="Times New Roman" w:hAnsi="Times New Roman" w:cs="Times New Roman"/>
        </w:rPr>
        <w:tab/>
        <w:t>population. Marine Ecology Progress Series 476: 237-249.</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55EBE7B8" w14:textId="63A3265B" w:rsidR="006103DF" w:rsidRDefault="00CF4B45" w:rsidP="009A2D09">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p>
    <w:p w14:paraId="3CE13DCD" w14:textId="77777777" w:rsidR="009A2D09" w:rsidRDefault="009A2D09">
      <w:pPr>
        <w:rPr>
          <w:rFonts w:ascii="Times New Roman" w:hAnsi="Times New Roman" w:cs="Times New Roman"/>
          <w:b/>
        </w:rPr>
      </w:pPr>
      <w:r>
        <w:rPr>
          <w:rFonts w:ascii="Times New Roman" w:hAnsi="Times New Roman" w:cs="Times New Roman"/>
          <w:b/>
        </w:rPr>
        <w:br w:type="page"/>
      </w:r>
    </w:p>
    <w:p w14:paraId="633AD048" w14:textId="090917C3"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403809F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r w:rsidR="0004511B">
        <w:rPr>
          <w:rFonts w:ascii="Times New Roman" w:hAnsi="Times New Roman" w:cs="Times New Roman"/>
        </w:rPr>
        <w:t>b</w:t>
      </w:r>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green</w:t>
      </w:r>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 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E000CE">
        <w:rPr>
          <w:rFonts w:ascii="Times New Roman" w:hAnsi="Times New Roman" w:cs="Times New Roman"/>
        </w:rPr>
        <w:t>blue</w:t>
      </w:r>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r w:rsidR="00E000CE">
        <w:rPr>
          <w:rFonts w:ascii="Times New Roman" w:hAnsi="Times New Roman" w:cs="Times New Roman"/>
        </w:rPr>
        <w:t>pink</w:t>
      </w:r>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r w:rsidR="00E000CE">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c-e are</w:t>
      </w:r>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r w:rsidR="00E000CE">
        <w:rPr>
          <w:rFonts w:ascii="Times New Roman" w:hAnsi="Times New Roman" w:cs="Times New Roman"/>
        </w:rPr>
        <w:t>a &amp; b</w:t>
      </w:r>
      <w:r w:rsidR="00850F33">
        <w:rPr>
          <w:rFonts w:ascii="Times New Roman" w:hAnsi="Times New Roman" w:cs="Times New Roman"/>
        </w:rPr>
        <w:t xml:space="preserve"> and signs indicate the direction of the effect </w:t>
      </w:r>
      <w:r w:rsidR="00E000CE">
        <w:rPr>
          <w:rFonts w:ascii="Times New Roman" w:hAnsi="Times New Roman" w:cs="Times New Roman"/>
        </w:rPr>
        <w:t xml:space="preserve">on trophic position </w:t>
      </w:r>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09729F67" w:rsidR="00C15426" w:rsidRPr="008251B2" w:rsidRDefault="005D016F" w:rsidP="0095557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59E9F1" wp14:editId="3F458FBB">
            <wp:extent cx="5943600" cy="6902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V2_20210802.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J Converse" w:date="2021-09-12T20:00:00Z" w:initials="SJC">
    <w:p w14:paraId="663446EB" w14:textId="77777777" w:rsidR="007F1773" w:rsidRDefault="007F1773">
      <w:pPr>
        <w:pStyle w:val="CommentText"/>
      </w:pPr>
      <w:r>
        <w:rPr>
          <w:rStyle w:val="CommentReference"/>
        </w:rPr>
        <w:annotationRef/>
      </w:r>
      <w:r>
        <w:t xml:space="preserve">I think this paper would benefit from greater focus in the Intro and Discussion – it isn’t necessarily clear what your main messages are, and so it makes it a bit hard to follow. I would rethink what your main questions and takeaways are and refocus your intro and discussion accordingly. </w:t>
      </w:r>
    </w:p>
    <w:p w14:paraId="51F0C80A" w14:textId="77777777" w:rsidR="007F1773" w:rsidRDefault="007F1773">
      <w:pPr>
        <w:pStyle w:val="CommentText"/>
      </w:pPr>
    </w:p>
    <w:p w14:paraId="35A28E0E" w14:textId="461D082A" w:rsidR="007F1773" w:rsidRDefault="007F1773">
      <w:pPr>
        <w:pStyle w:val="CommentText"/>
      </w:pPr>
      <w:r>
        <w:t xml:space="preserve">Admittedly this is not my area of expertise, and that may color my read, but on the other hand, if you want this to go to a general journal, someone like me needs to find it readable. </w:t>
      </w:r>
    </w:p>
  </w:comment>
  <w:comment w:id="21" w:author="Sarah J Converse" w:date="2021-08-28T11:47:00Z" w:initials="SJC">
    <w:p w14:paraId="67448A4D" w14:textId="3C6F5DB2" w:rsidR="006D63B1" w:rsidRDefault="006D63B1">
      <w:pPr>
        <w:pStyle w:val="CommentText"/>
      </w:pPr>
      <w:r>
        <w:rPr>
          <w:rStyle w:val="CommentReference"/>
        </w:rPr>
        <w:annotationRef/>
      </w:r>
      <w:r>
        <w:t xml:space="preserve">Harbor seals’ what? Stable isotope composition? Trophic position? </w:t>
      </w:r>
    </w:p>
  </w:comment>
  <w:comment w:id="22" w:author="Sarah J Converse" w:date="2021-08-28T11:49:00Z" w:initials="SJC">
    <w:p w14:paraId="11C862B3" w14:textId="0C988B83" w:rsidR="006D63B1" w:rsidRDefault="006D63B1">
      <w:pPr>
        <w:pStyle w:val="CommentText"/>
      </w:pPr>
      <w:r>
        <w:rPr>
          <w:rStyle w:val="CommentReference"/>
        </w:rPr>
        <w:annotationRef/>
      </w:r>
      <w:r>
        <w:t xml:space="preserve">Not current, current implies today. Contemporary would probably be a better word.  </w:t>
      </w:r>
    </w:p>
  </w:comment>
  <w:comment w:id="37" w:author="Sarah J Converse" w:date="2021-08-28T11:57:00Z" w:initials="SJC">
    <w:p w14:paraId="64ACCC89" w14:textId="36C9D08C" w:rsidR="006D63B1" w:rsidRDefault="006D63B1">
      <w:pPr>
        <w:pStyle w:val="CommentText"/>
      </w:pPr>
      <w:r>
        <w:rPr>
          <w:rStyle w:val="CommentReference"/>
        </w:rPr>
        <w:annotationRef/>
      </w:r>
      <w:r>
        <w:t xml:space="preserve">Why capitalized? Mammal names aren’t unless they include a proper noun, e.g., Steller’s sea lion is named for Steller. </w:t>
      </w:r>
    </w:p>
  </w:comment>
  <w:comment w:id="38" w:author="Sarah J Converse" w:date="2021-08-28T11:59:00Z" w:initials="SJC">
    <w:p w14:paraId="143B2BA2" w14:textId="0FA01B64" w:rsidR="006D63B1" w:rsidRDefault="006D63B1">
      <w:pPr>
        <w:pStyle w:val="CommentText"/>
      </w:pPr>
      <w:r>
        <w:rPr>
          <w:rStyle w:val="CommentReference"/>
        </w:rPr>
        <w:annotationRef/>
      </w:r>
      <w:r>
        <w:t xml:space="preserve">“a … factor”? or “factors”? We usually need an article unless the noun is plural </w:t>
      </w:r>
    </w:p>
  </w:comment>
  <w:comment w:id="51" w:author="Sarah J Converse" w:date="2021-09-12T19:39:00Z" w:initials="SJC">
    <w:p w14:paraId="0C79E971" w14:textId="5B211A64" w:rsidR="006D63B1" w:rsidRDefault="006D63B1">
      <w:pPr>
        <w:pStyle w:val="CommentText"/>
      </w:pPr>
      <w:r>
        <w:rPr>
          <w:rStyle w:val="CommentReference"/>
        </w:rPr>
        <w:annotationRef/>
      </w:r>
      <w:r>
        <w:t xml:space="preserve">You use “lag” here but then switch to use of “delay” – see my comment in Results </w:t>
      </w:r>
    </w:p>
  </w:comment>
  <w:comment w:id="58" w:author="Sarah J Converse" w:date="2021-08-28T12:12:00Z" w:initials="SJC">
    <w:p w14:paraId="19582900" w14:textId="57AD3612" w:rsidR="006D63B1" w:rsidRDefault="006D63B1">
      <w:pPr>
        <w:pStyle w:val="CommentText"/>
      </w:pPr>
      <w:r>
        <w:rPr>
          <w:rStyle w:val="CommentReference"/>
        </w:rPr>
        <w:annotationRef/>
      </w:r>
      <w:r>
        <w:t xml:space="preserve">Here and elsewhere, fix paragraph spacing around equations. </w:t>
      </w:r>
    </w:p>
  </w:comment>
  <w:comment w:id="69" w:author="Sarah J Converse" w:date="2021-08-28T12:08:00Z" w:initials="SJC">
    <w:p w14:paraId="2404434E" w14:textId="4FCD1A64" w:rsidR="006D63B1" w:rsidRDefault="006D63B1">
      <w:pPr>
        <w:pStyle w:val="CommentText"/>
      </w:pPr>
      <w:r>
        <w:rPr>
          <w:rStyle w:val="CommentReference"/>
        </w:rPr>
        <w:annotationRef/>
      </w:r>
      <w:r>
        <w:t>Lots of passive voice in here. Look for it and try to limit it. Here, e.g., “We fit two sets of candidate models…”</w:t>
      </w:r>
    </w:p>
  </w:comment>
  <w:comment w:id="71" w:author="Sarah J Converse" w:date="2021-08-28T12:09:00Z" w:initials="SJC">
    <w:p w14:paraId="14849BB4" w14:textId="515EE340" w:rsidR="006D63B1" w:rsidRDefault="006D63B1">
      <w:pPr>
        <w:pStyle w:val="CommentText"/>
      </w:pPr>
      <w:r>
        <w:rPr>
          <w:rStyle w:val="CommentReference"/>
        </w:rPr>
        <w:annotationRef/>
      </w:r>
      <w:r>
        <w:t xml:space="preserve">If at the beginning of a sentence, a number is spelled out, i.e., fifteen </w:t>
      </w:r>
    </w:p>
  </w:comment>
  <w:comment w:id="76" w:author="Sarah J Converse" w:date="2021-08-28T12:11:00Z" w:initials="SJC">
    <w:p w14:paraId="305CA9B9" w14:textId="67B8F644" w:rsidR="006D63B1" w:rsidRDefault="006D63B1">
      <w:pPr>
        <w:pStyle w:val="CommentText"/>
      </w:pPr>
      <w:r>
        <w:rPr>
          <w:rStyle w:val="CommentReference"/>
        </w:rPr>
        <w:annotationRef/>
      </w:r>
      <w:r>
        <w:t xml:space="preserve">It doesn’t look like you use this elsewhere, so don’t need to define it. </w:t>
      </w:r>
    </w:p>
  </w:comment>
  <w:comment w:id="83" w:author="Sarah J Converse" w:date="2021-08-28T12:14:00Z" w:initials="SJC">
    <w:p w14:paraId="0710B4F8" w14:textId="7C115B41" w:rsidR="006D63B1" w:rsidRDefault="006D63B1">
      <w:pPr>
        <w:pStyle w:val="CommentText"/>
      </w:pPr>
      <w:r>
        <w:rPr>
          <w:rStyle w:val="CommentReference"/>
        </w:rPr>
        <w:annotationRef/>
      </w:r>
      <w:r>
        <w:t>In a list, separate list members by a comma, unless you have internal commas, and then separate by semi-colons</w:t>
      </w:r>
    </w:p>
  </w:comment>
  <w:comment w:id="91" w:author="Sarah J Converse" w:date="2021-08-28T12:16:00Z" w:initials="SJC">
    <w:p w14:paraId="64EB2BC8" w14:textId="4C1D71F4" w:rsidR="006D63B1" w:rsidRDefault="006D63B1">
      <w:pPr>
        <w:pStyle w:val="CommentText"/>
      </w:pPr>
      <w:r>
        <w:rPr>
          <w:rStyle w:val="CommentReference"/>
        </w:rPr>
        <w:annotationRef/>
      </w:r>
      <w:r>
        <w:t xml:space="preserve">Don’t start a sentence with a lowercase symbol. </w:t>
      </w:r>
    </w:p>
  </w:comment>
  <w:comment w:id="99" w:author="Sarah J Converse" w:date="2021-08-28T12:17:00Z" w:initials="SJC">
    <w:p w14:paraId="3A95A360" w14:textId="7FDD6C6F" w:rsidR="006D63B1" w:rsidRDefault="006D63B1">
      <w:pPr>
        <w:pStyle w:val="CommentText"/>
      </w:pPr>
      <w:r>
        <w:rPr>
          <w:rStyle w:val="CommentReference"/>
        </w:rPr>
        <w:annotationRef/>
      </w:r>
      <w:r>
        <w:t xml:space="preserve">Citation </w:t>
      </w:r>
    </w:p>
  </w:comment>
  <w:comment w:id="105" w:author="Sarah J Converse" w:date="2021-08-28T13:35:00Z" w:initials="SJC">
    <w:p w14:paraId="4BC38D81" w14:textId="29BB7100" w:rsidR="006D63B1" w:rsidRDefault="006D63B1">
      <w:pPr>
        <w:pStyle w:val="CommentText"/>
      </w:pPr>
      <w:r>
        <w:rPr>
          <w:rStyle w:val="CommentReference"/>
        </w:rPr>
        <w:annotationRef/>
      </w:r>
      <w:r>
        <w:t>vague</w:t>
      </w:r>
    </w:p>
  </w:comment>
  <w:comment w:id="118" w:author="Sarah J Converse" w:date="2021-09-12T19:35:00Z" w:initials="SJC">
    <w:p w14:paraId="383F094D" w14:textId="75FEACC4" w:rsidR="006D63B1" w:rsidRDefault="006D63B1">
      <w:pPr>
        <w:pStyle w:val="CommentText"/>
      </w:pPr>
      <w:r>
        <w:rPr>
          <w:rStyle w:val="CommentReference"/>
        </w:rPr>
        <w:annotationRef/>
      </w:r>
      <w:r>
        <w:t xml:space="preserve">I think your Results read more like a Discussion section. It would be useful to have straightforward results without the discussion – do that later. </w:t>
      </w:r>
    </w:p>
  </w:comment>
  <w:comment w:id="123" w:author="Sarah J Converse" w:date="2021-09-12T19:33:00Z" w:initials="SJC">
    <w:p w14:paraId="1743BAD6" w14:textId="35162D90" w:rsidR="006D63B1" w:rsidRDefault="006D63B1">
      <w:pPr>
        <w:pStyle w:val="CommentText"/>
      </w:pPr>
      <w:r>
        <w:rPr>
          <w:rStyle w:val="CommentReference"/>
        </w:rPr>
        <w:annotationRef/>
      </w:r>
      <w:r>
        <w:t xml:space="preserve">at the beginning of a sentence, numbers are spelled out </w:t>
      </w:r>
    </w:p>
  </w:comment>
  <w:comment w:id="127" w:author="Sarah J Converse" w:date="2021-09-12T19:33:00Z" w:initials="SJC">
    <w:p w14:paraId="455151E8" w14:textId="06C23461" w:rsidR="006D63B1" w:rsidRDefault="006D63B1">
      <w:pPr>
        <w:pStyle w:val="CommentText"/>
      </w:pPr>
      <w:r>
        <w:rPr>
          <w:rStyle w:val="CommentReference"/>
        </w:rPr>
        <w:annotationRef/>
      </w:r>
      <w:r>
        <w:t>as a rule, hyphenate compound modifiers that come before the noun (unless one is an adverb)</w:t>
      </w:r>
    </w:p>
  </w:comment>
  <w:comment w:id="131" w:author="Sarah J Converse" w:date="2021-09-12T19:34:00Z" w:initials="SJC">
    <w:p w14:paraId="5004345E" w14:textId="315DD121" w:rsidR="006D63B1" w:rsidRDefault="006D63B1">
      <w:pPr>
        <w:pStyle w:val="CommentText"/>
      </w:pPr>
      <w:r>
        <w:rPr>
          <w:rStyle w:val="CommentReference"/>
        </w:rPr>
        <w:annotationRef/>
      </w:r>
      <w:r>
        <w:t xml:space="preserve">use an article with a singular noun in most cases </w:t>
      </w:r>
    </w:p>
  </w:comment>
  <w:comment w:id="119" w:author="Sarah J Converse" w:date="2021-09-12T19:36:00Z" w:initials="SJC">
    <w:p w14:paraId="1D83CADC" w14:textId="6DB8D9F7" w:rsidR="006D63B1" w:rsidRDefault="006D63B1">
      <w:pPr>
        <w:pStyle w:val="CommentText"/>
      </w:pPr>
      <w:r>
        <w:rPr>
          <w:rStyle w:val="CommentReference"/>
        </w:rPr>
        <w:annotationRef/>
      </w:r>
      <w:r>
        <w:t>this seems like Discussion to me.</w:t>
      </w:r>
    </w:p>
  </w:comment>
  <w:comment w:id="133" w:author="Sarah J Converse" w:date="2021-09-12T19:38:00Z" w:initials="SJC">
    <w:p w14:paraId="3DE401A0" w14:textId="3BF21D40" w:rsidR="006D63B1" w:rsidRDefault="006D63B1">
      <w:pPr>
        <w:pStyle w:val="CommentText"/>
      </w:pPr>
      <w:r>
        <w:rPr>
          <w:rStyle w:val="CommentReference"/>
        </w:rPr>
        <w:annotationRef/>
      </w:r>
      <w:r>
        <w:t xml:space="preserve">Consider where you are using “delay” and “lag” – I think lag makes more sense when talking about the models themselves, versus “delay” being a more colloquial term for use in conceptual explanation. </w:t>
      </w:r>
    </w:p>
  </w:comment>
  <w:comment w:id="137" w:author="Sarah J Converse" w:date="2021-09-12T19:41:00Z" w:initials="SJC">
    <w:p w14:paraId="5F084361" w14:textId="15C10FB8" w:rsidR="006D63B1" w:rsidRDefault="006D63B1">
      <w:pPr>
        <w:pStyle w:val="CommentText"/>
      </w:pPr>
      <w:r>
        <w:rPr>
          <w:rStyle w:val="CommentReference"/>
        </w:rPr>
        <w:annotationRef/>
      </w:r>
      <w:r>
        <w:t xml:space="preserve">Which was what? </w:t>
      </w:r>
    </w:p>
  </w:comment>
  <w:comment w:id="138" w:author="Sarah J Converse" w:date="2021-09-12T19:41:00Z" w:initials="SJC">
    <w:p w14:paraId="32EB9E9E" w14:textId="2E7F59B3" w:rsidR="006D63B1" w:rsidRDefault="006D63B1">
      <w:pPr>
        <w:pStyle w:val="CommentText"/>
      </w:pPr>
      <w:r>
        <w:rPr>
          <w:rStyle w:val="CommentReference"/>
        </w:rPr>
        <w:annotationRef/>
      </w:r>
      <w:r>
        <w:t xml:space="preserve">You should be reporting error with each of these estimates. SE or 95% CI, for example. </w:t>
      </w:r>
    </w:p>
  </w:comment>
  <w:comment w:id="150" w:author="Sarah J Converse" w:date="2021-09-12T19:43:00Z" w:initials="SJC">
    <w:p w14:paraId="5394F132" w14:textId="1798A92F" w:rsidR="006D63B1" w:rsidRDefault="006D63B1">
      <w:pPr>
        <w:pStyle w:val="CommentText"/>
      </w:pPr>
      <w:r>
        <w:rPr>
          <w:rStyle w:val="CommentReference"/>
        </w:rPr>
        <w:annotationRef/>
      </w:r>
      <w:r>
        <w:t xml:space="preserve">What was the effect and uncertainty? </w:t>
      </w:r>
    </w:p>
  </w:comment>
  <w:comment w:id="161" w:author="Sarah J Converse" w:date="2021-09-12T19:45:00Z" w:initials="SJC">
    <w:p w14:paraId="668BB04F" w14:textId="77B3DAB3" w:rsidR="006D63B1" w:rsidRDefault="006D63B1">
      <w:pPr>
        <w:pStyle w:val="CommentText"/>
      </w:pPr>
      <w:r>
        <w:rPr>
          <w:rStyle w:val="CommentReference"/>
        </w:rPr>
        <w:annotationRef/>
      </w:r>
      <w:r>
        <w:t xml:space="preserve">This is meaningless except in a balanced model set. For example, imagine a situation where 99 out of 100 models had this predictor in them – this would mean very little. These “variable importance factors” are potentially problematic, but can work in some cases. See Cade 2015 in Ecology. </w:t>
      </w:r>
    </w:p>
  </w:comment>
  <w:comment w:id="173" w:author="Sarah J Converse" w:date="2021-09-12T19:50:00Z" w:initials="SJC">
    <w:p w14:paraId="090DD88E" w14:textId="592EC8E3" w:rsidR="00F64702" w:rsidRDefault="00F64702">
      <w:pPr>
        <w:pStyle w:val="CommentText"/>
      </w:pPr>
      <w:r>
        <w:rPr>
          <w:rStyle w:val="CommentReference"/>
        </w:rPr>
        <w:annotationRef/>
      </w:r>
      <w:r>
        <w:t xml:space="preserve">This doesn’t make sense to me. The adult herring aren’t responding in a density dependent way. Rewrite. Is this about feeding behavior of seals? i.e., predator functional response type? </w:t>
      </w:r>
    </w:p>
  </w:comment>
  <w:comment w:id="176" w:author="Sarah J Converse" w:date="2021-09-12T19:52:00Z" w:initials="SJC">
    <w:p w14:paraId="4E301B7A" w14:textId="0F413761" w:rsidR="00F64702" w:rsidRDefault="00F64702">
      <w:pPr>
        <w:pStyle w:val="CommentText"/>
      </w:pPr>
      <w:r>
        <w:rPr>
          <w:rStyle w:val="CommentReference"/>
        </w:rPr>
        <w:annotationRef/>
      </w:r>
      <w:r>
        <w:t xml:space="preserve">Is this an accepted term? It is a strange term. </w:t>
      </w:r>
    </w:p>
  </w:comment>
  <w:comment w:id="182" w:author="Sarah J Converse" w:date="2021-09-12T19:54:00Z" w:initials="SJC">
    <w:p w14:paraId="0003CFA4" w14:textId="2D14E370" w:rsidR="00F64702" w:rsidRDefault="00F64702">
      <w:pPr>
        <w:pStyle w:val="CommentText"/>
      </w:pPr>
      <w:r>
        <w:rPr>
          <w:rStyle w:val="CommentReference"/>
        </w:rPr>
        <w:annotationRef/>
      </w:r>
      <w:r>
        <w:t xml:space="preserve">I won’t keep noting this but fix throughout </w:t>
      </w:r>
    </w:p>
  </w:comment>
  <w:comment w:id="193" w:author="Sarah J Converse" w:date="2021-09-12T19:57:00Z" w:initials="SJC">
    <w:p w14:paraId="7D1FD301" w14:textId="70555091" w:rsidR="00F64702" w:rsidRDefault="00F64702">
      <w:pPr>
        <w:pStyle w:val="CommentText"/>
      </w:pPr>
      <w:r>
        <w:rPr>
          <w:rStyle w:val="CommentReference"/>
        </w:rPr>
        <w:annotationRef/>
      </w:r>
      <w:r>
        <w:t xml:space="preserve">Passive voice. </w:t>
      </w:r>
    </w:p>
  </w:comment>
  <w:comment w:id="195" w:author="Sarah J Converse" w:date="2021-09-12T19:57:00Z" w:initials="SJC">
    <w:p w14:paraId="6FAF53CA" w14:textId="5C32F801" w:rsidR="00F64702" w:rsidRDefault="00F64702">
      <w:pPr>
        <w:pStyle w:val="CommentText"/>
      </w:pPr>
      <w:r>
        <w:rPr>
          <w:rStyle w:val="CommentReference"/>
        </w:rPr>
        <w:annotationRef/>
      </w:r>
      <w:r>
        <w:t xml:space="preserve">Isn’t it a given that they contribute something? </w:t>
      </w:r>
    </w:p>
  </w:comment>
  <w:comment w:id="200" w:author="Sarah J Converse" w:date="2021-09-12T19:58:00Z" w:initials="SJC">
    <w:p w14:paraId="46BFA5BB" w14:textId="50112C76" w:rsidR="007F1773" w:rsidRDefault="007F1773">
      <w:pPr>
        <w:pStyle w:val="CommentText"/>
      </w:pPr>
      <w:r>
        <w:rPr>
          <w:rStyle w:val="CommentReference"/>
        </w:rPr>
        <w:annotationRef/>
      </w:r>
      <w:r>
        <w:t xml:space="preserve">Not proper use of “deem” – rewrite this. </w:t>
      </w:r>
    </w:p>
  </w:comment>
  <w:comment w:id="201" w:author="Sarah J Converse" w:date="2021-09-12T19:59:00Z" w:initials="SJC">
    <w:p w14:paraId="4057BA2E" w14:textId="50F6F440" w:rsidR="007F1773" w:rsidRDefault="007F1773">
      <w:pPr>
        <w:pStyle w:val="CommentText"/>
      </w:pPr>
      <w:r>
        <w:rPr>
          <w:rStyle w:val="CommentReference"/>
        </w:rPr>
        <w:annotationRef/>
      </w:r>
      <w:r>
        <w:t xml:space="preserve">What does this mean? I think you want to say that they don’t function as sentinels unless there is an immediate predator response. </w:t>
      </w:r>
    </w:p>
  </w:comment>
  <w:comment w:id="202" w:author="Sarah J Converse" w:date="2021-09-12T19:59:00Z" w:initials="SJC">
    <w:p w14:paraId="1A07A3D3" w14:textId="04B5A7E9" w:rsidR="007F1773" w:rsidRDefault="007F1773">
      <w:pPr>
        <w:pStyle w:val="CommentText"/>
      </w:pPr>
      <w:r>
        <w:rPr>
          <w:rStyle w:val="CommentReference"/>
        </w:rPr>
        <w:annotationRef/>
      </w:r>
      <w:r>
        <w:t xml:space="preserve">Equal to what?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A28E0E" w15:done="0"/>
  <w15:commentEx w15:paraId="67448A4D" w15:done="0"/>
  <w15:commentEx w15:paraId="11C862B3" w15:done="0"/>
  <w15:commentEx w15:paraId="64ACCC89" w15:done="0"/>
  <w15:commentEx w15:paraId="143B2BA2" w15:done="0"/>
  <w15:commentEx w15:paraId="0C79E971" w15:done="0"/>
  <w15:commentEx w15:paraId="19582900" w15:done="0"/>
  <w15:commentEx w15:paraId="2404434E" w15:done="0"/>
  <w15:commentEx w15:paraId="14849BB4" w15:done="0"/>
  <w15:commentEx w15:paraId="305CA9B9" w15:done="0"/>
  <w15:commentEx w15:paraId="0710B4F8" w15:done="0"/>
  <w15:commentEx w15:paraId="64EB2BC8" w15:done="0"/>
  <w15:commentEx w15:paraId="3A95A360" w15:done="0"/>
  <w15:commentEx w15:paraId="4BC38D81" w15:done="0"/>
  <w15:commentEx w15:paraId="383F094D" w15:done="0"/>
  <w15:commentEx w15:paraId="1743BAD6" w15:done="0"/>
  <w15:commentEx w15:paraId="455151E8" w15:done="0"/>
  <w15:commentEx w15:paraId="5004345E" w15:done="0"/>
  <w15:commentEx w15:paraId="1D83CADC" w15:done="1"/>
  <w15:commentEx w15:paraId="3DE401A0" w15:done="0"/>
  <w15:commentEx w15:paraId="5F084361" w15:done="0"/>
  <w15:commentEx w15:paraId="32EB9E9E" w15:done="0"/>
  <w15:commentEx w15:paraId="5394F132" w15:done="0"/>
  <w15:commentEx w15:paraId="668BB04F" w15:done="0"/>
  <w15:commentEx w15:paraId="090DD88E" w15:done="0"/>
  <w15:commentEx w15:paraId="4E301B7A" w15:done="0"/>
  <w15:commentEx w15:paraId="0003CFA4" w15:done="0"/>
  <w15:commentEx w15:paraId="7D1FD301" w15:done="0"/>
  <w15:commentEx w15:paraId="6FAF53CA" w15:done="0"/>
  <w15:commentEx w15:paraId="46BFA5BB" w15:done="0"/>
  <w15:commentEx w15:paraId="4057BA2E" w15:done="0"/>
  <w15:commentEx w15:paraId="1A07A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8DAEC" w16cex:dateUtc="2021-09-13T03:00:00Z"/>
  <w16cex:commentExtensible w16cex:durableId="24D4A0E5" w16cex:dateUtc="2021-08-28T18:47:00Z"/>
  <w16cex:commentExtensible w16cex:durableId="24D4A152" w16cex:dateUtc="2021-08-28T18:49:00Z"/>
  <w16cex:commentExtensible w16cex:durableId="24D4A33F" w16cex:dateUtc="2021-08-28T18:57:00Z"/>
  <w16cex:commentExtensible w16cex:durableId="24D4A3AD" w16cex:dateUtc="2021-08-28T18:59:00Z"/>
  <w16cex:commentExtensible w16cex:durableId="24E8D601" w16cex:dateUtc="2021-09-13T02:39:00Z"/>
  <w16cex:commentExtensible w16cex:durableId="24D4A6BC" w16cex:dateUtc="2021-08-28T19:12:00Z"/>
  <w16cex:commentExtensible w16cex:durableId="24D4A5A2" w16cex:dateUtc="2021-08-28T19:08:00Z"/>
  <w16cex:commentExtensible w16cex:durableId="24D4A602" w16cex:dateUtc="2021-08-28T19:09:00Z"/>
  <w16cex:commentExtensible w16cex:durableId="24D4A670" w16cex:dateUtc="2021-08-28T19:11:00Z"/>
  <w16cex:commentExtensible w16cex:durableId="24D4A73D" w16cex:dateUtc="2021-08-28T19:14:00Z"/>
  <w16cex:commentExtensible w16cex:durableId="24D4A7A3" w16cex:dateUtc="2021-08-28T19:16:00Z"/>
  <w16cex:commentExtensible w16cex:durableId="24D4A7DE" w16cex:dateUtc="2021-08-28T19:17:00Z"/>
  <w16cex:commentExtensible w16cex:durableId="24D4BA08" w16cex:dateUtc="2021-08-28T20:35:00Z"/>
  <w16cex:commentExtensible w16cex:durableId="24E8D51E" w16cex:dateUtc="2021-09-13T02:35:00Z"/>
  <w16cex:commentExtensible w16cex:durableId="24E8D491" w16cex:dateUtc="2021-09-13T02:33:00Z"/>
  <w16cex:commentExtensible w16cex:durableId="24E8D4A6" w16cex:dateUtc="2021-09-13T02:33:00Z"/>
  <w16cex:commentExtensible w16cex:durableId="24E8D4E2" w16cex:dateUtc="2021-09-13T02:34:00Z"/>
  <w16cex:commentExtensible w16cex:durableId="24E8D55B" w16cex:dateUtc="2021-09-13T02:36:00Z"/>
  <w16cex:commentExtensible w16cex:durableId="24E8D5A6" w16cex:dateUtc="2021-09-13T02:38:00Z"/>
  <w16cex:commentExtensible w16cex:durableId="24E8D67A" w16cex:dateUtc="2021-09-13T02:41:00Z"/>
  <w16cex:commentExtensible w16cex:durableId="24E8D682" w16cex:dateUtc="2021-09-13T02:41:00Z"/>
  <w16cex:commentExtensible w16cex:durableId="24E8D6D7" w16cex:dateUtc="2021-09-13T02:43:00Z"/>
  <w16cex:commentExtensible w16cex:durableId="24E8D750" w16cex:dateUtc="2021-09-13T02:45:00Z"/>
  <w16cex:commentExtensible w16cex:durableId="24E8D88B" w16cex:dateUtc="2021-09-13T02:50:00Z"/>
  <w16cex:commentExtensible w16cex:durableId="24E8D905" w16cex:dateUtc="2021-09-13T02:52:00Z"/>
  <w16cex:commentExtensible w16cex:durableId="24E8D961" w16cex:dateUtc="2021-09-13T02:54:00Z"/>
  <w16cex:commentExtensible w16cex:durableId="24E8DA15" w16cex:dateUtc="2021-09-13T02:57:00Z"/>
  <w16cex:commentExtensible w16cex:durableId="24E8DA29" w16cex:dateUtc="2021-09-13T02:57:00Z"/>
  <w16cex:commentExtensible w16cex:durableId="24E8DA4B" w16cex:dateUtc="2021-09-13T02:58:00Z"/>
  <w16cex:commentExtensible w16cex:durableId="24E8DA94" w16cex:dateUtc="2021-09-13T02:59:00Z"/>
  <w16cex:commentExtensible w16cex:durableId="24E8DABE" w16cex:dateUtc="2021-09-13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A28E0E" w16cid:durableId="24E8DAEC"/>
  <w16cid:commentId w16cid:paraId="67448A4D" w16cid:durableId="24D4A0E5"/>
  <w16cid:commentId w16cid:paraId="11C862B3" w16cid:durableId="24D4A152"/>
  <w16cid:commentId w16cid:paraId="64ACCC89" w16cid:durableId="24D4A33F"/>
  <w16cid:commentId w16cid:paraId="143B2BA2" w16cid:durableId="24D4A3AD"/>
  <w16cid:commentId w16cid:paraId="0C79E971" w16cid:durableId="24E8D601"/>
  <w16cid:commentId w16cid:paraId="19582900" w16cid:durableId="24D4A6BC"/>
  <w16cid:commentId w16cid:paraId="2404434E" w16cid:durableId="24D4A5A2"/>
  <w16cid:commentId w16cid:paraId="14849BB4" w16cid:durableId="24D4A602"/>
  <w16cid:commentId w16cid:paraId="305CA9B9" w16cid:durableId="24D4A670"/>
  <w16cid:commentId w16cid:paraId="0710B4F8" w16cid:durableId="24D4A73D"/>
  <w16cid:commentId w16cid:paraId="64EB2BC8" w16cid:durableId="24D4A7A3"/>
  <w16cid:commentId w16cid:paraId="3A95A360" w16cid:durableId="24D4A7DE"/>
  <w16cid:commentId w16cid:paraId="4BC38D81" w16cid:durableId="24D4BA08"/>
  <w16cid:commentId w16cid:paraId="383F094D" w16cid:durableId="24E8D51E"/>
  <w16cid:commentId w16cid:paraId="1743BAD6" w16cid:durableId="24E8D491"/>
  <w16cid:commentId w16cid:paraId="455151E8" w16cid:durableId="24E8D4A6"/>
  <w16cid:commentId w16cid:paraId="5004345E" w16cid:durableId="24E8D4E2"/>
  <w16cid:commentId w16cid:paraId="1D83CADC" w16cid:durableId="24E8D55B"/>
  <w16cid:commentId w16cid:paraId="3DE401A0" w16cid:durableId="24E8D5A6"/>
  <w16cid:commentId w16cid:paraId="5F084361" w16cid:durableId="24E8D67A"/>
  <w16cid:commentId w16cid:paraId="32EB9E9E" w16cid:durableId="24E8D682"/>
  <w16cid:commentId w16cid:paraId="5394F132" w16cid:durableId="24E8D6D7"/>
  <w16cid:commentId w16cid:paraId="668BB04F" w16cid:durableId="24E8D750"/>
  <w16cid:commentId w16cid:paraId="090DD88E" w16cid:durableId="24E8D88B"/>
  <w16cid:commentId w16cid:paraId="4E301B7A" w16cid:durableId="24E8D905"/>
  <w16cid:commentId w16cid:paraId="0003CFA4" w16cid:durableId="24E8D961"/>
  <w16cid:commentId w16cid:paraId="7D1FD301" w16cid:durableId="24E8DA15"/>
  <w16cid:commentId w16cid:paraId="6FAF53CA" w16cid:durableId="24E8DA29"/>
  <w16cid:commentId w16cid:paraId="46BFA5BB" w16cid:durableId="24E8DA4B"/>
  <w16cid:commentId w16cid:paraId="4057BA2E" w16cid:durableId="24E8DA94"/>
  <w16cid:commentId w16cid:paraId="1A07A3D3" w16cid:durableId="24E8D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B19F9" w14:textId="77777777" w:rsidR="00905236" w:rsidRDefault="00905236" w:rsidP="00A6171D">
      <w:r>
        <w:separator/>
      </w:r>
    </w:p>
  </w:endnote>
  <w:endnote w:type="continuationSeparator" w:id="0">
    <w:p w14:paraId="70E21950" w14:textId="77777777" w:rsidR="00905236" w:rsidRDefault="00905236"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6D63B1" w:rsidRDefault="006D63B1"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6D63B1" w:rsidRDefault="006D63B1"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6D63B1" w:rsidRDefault="006D63B1"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6D63B1" w:rsidRDefault="006D63B1"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6D63B1" w:rsidRDefault="006D63B1"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9B3F8" w14:textId="77777777" w:rsidR="00905236" w:rsidRDefault="00905236" w:rsidP="00A6171D">
      <w:r>
        <w:separator/>
      </w:r>
    </w:p>
  </w:footnote>
  <w:footnote w:type="continuationSeparator" w:id="0">
    <w:p w14:paraId="1FCFF7B6" w14:textId="77777777" w:rsidR="00905236" w:rsidRDefault="00905236"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J Converse">
    <w15:presenceInfo w15:providerId="None" w15:userId="Sarah J Convers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24C6E"/>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029C"/>
    <w:rsid w:val="000808A4"/>
    <w:rsid w:val="00083032"/>
    <w:rsid w:val="0009083C"/>
    <w:rsid w:val="000908A8"/>
    <w:rsid w:val="000A2B1C"/>
    <w:rsid w:val="000B232E"/>
    <w:rsid w:val="000C4A8B"/>
    <w:rsid w:val="000C4CCC"/>
    <w:rsid w:val="000C6B0D"/>
    <w:rsid w:val="000D2423"/>
    <w:rsid w:val="000D67B2"/>
    <w:rsid w:val="000D6CEB"/>
    <w:rsid w:val="000E15FE"/>
    <w:rsid w:val="000E17B0"/>
    <w:rsid w:val="000E1ABE"/>
    <w:rsid w:val="000E56F3"/>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7072"/>
    <w:rsid w:val="00117393"/>
    <w:rsid w:val="00120130"/>
    <w:rsid w:val="00131585"/>
    <w:rsid w:val="00132B64"/>
    <w:rsid w:val="001337AC"/>
    <w:rsid w:val="00133D8E"/>
    <w:rsid w:val="001348DE"/>
    <w:rsid w:val="00141B03"/>
    <w:rsid w:val="00142700"/>
    <w:rsid w:val="00147D22"/>
    <w:rsid w:val="00151F13"/>
    <w:rsid w:val="00153950"/>
    <w:rsid w:val="00153A46"/>
    <w:rsid w:val="00163FBF"/>
    <w:rsid w:val="00167F2E"/>
    <w:rsid w:val="001739C3"/>
    <w:rsid w:val="0017663F"/>
    <w:rsid w:val="001819DB"/>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1F7AD9"/>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167"/>
    <w:rsid w:val="00284C63"/>
    <w:rsid w:val="00287AF4"/>
    <w:rsid w:val="00291047"/>
    <w:rsid w:val="0029561F"/>
    <w:rsid w:val="002A1D4A"/>
    <w:rsid w:val="002A2342"/>
    <w:rsid w:val="002A348B"/>
    <w:rsid w:val="002A34FD"/>
    <w:rsid w:val="002A4D02"/>
    <w:rsid w:val="002A6EA1"/>
    <w:rsid w:val="002B14B4"/>
    <w:rsid w:val="002B6953"/>
    <w:rsid w:val="002C2F07"/>
    <w:rsid w:val="002C304D"/>
    <w:rsid w:val="002C4A2C"/>
    <w:rsid w:val="002C6F46"/>
    <w:rsid w:val="002C7934"/>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4ABA"/>
    <w:rsid w:val="003C7F54"/>
    <w:rsid w:val="003D3733"/>
    <w:rsid w:val="003E21DC"/>
    <w:rsid w:val="003E7B7F"/>
    <w:rsid w:val="00401A4F"/>
    <w:rsid w:val="0040293C"/>
    <w:rsid w:val="00414741"/>
    <w:rsid w:val="00416024"/>
    <w:rsid w:val="00416E11"/>
    <w:rsid w:val="00422FF9"/>
    <w:rsid w:val="00426965"/>
    <w:rsid w:val="0043272A"/>
    <w:rsid w:val="0043333E"/>
    <w:rsid w:val="00441DD6"/>
    <w:rsid w:val="004445D9"/>
    <w:rsid w:val="004522E1"/>
    <w:rsid w:val="00452843"/>
    <w:rsid w:val="00453E4A"/>
    <w:rsid w:val="0047082A"/>
    <w:rsid w:val="00473D0E"/>
    <w:rsid w:val="00477D13"/>
    <w:rsid w:val="004841BE"/>
    <w:rsid w:val="004851F4"/>
    <w:rsid w:val="00486A73"/>
    <w:rsid w:val="00487AE1"/>
    <w:rsid w:val="00490CC2"/>
    <w:rsid w:val="004927B3"/>
    <w:rsid w:val="00493D53"/>
    <w:rsid w:val="00495CF3"/>
    <w:rsid w:val="004A08DA"/>
    <w:rsid w:val="004A263B"/>
    <w:rsid w:val="004A4F2E"/>
    <w:rsid w:val="004A51E0"/>
    <w:rsid w:val="004A5F3E"/>
    <w:rsid w:val="004B1310"/>
    <w:rsid w:val="004B312F"/>
    <w:rsid w:val="004B3C61"/>
    <w:rsid w:val="004D6C2F"/>
    <w:rsid w:val="004E4EC6"/>
    <w:rsid w:val="004E75D7"/>
    <w:rsid w:val="004F1C07"/>
    <w:rsid w:val="004F42FD"/>
    <w:rsid w:val="004F4EED"/>
    <w:rsid w:val="00500DBC"/>
    <w:rsid w:val="00500EAC"/>
    <w:rsid w:val="00503155"/>
    <w:rsid w:val="00507D12"/>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2482"/>
    <w:rsid w:val="005A43CF"/>
    <w:rsid w:val="005B47B0"/>
    <w:rsid w:val="005C4906"/>
    <w:rsid w:val="005C4A22"/>
    <w:rsid w:val="005C632E"/>
    <w:rsid w:val="005C6489"/>
    <w:rsid w:val="005D016F"/>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5D83"/>
    <w:rsid w:val="006C5EC3"/>
    <w:rsid w:val="006C6FEE"/>
    <w:rsid w:val="006D63B1"/>
    <w:rsid w:val="006F10B1"/>
    <w:rsid w:val="00705DE8"/>
    <w:rsid w:val="007210C9"/>
    <w:rsid w:val="00723EED"/>
    <w:rsid w:val="007372E0"/>
    <w:rsid w:val="00740857"/>
    <w:rsid w:val="00757B87"/>
    <w:rsid w:val="00766B89"/>
    <w:rsid w:val="00767AC6"/>
    <w:rsid w:val="007700B1"/>
    <w:rsid w:val="00772230"/>
    <w:rsid w:val="00772970"/>
    <w:rsid w:val="0077712D"/>
    <w:rsid w:val="00786016"/>
    <w:rsid w:val="007964B8"/>
    <w:rsid w:val="007A19DE"/>
    <w:rsid w:val="007B0E15"/>
    <w:rsid w:val="007B2D00"/>
    <w:rsid w:val="007B383D"/>
    <w:rsid w:val="007C269D"/>
    <w:rsid w:val="007C3FAF"/>
    <w:rsid w:val="007C56CB"/>
    <w:rsid w:val="007C6A6A"/>
    <w:rsid w:val="007D081D"/>
    <w:rsid w:val="007D3BE4"/>
    <w:rsid w:val="007E093A"/>
    <w:rsid w:val="007E2129"/>
    <w:rsid w:val="007E21B1"/>
    <w:rsid w:val="007E7E0A"/>
    <w:rsid w:val="007F1438"/>
    <w:rsid w:val="007F1773"/>
    <w:rsid w:val="007F2E56"/>
    <w:rsid w:val="00803EA8"/>
    <w:rsid w:val="00805CDD"/>
    <w:rsid w:val="0081581B"/>
    <w:rsid w:val="00823361"/>
    <w:rsid w:val="008251B2"/>
    <w:rsid w:val="00827A90"/>
    <w:rsid w:val="00833257"/>
    <w:rsid w:val="00841BB4"/>
    <w:rsid w:val="008429EF"/>
    <w:rsid w:val="00850022"/>
    <w:rsid w:val="008507FD"/>
    <w:rsid w:val="00850F33"/>
    <w:rsid w:val="00851128"/>
    <w:rsid w:val="00856DEB"/>
    <w:rsid w:val="00862D86"/>
    <w:rsid w:val="00871990"/>
    <w:rsid w:val="00873615"/>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05236"/>
    <w:rsid w:val="00910BC5"/>
    <w:rsid w:val="0091671B"/>
    <w:rsid w:val="00923DF9"/>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2D09"/>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0641"/>
    <w:rsid w:val="00A56AE8"/>
    <w:rsid w:val="00A601AF"/>
    <w:rsid w:val="00A6171D"/>
    <w:rsid w:val="00A62AD7"/>
    <w:rsid w:val="00A7002D"/>
    <w:rsid w:val="00A751C8"/>
    <w:rsid w:val="00A843B5"/>
    <w:rsid w:val="00A843F1"/>
    <w:rsid w:val="00A93A4C"/>
    <w:rsid w:val="00AB1541"/>
    <w:rsid w:val="00AB2D80"/>
    <w:rsid w:val="00AC72F2"/>
    <w:rsid w:val="00AC7CA4"/>
    <w:rsid w:val="00AD1108"/>
    <w:rsid w:val="00AD4258"/>
    <w:rsid w:val="00AD5020"/>
    <w:rsid w:val="00AD5B91"/>
    <w:rsid w:val="00AD6BEF"/>
    <w:rsid w:val="00AD7114"/>
    <w:rsid w:val="00AE6541"/>
    <w:rsid w:val="00AE74C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310A"/>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35D03"/>
    <w:rsid w:val="00C415BB"/>
    <w:rsid w:val="00C41C40"/>
    <w:rsid w:val="00C43323"/>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51DE"/>
    <w:rsid w:val="00CB6BB1"/>
    <w:rsid w:val="00CB7C02"/>
    <w:rsid w:val="00CC0268"/>
    <w:rsid w:val="00CC79E6"/>
    <w:rsid w:val="00CD43BA"/>
    <w:rsid w:val="00CD7D9E"/>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2687"/>
    <w:rsid w:val="00D7372E"/>
    <w:rsid w:val="00D744D0"/>
    <w:rsid w:val="00D76A68"/>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0EA7"/>
    <w:rsid w:val="00E124B8"/>
    <w:rsid w:val="00E171AD"/>
    <w:rsid w:val="00E3231C"/>
    <w:rsid w:val="00E32C28"/>
    <w:rsid w:val="00E33ECB"/>
    <w:rsid w:val="00E36CCB"/>
    <w:rsid w:val="00E373E6"/>
    <w:rsid w:val="00E37E17"/>
    <w:rsid w:val="00E41AD0"/>
    <w:rsid w:val="00E6002C"/>
    <w:rsid w:val="00E61E30"/>
    <w:rsid w:val="00E624C1"/>
    <w:rsid w:val="00E64C3C"/>
    <w:rsid w:val="00E665E1"/>
    <w:rsid w:val="00E66CF8"/>
    <w:rsid w:val="00E670DB"/>
    <w:rsid w:val="00E74B55"/>
    <w:rsid w:val="00E82265"/>
    <w:rsid w:val="00E8461F"/>
    <w:rsid w:val="00E97056"/>
    <w:rsid w:val="00E974F0"/>
    <w:rsid w:val="00E97FF8"/>
    <w:rsid w:val="00EA03EE"/>
    <w:rsid w:val="00EA0D9E"/>
    <w:rsid w:val="00EA2955"/>
    <w:rsid w:val="00EA4AF0"/>
    <w:rsid w:val="00EA4D9B"/>
    <w:rsid w:val="00EA6B53"/>
    <w:rsid w:val="00EB0585"/>
    <w:rsid w:val="00EB376F"/>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4702"/>
    <w:rsid w:val="00F67581"/>
    <w:rsid w:val="00F702BF"/>
    <w:rsid w:val="00F71A1D"/>
    <w:rsid w:val="00F763BC"/>
    <w:rsid w:val="00F76D3F"/>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customStyle="1" w:styleId="il">
    <w:name w:val="il"/>
    <w:basedOn w:val="DefaultParagraphFont"/>
    <w:rsid w:val="00CB5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701251418">
      <w:bodyDiv w:val="1"/>
      <w:marLeft w:val="0"/>
      <w:marRight w:val="0"/>
      <w:marTop w:val="0"/>
      <w:marBottom w:val="0"/>
      <w:divBdr>
        <w:top w:val="none" w:sz="0" w:space="0" w:color="auto"/>
        <w:left w:val="none" w:sz="0" w:space="0" w:color="auto"/>
        <w:bottom w:val="none" w:sz="0" w:space="0" w:color="auto"/>
        <w:right w:val="none" w:sz="0" w:space="0" w:color="auto"/>
      </w:divBdr>
      <w:divsChild>
        <w:div w:id="1146124535">
          <w:marLeft w:val="0"/>
          <w:marRight w:val="0"/>
          <w:marTop w:val="0"/>
          <w:marBottom w:val="0"/>
          <w:divBdr>
            <w:top w:val="none" w:sz="0" w:space="0" w:color="auto"/>
            <w:left w:val="none" w:sz="0" w:space="0" w:color="auto"/>
            <w:bottom w:val="none" w:sz="0" w:space="0" w:color="auto"/>
            <w:right w:val="none" w:sz="0" w:space="0" w:color="auto"/>
          </w:divBdr>
        </w:div>
        <w:div w:id="1415476384">
          <w:marLeft w:val="0"/>
          <w:marRight w:val="0"/>
          <w:marTop w:val="0"/>
          <w:marBottom w:val="0"/>
          <w:divBdr>
            <w:top w:val="none" w:sz="0" w:space="0" w:color="auto"/>
            <w:left w:val="none" w:sz="0" w:space="0" w:color="auto"/>
            <w:bottom w:val="none" w:sz="0" w:space="0" w:color="auto"/>
            <w:right w:val="none" w:sz="0" w:space="0" w:color="auto"/>
          </w:divBdr>
        </w:div>
        <w:div w:id="924338793">
          <w:marLeft w:val="0"/>
          <w:marRight w:val="0"/>
          <w:marTop w:val="0"/>
          <w:marBottom w:val="0"/>
          <w:divBdr>
            <w:top w:val="none" w:sz="0" w:space="0" w:color="auto"/>
            <w:left w:val="none" w:sz="0" w:space="0" w:color="auto"/>
            <w:bottom w:val="none" w:sz="0" w:space="0" w:color="auto"/>
            <w:right w:val="none" w:sz="0" w:space="0" w:color="auto"/>
          </w:divBdr>
        </w:div>
        <w:div w:id="927618414">
          <w:marLeft w:val="0"/>
          <w:marRight w:val="0"/>
          <w:marTop w:val="0"/>
          <w:marBottom w:val="0"/>
          <w:divBdr>
            <w:top w:val="none" w:sz="0" w:space="0" w:color="auto"/>
            <w:left w:val="none" w:sz="0" w:space="0" w:color="auto"/>
            <w:bottom w:val="none" w:sz="0" w:space="0" w:color="auto"/>
            <w:right w:val="none" w:sz="0" w:space="0" w:color="auto"/>
          </w:divBdr>
        </w:div>
        <w:div w:id="2143183385">
          <w:marLeft w:val="0"/>
          <w:marRight w:val="0"/>
          <w:marTop w:val="0"/>
          <w:marBottom w:val="0"/>
          <w:divBdr>
            <w:top w:val="none" w:sz="0" w:space="0" w:color="auto"/>
            <w:left w:val="none" w:sz="0" w:space="0" w:color="auto"/>
            <w:bottom w:val="none" w:sz="0" w:space="0" w:color="auto"/>
            <w:right w:val="none" w:sz="0" w:space="0" w:color="auto"/>
          </w:divBdr>
        </w:div>
        <w:div w:id="1824396901">
          <w:marLeft w:val="0"/>
          <w:marRight w:val="0"/>
          <w:marTop w:val="0"/>
          <w:marBottom w:val="0"/>
          <w:divBdr>
            <w:top w:val="none" w:sz="0" w:space="0" w:color="auto"/>
            <w:left w:val="none" w:sz="0" w:space="0" w:color="auto"/>
            <w:bottom w:val="none" w:sz="0" w:space="0" w:color="auto"/>
            <w:right w:val="none" w:sz="0" w:space="0" w:color="auto"/>
          </w:divBdr>
        </w:div>
      </w:divsChild>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B7880-9718-CC4D-8EF6-DC12F2FF6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28</Pages>
  <Words>7231</Words>
  <Characters>41219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10</cp:revision>
  <dcterms:created xsi:type="dcterms:W3CDTF">2021-08-28T18:08:00Z</dcterms:created>
  <dcterms:modified xsi:type="dcterms:W3CDTF">2021-11-17T23:18:00Z</dcterms:modified>
</cp:coreProperties>
</file>