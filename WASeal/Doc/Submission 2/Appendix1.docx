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ins w:id="0" w:author="Megan Feddern" w:date="2022-04-06T12:12:00Z">
        <w:r w:rsidR="00831A0F">
          <w:rPr>
            <w:rStyle w:val="apple-converted-space"/>
            <w:rFonts w:ascii="Times New Roman" w:hAnsi="Times New Roman" w:cs="Times New Roman"/>
            <w:color w:val="222222"/>
            <w:shd w:val="clear" w:color="auto" w:fill="FFFFFF"/>
          </w:rPr>
          <w:t>. Ecology.</w:t>
        </w:r>
      </w:ins>
      <w:bookmarkStart w:id="1" w:name="_GoBack"/>
      <w:bookmarkEnd w:id="1"/>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2F7223"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2"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3" w:author="Megan Feddern" w:date="2022-03-25T14:54:00Z"/>
          <w:rFonts w:ascii="Times New Roman" w:hAnsi="Times New Roman" w:cs="Times New Roman"/>
        </w:rPr>
      </w:pPr>
      <w:ins w:id="4" w:author="Megan Feddern" w:date="2022-03-25T14:54:00Z">
        <w:r>
          <w:rPr>
            <w:rFonts w:ascii="Times New Roman" w:hAnsi="Times New Roman" w:cs="Times New Roman"/>
          </w:rPr>
          <w:br w:type="page"/>
        </w:r>
      </w:ins>
    </w:p>
    <w:p w14:paraId="56882FAC" w14:textId="0A43BAC6" w:rsidR="00273BC9" w:rsidRPr="00273BC9" w:rsidRDefault="00273BC9" w:rsidP="00273BC9">
      <w:pPr>
        <w:autoSpaceDE w:val="0"/>
        <w:autoSpaceDN w:val="0"/>
        <w:adjustRightInd w:val="0"/>
        <w:spacing w:line="480" w:lineRule="auto"/>
        <w:rPr>
          <w:ins w:id="5" w:author="Megan Feddern" w:date="2022-03-25T14:54:00Z"/>
          <w:rFonts w:ascii="Times New Roman" w:hAnsi="Times New Roman" w:cs="Times New Roman"/>
          <w:b/>
          <w:rPrChange w:id="6" w:author="Megan Feddern" w:date="2022-03-25T14:55:00Z">
            <w:rPr>
              <w:ins w:id="7" w:author="Megan Feddern" w:date="2022-03-25T14:54:00Z"/>
              <w:rFonts w:ascii="Times New Roman" w:hAnsi="Times New Roman" w:cs="Times New Roman"/>
            </w:rPr>
          </w:rPrChange>
        </w:rPr>
        <w:pPrChange w:id="8" w:author="Megan Feddern" w:date="2022-03-25T14:56:00Z">
          <w:pPr>
            <w:autoSpaceDE w:val="0"/>
            <w:autoSpaceDN w:val="0"/>
            <w:adjustRightInd w:val="0"/>
          </w:pPr>
        </w:pPrChange>
      </w:pPr>
      <w:ins w:id="9" w:author="Megan Feddern" w:date="2022-03-25T14:54:00Z">
        <w:r w:rsidRPr="00273BC9">
          <w:rPr>
            <w:rFonts w:ascii="Times New Roman" w:hAnsi="Times New Roman" w:cs="Times New Roman"/>
            <w:b/>
            <w:rPrChange w:id="10" w:author="Megan Feddern" w:date="2022-03-25T14:55:00Z">
              <w:rPr>
                <w:rFonts w:ascii="Times New Roman" w:hAnsi="Times New Roman" w:cs="Times New Roman"/>
              </w:rPr>
            </w:rPrChange>
          </w:rPr>
          <w:lastRenderedPageBreak/>
          <w:t>Section S7</w:t>
        </w:r>
        <w:r w:rsidRPr="00273BC9">
          <w:rPr>
            <w:rFonts w:ascii="Times New Roman" w:hAnsi="Times New Roman" w:cs="Times New Roman"/>
            <w:b/>
            <w:rPrChange w:id="11" w:author="Megan Feddern" w:date="2022-03-25T14:55:00Z">
              <w:rPr>
                <w:rFonts w:ascii="Times New Roman" w:hAnsi="Times New Roman" w:cs="Times New Roman"/>
              </w:rPr>
            </w:rPrChange>
          </w:rPr>
          <w:t xml:space="preserve"> Tissue turnover time assumption validation</w:t>
        </w:r>
      </w:ins>
    </w:p>
    <w:p w14:paraId="1C047084" w14:textId="707C45C2" w:rsidR="00E26CCF" w:rsidRDefault="00E26CCF" w:rsidP="00273BC9">
      <w:pPr>
        <w:autoSpaceDE w:val="0"/>
        <w:autoSpaceDN w:val="0"/>
        <w:adjustRightInd w:val="0"/>
        <w:spacing w:line="480" w:lineRule="auto"/>
        <w:rPr>
          <w:ins w:id="12" w:author="Megan Feddern" w:date="2022-03-28T10:00:00Z"/>
          <w:rFonts w:ascii="Times New Roman" w:hAnsi="Times New Roman" w:cs="Times New Roman"/>
        </w:rPr>
      </w:pPr>
      <w:ins w:id="13" w:author="Megan Feddern" w:date="2022-03-28T10:00:00Z">
        <w:r>
          <w:rPr>
            <w:rFonts w:ascii="Times New Roman" w:hAnsi="Times New Roman" w:cs="Times New Roman"/>
          </w:rPr>
          <w:tab/>
          <w:t xml:space="preserve">Tissue turnover time of bone collagen </w:t>
        </w:r>
      </w:ins>
      <w:ins w:id="14" w:author="Megan Feddern" w:date="2022-03-28T10:07:00Z">
        <w:r w:rsidR="00EB5BBF">
          <w:rPr>
            <w:rFonts w:ascii="Times New Roman" w:hAnsi="Times New Roman" w:cs="Times New Roman"/>
          </w:rPr>
          <w:t xml:space="preserve">in large mammals </w:t>
        </w:r>
      </w:ins>
      <w:ins w:id="15" w:author="Megan Feddern" w:date="2022-03-28T10:00:00Z">
        <w:r>
          <w:rPr>
            <w:rFonts w:ascii="Times New Roman" w:hAnsi="Times New Roman" w:cs="Times New Roman"/>
          </w:rPr>
          <w:t>is n</w:t>
        </w:r>
      </w:ins>
      <w:ins w:id="16" w:author="Megan Feddern" w:date="2022-03-28T10:01:00Z">
        <w:r>
          <w:rPr>
            <w:rFonts w:ascii="Times New Roman" w:hAnsi="Times New Roman" w:cs="Times New Roman"/>
          </w:rPr>
          <w:t xml:space="preserve">ot well studied </w:t>
        </w:r>
      </w:ins>
      <w:ins w:id="17" w:author="Megan Feddern" w:date="2022-03-28T10:03:00Z">
        <w:r w:rsidR="00407363">
          <w:rPr>
            <w:rFonts w:ascii="Times New Roman" w:hAnsi="Times New Roman" w:cs="Times New Roman"/>
          </w:rPr>
          <w:t>due to the challenge</w:t>
        </w:r>
      </w:ins>
      <w:ins w:id="18" w:author="Megan Feddern" w:date="2022-03-28T10:04:00Z">
        <w:r w:rsidR="00407363">
          <w:rPr>
            <w:rFonts w:ascii="Times New Roman" w:hAnsi="Times New Roman" w:cs="Times New Roman"/>
          </w:rPr>
          <w:t xml:space="preserve">s of </w:t>
        </w:r>
      </w:ins>
      <w:ins w:id="19" w:author="Megan Feddern" w:date="2022-03-28T10:08:00Z">
        <w:r w:rsidR="00EB5BBF">
          <w:rPr>
            <w:rFonts w:ascii="Times New Roman" w:hAnsi="Times New Roman" w:cs="Times New Roman"/>
          </w:rPr>
          <w:t xml:space="preserve">repeatedly </w:t>
        </w:r>
      </w:ins>
      <w:ins w:id="20" w:author="Megan Feddern" w:date="2022-03-28T10:04:00Z">
        <w:r w:rsidR="00473444">
          <w:rPr>
            <w:rFonts w:ascii="Times New Roman" w:hAnsi="Times New Roman" w:cs="Times New Roman"/>
          </w:rPr>
          <w:t xml:space="preserve">measuring bone in a controlled feeding study. </w:t>
        </w:r>
      </w:ins>
      <w:ins w:id="21" w:author="Megan Feddern" w:date="2022-03-28T10:08:00Z">
        <w:r w:rsidR="00EB5BBF">
          <w:rPr>
            <w:rFonts w:ascii="Times New Roman" w:hAnsi="Times New Roman" w:cs="Times New Roman"/>
          </w:rPr>
          <w:t>Hobson et al. (1992) found the tissue</w:t>
        </w:r>
      </w:ins>
      <w:ins w:id="22" w:author="Megan Feddern" w:date="2022-03-28T10:09:00Z">
        <w:r w:rsidR="00EB5BBF">
          <w:rPr>
            <w:rFonts w:ascii="Times New Roman" w:hAnsi="Times New Roman" w:cs="Times New Roman"/>
          </w:rPr>
          <w:t xml:space="preserve"> turnover time of carbon in bone collagen</w:t>
        </w:r>
      </w:ins>
      <w:ins w:id="23" w:author="Megan Feddern" w:date="2022-04-06T11:42:00Z">
        <w:r w:rsidR="00096B5F">
          <w:rPr>
            <w:rFonts w:ascii="Times New Roman" w:hAnsi="Times New Roman" w:cs="Times New Roman"/>
          </w:rPr>
          <w:t xml:space="preserve"> of crows</w:t>
        </w:r>
      </w:ins>
      <w:ins w:id="24" w:author="Megan Feddern" w:date="2022-03-28T10:09:00Z">
        <w:r w:rsidR="00EB5BBF">
          <w:rPr>
            <w:rFonts w:ascii="Times New Roman" w:hAnsi="Times New Roman" w:cs="Times New Roman"/>
          </w:rPr>
          <w:t xml:space="preserve"> is </w:t>
        </w:r>
      </w:ins>
      <w:ins w:id="25" w:author="Megan Feddern" w:date="2022-03-28T10:10:00Z">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ins>
      <w:ins w:id="26" w:author="Megan Feddern" w:date="2022-03-28T10:11:00Z">
        <w:r w:rsidR="003030AA" w:rsidRPr="003030AA">
          <w:rPr>
            <w:rFonts w:ascii="Times New Roman" w:hAnsi="Times New Roman" w:cs="Times New Roman"/>
            <w:bCs/>
            <w:iCs/>
            <w:color w:val="FF0000"/>
            <w:rPrChange w:id="27" w:author="Megan Feddern" w:date="2022-03-28T10:11:00Z">
              <w:rPr>
                <w:rFonts w:ascii="Arial" w:hAnsi="Arial" w:cs="Arial"/>
                <w:bCs/>
                <w:iCs/>
                <w:color w:val="FF0000"/>
              </w:rPr>
            </w:rPrChange>
          </w:rPr>
          <w:t>δ</w:t>
        </w:r>
        <w:r w:rsidR="003030AA" w:rsidRPr="003030AA">
          <w:rPr>
            <w:rFonts w:ascii="Times New Roman" w:hAnsi="Times New Roman" w:cs="Times New Roman"/>
            <w:bCs/>
            <w:color w:val="FF0000"/>
            <w:vertAlign w:val="superscript"/>
            <w:rPrChange w:id="28" w:author="Megan Feddern" w:date="2022-03-28T10:11:00Z">
              <w:rPr>
                <w:rFonts w:ascii="Arial" w:hAnsi="Arial" w:cs="Arial"/>
                <w:bCs/>
                <w:color w:val="FF0000"/>
                <w:vertAlign w:val="superscript"/>
              </w:rPr>
            </w:rPrChange>
          </w:rPr>
          <w:t>15</w:t>
        </w:r>
        <w:r w:rsidR="003030AA" w:rsidRPr="003030AA">
          <w:rPr>
            <w:rFonts w:ascii="Times New Roman" w:hAnsi="Times New Roman" w:cs="Times New Roman"/>
            <w:bCs/>
            <w:color w:val="FF0000"/>
            <w:rPrChange w:id="29" w:author="Megan Feddern" w:date="2022-03-28T10:11:00Z">
              <w:rPr>
                <w:rFonts w:ascii="Arial" w:hAnsi="Arial" w:cs="Arial"/>
                <w:bCs/>
                <w:color w:val="FF0000"/>
              </w:rPr>
            </w:rPrChange>
          </w:rPr>
          <w:t>N</w:t>
        </w:r>
        <w:r w:rsidR="003030AA">
          <w:rPr>
            <w:rFonts w:ascii="Times New Roman" w:hAnsi="Times New Roman" w:cs="Times New Roman"/>
            <w:bCs/>
            <w:color w:val="FF0000"/>
          </w:rPr>
          <w:t xml:space="preserve"> values in elephant seal bone an</w:t>
        </w:r>
        <w:r w:rsidR="003030AA" w:rsidRPr="005C44F8">
          <w:rPr>
            <w:rFonts w:ascii="Times New Roman" w:hAnsi="Times New Roman" w:cs="Times New Roman"/>
            <w:bCs/>
            <w:color w:val="FF0000"/>
          </w:rPr>
          <w:t xml:space="preserve">d tooth dentin found the </w:t>
        </w:r>
      </w:ins>
      <w:ins w:id="30" w:author="Megan Feddern" w:date="2022-03-28T10:12:00Z">
        <w:r w:rsidR="003030AA" w:rsidRPr="005C44F8">
          <w:rPr>
            <w:rFonts w:ascii="Times New Roman" w:hAnsi="Times New Roman" w:cs="Times New Roman"/>
            <w:bCs/>
            <w:iCs/>
            <w:color w:val="FF0000"/>
          </w:rPr>
          <w:t>δ</w:t>
        </w:r>
        <w:r w:rsidR="003030AA" w:rsidRPr="005C44F8">
          <w:rPr>
            <w:rFonts w:ascii="Times New Roman" w:hAnsi="Times New Roman" w:cs="Times New Roman"/>
            <w:bCs/>
            <w:color w:val="FF0000"/>
            <w:vertAlign w:val="superscript"/>
          </w:rPr>
          <w:t>15</w:t>
        </w:r>
        <w:r w:rsidR="003030AA" w:rsidRPr="005C44F8">
          <w:rPr>
            <w:rFonts w:ascii="Times New Roman" w:hAnsi="Times New Roman" w:cs="Times New Roman"/>
            <w:bCs/>
            <w:color w:val="FF0000"/>
          </w:rPr>
          <w:t>N value</w:t>
        </w:r>
        <w:r w:rsidR="003030AA" w:rsidRPr="005C44F8">
          <w:rPr>
            <w:rFonts w:ascii="Times New Roman" w:hAnsi="Times New Roman" w:cs="Times New Roman"/>
            <w:bCs/>
            <w:color w:val="FF0000"/>
          </w:rPr>
          <w:t xml:space="preserve"> in skull </w:t>
        </w:r>
      </w:ins>
      <w:ins w:id="31" w:author="Megan Feddern" w:date="2022-04-06T11:47:00Z">
        <w:r w:rsidR="0095711C">
          <w:rPr>
            <w:rFonts w:ascii="Times New Roman" w:hAnsi="Times New Roman" w:cs="Times New Roman"/>
            <w:bCs/>
            <w:color w:val="FF0000"/>
          </w:rPr>
          <w:t xml:space="preserve">(maxilla and mandible) </w:t>
        </w:r>
      </w:ins>
      <w:ins w:id="32" w:author="Megan Feddern" w:date="2022-03-28T10:12:00Z">
        <w:r w:rsidR="003030AA" w:rsidRPr="005C44F8">
          <w:rPr>
            <w:rFonts w:ascii="Times New Roman" w:hAnsi="Times New Roman" w:cs="Times New Roman"/>
            <w:bCs/>
            <w:color w:val="FF0000"/>
          </w:rPr>
          <w:t xml:space="preserve">bone collagen was </w:t>
        </w:r>
      </w:ins>
      <w:ins w:id="33" w:author="Megan Feddern" w:date="2022-04-06T11:51:00Z">
        <w:r w:rsidR="00D15704">
          <w:rPr>
            <w:rFonts w:ascii="Times New Roman" w:hAnsi="Times New Roman" w:cs="Times New Roman"/>
            <w:bCs/>
            <w:color w:val="FF0000"/>
          </w:rPr>
          <w:t xml:space="preserve">significantly </w:t>
        </w:r>
      </w:ins>
      <w:ins w:id="34" w:author="Megan Feddern" w:date="2022-03-28T10:12:00Z">
        <w:r w:rsidR="003030AA" w:rsidRPr="00096B5F">
          <w:rPr>
            <w:rFonts w:ascii="Times New Roman" w:hAnsi="Times New Roman" w:cs="Times New Roman"/>
            <w:bCs/>
            <w:color w:val="FF0000"/>
          </w:rPr>
          <w:t>correlated with the previous two years of tooth dentin (</w:t>
        </w:r>
      </w:ins>
      <w:proofErr w:type="spellStart"/>
      <w:ins w:id="35" w:author="Megan Feddern" w:date="2022-03-28T10:13:00Z">
        <w:r w:rsidR="005C44F8" w:rsidRPr="005C44F8">
          <w:rPr>
            <w:rFonts w:ascii="Times New Roman" w:hAnsi="Times New Roman" w:cs="Times New Roman"/>
            <w:iCs/>
            <w:color w:val="FF0000"/>
            <w:shd w:val="clear" w:color="auto" w:fill="FFFFFF"/>
            <w:rPrChange w:id="36" w:author="Megan Feddern" w:date="2022-03-28T10:13:00Z">
              <w:rPr>
                <w:rFonts w:ascii="Arial" w:hAnsi="Arial" w:cs="Arial"/>
                <w:iCs/>
                <w:color w:val="FF0000"/>
                <w:shd w:val="clear" w:color="auto" w:fill="FFFFFF"/>
              </w:rPr>
            </w:rPrChange>
          </w:rPr>
          <w:t>Riofrío-Lazo</w:t>
        </w:r>
        <w:proofErr w:type="spellEnd"/>
        <w:r w:rsidR="005C44F8" w:rsidRPr="005C44F8">
          <w:rPr>
            <w:rFonts w:ascii="Times New Roman" w:hAnsi="Times New Roman" w:cs="Times New Roman"/>
            <w:iCs/>
            <w:color w:val="FF0000"/>
            <w:shd w:val="clear" w:color="auto" w:fill="FFFFFF"/>
            <w:rPrChange w:id="37" w:author="Megan Feddern" w:date="2022-03-28T10:13:00Z">
              <w:rPr>
                <w:rFonts w:ascii="Arial" w:hAnsi="Arial" w:cs="Arial"/>
                <w:iCs/>
                <w:color w:val="FF0000"/>
                <w:shd w:val="clear" w:color="auto" w:fill="FFFFFF"/>
              </w:rPr>
            </w:rPrChange>
          </w:rPr>
          <w:t xml:space="preserve"> and </w:t>
        </w:r>
        <w:proofErr w:type="spellStart"/>
        <w:r w:rsidR="005C44F8" w:rsidRPr="005C44F8">
          <w:rPr>
            <w:rFonts w:ascii="Times New Roman" w:hAnsi="Times New Roman" w:cs="Times New Roman"/>
            <w:iCs/>
            <w:color w:val="FF0000"/>
            <w:shd w:val="clear" w:color="auto" w:fill="FFFFFF"/>
            <w:rPrChange w:id="38" w:author="Megan Feddern" w:date="2022-03-28T10:13:00Z">
              <w:rPr>
                <w:rFonts w:ascii="Arial" w:hAnsi="Arial" w:cs="Arial"/>
                <w:iCs/>
                <w:color w:val="FF0000"/>
                <w:shd w:val="clear" w:color="auto" w:fill="FFFFFF"/>
              </w:rPr>
            </w:rPrChange>
          </w:rPr>
          <w:t>Aurioles-Gamboa</w:t>
        </w:r>
        <w:proofErr w:type="spellEnd"/>
        <w:r w:rsidR="005C44F8" w:rsidRPr="005C44F8">
          <w:rPr>
            <w:rFonts w:ascii="Times New Roman" w:hAnsi="Times New Roman" w:cs="Times New Roman"/>
            <w:iCs/>
            <w:color w:val="FF0000"/>
            <w:shd w:val="clear" w:color="auto" w:fill="FFFFFF"/>
            <w:rPrChange w:id="39" w:author="Megan Feddern" w:date="2022-03-28T10:13:00Z">
              <w:rPr>
                <w:rFonts w:ascii="Arial" w:hAnsi="Arial" w:cs="Arial"/>
                <w:iCs/>
                <w:color w:val="FF0000"/>
                <w:shd w:val="clear" w:color="auto" w:fill="FFFFFF"/>
              </w:rPr>
            </w:rPrChange>
          </w:rPr>
          <w:t xml:space="preserve"> 2013</w:t>
        </w:r>
      </w:ins>
      <w:ins w:id="40" w:author="Megan Feddern" w:date="2022-03-28T10:12:00Z">
        <w:r w:rsidR="003030AA" w:rsidRPr="005C44F8">
          <w:rPr>
            <w:rFonts w:ascii="Times New Roman" w:hAnsi="Times New Roman" w:cs="Times New Roman"/>
            <w:bCs/>
            <w:color w:val="FF0000"/>
          </w:rPr>
          <w:t>).</w:t>
        </w:r>
        <w:r w:rsidR="003030AA">
          <w:rPr>
            <w:rFonts w:ascii="Times New Roman" w:hAnsi="Times New Roman" w:cs="Times New Roman"/>
            <w:bCs/>
            <w:color w:val="FF0000"/>
          </w:rPr>
          <w:t xml:space="preserve"> </w:t>
        </w:r>
      </w:ins>
      <w:ins w:id="41" w:author="Megan Feddern" w:date="2022-04-06T11:52:00Z">
        <w:r w:rsidR="00D15704">
          <w:rPr>
            <w:rFonts w:ascii="Times New Roman" w:hAnsi="Times New Roman" w:cs="Times New Roman"/>
            <w:bCs/>
            <w:color w:val="FF0000"/>
          </w:rPr>
          <w:t>Another comparative study</w:t>
        </w:r>
      </w:ins>
      <w:ins w:id="42" w:author="Megan Feddern" w:date="2022-04-06T11:47:00Z">
        <w:r w:rsidR="00FA3F12">
          <w:rPr>
            <w:rFonts w:ascii="Times New Roman" w:hAnsi="Times New Roman" w:cs="Times New Roman"/>
            <w:bCs/>
            <w:color w:val="FF0000"/>
          </w:rPr>
          <w:t xml:space="preserve"> of </w:t>
        </w:r>
      </w:ins>
      <w:ins w:id="43" w:author="Megan Feddern" w:date="2022-04-06T11:48:00Z">
        <w:r w:rsidR="00FA3F12">
          <w:rPr>
            <w:rFonts w:ascii="Times New Roman" w:hAnsi="Times New Roman" w:cs="Times New Roman"/>
            <w:bCs/>
            <w:color w:val="FF0000"/>
          </w:rPr>
          <w:t>northern fur seal (</w:t>
        </w:r>
        <w:proofErr w:type="spellStart"/>
        <w:r w:rsidR="00FA3F12">
          <w:rPr>
            <w:rFonts w:ascii="Times New Roman" w:hAnsi="Times New Roman" w:cs="Times New Roman"/>
            <w:bCs/>
            <w:i/>
            <w:color w:val="FF0000"/>
          </w:rPr>
          <w:t>Callorhinus</w:t>
        </w:r>
        <w:proofErr w:type="spellEnd"/>
        <w:r w:rsidR="00FA3F12">
          <w:rPr>
            <w:rFonts w:ascii="Times New Roman" w:hAnsi="Times New Roman" w:cs="Times New Roman"/>
            <w:bCs/>
            <w:i/>
            <w:color w:val="FF0000"/>
          </w:rPr>
          <w:t xml:space="preserve"> </w:t>
        </w:r>
        <w:proofErr w:type="spellStart"/>
        <w:r w:rsidR="00FA3F12" w:rsidRPr="00FA3F12">
          <w:rPr>
            <w:rFonts w:ascii="Times New Roman" w:hAnsi="Times New Roman" w:cs="Times New Roman"/>
            <w:bCs/>
            <w:i/>
            <w:color w:val="FF0000"/>
          </w:rPr>
          <w:t>ursinus</w:t>
        </w:r>
        <w:proofErr w:type="spellEnd"/>
        <w:r w:rsidR="00FA3F12">
          <w:rPr>
            <w:rFonts w:ascii="Times New Roman" w:hAnsi="Times New Roman" w:cs="Times New Roman"/>
            <w:bCs/>
            <w:color w:val="FF0000"/>
          </w:rPr>
          <w:t>) and California sea lion (</w:t>
        </w:r>
      </w:ins>
      <w:proofErr w:type="spellStart"/>
      <w:ins w:id="44" w:author="Megan Feddern" w:date="2022-04-06T11:49:00Z">
        <w:r w:rsidR="00FA3F12">
          <w:rPr>
            <w:rFonts w:ascii="Times New Roman" w:hAnsi="Times New Roman" w:cs="Times New Roman"/>
            <w:bCs/>
            <w:i/>
            <w:color w:val="FF0000"/>
          </w:rPr>
          <w:t>Zalophus</w:t>
        </w:r>
        <w:proofErr w:type="spellEnd"/>
        <w:r w:rsidR="00FA3F12">
          <w:rPr>
            <w:rFonts w:ascii="Times New Roman" w:hAnsi="Times New Roman" w:cs="Times New Roman"/>
            <w:bCs/>
            <w:i/>
            <w:color w:val="FF0000"/>
          </w:rPr>
          <w:t xml:space="preserve"> </w:t>
        </w:r>
        <w:proofErr w:type="spellStart"/>
        <w:r w:rsidR="00FA3F12">
          <w:rPr>
            <w:rFonts w:ascii="Times New Roman" w:hAnsi="Times New Roman" w:cs="Times New Roman"/>
            <w:bCs/>
            <w:i/>
            <w:color w:val="FF0000"/>
          </w:rPr>
          <w:t>californianus</w:t>
        </w:r>
        <w:proofErr w:type="spellEnd"/>
        <w:r w:rsidR="00FA3F12" w:rsidRPr="00FA3F12">
          <w:rPr>
            <w:rFonts w:ascii="Times New Roman" w:hAnsi="Times New Roman" w:cs="Times New Roman"/>
            <w:bCs/>
            <w:color w:val="FF0000"/>
            <w:rPrChange w:id="45" w:author="Megan Feddern" w:date="2022-04-06T11:49:00Z">
              <w:rPr>
                <w:rFonts w:ascii="Times New Roman" w:hAnsi="Times New Roman" w:cs="Times New Roman"/>
                <w:bCs/>
                <w:i/>
                <w:color w:val="FF0000"/>
              </w:rPr>
            </w:rPrChange>
          </w:rPr>
          <w:t>)</w:t>
        </w:r>
        <w:r w:rsidR="00FA3F12">
          <w:rPr>
            <w:rFonts w:ascii="Times New Roman" w:hAnsi="Times New Roman" w:cs="Times New Roman"/>
            <w:bCs/>
            <w:i/>
            <w:color w:val="FF0000"/>
          </w:rPr>
          <w:t xml:space="preserve"> </w:t>
        </w:r>
      </w:ins>
      <w:ins w:id="46" w:author="Megan Feddern" w:date="2022-04-06T11:50:00Z">
        <w:r w:rsidR="00D15704">
          <w:rPr>
            <w:rFonts w:ascii="Times New Roman" w:hAnsi="Times New Roman" w:cs="Times New Roman"/>
            <w:bCs/>
            <w:color w:val="FF0000"/>
          </w:rPr>
          <w:t>estimated that complete bone collagen t</w:t>
        </w:r>
      </w:ins>
      <w:ins w:id="47" w:author="Megan Feddern" w:date="2022-04-06T11:54:00Z">
        <w:r w:rsidR="00D15704">
          <w:rPr>
            <w:rFonts w:ascii="Times New Roman" w:hAnsi="Times New Roman" w:cs="Times New Roman"/>
            <w:bCs/>
            <w:color w:val="FF0000"/>
          </w:rPr>
          <w:t>urnover takes approximately 8 mo</w:t>
        </w:r>
      </w:ins>
      <w:ins w:id="48" w:author="Megan Feddern" w:date="2022-04-06T11:55:00Z">
        <w:r w:rsidR="00D15704">
          <w:rPr>
            <w:rFonts w:ascii="Times New Roman" w:hAnsi="Times New Roman" w:cs="Times New Roman"/>
            <w:bCs/>
            <w:color w:val="FF0000"/>
          </w:rPr>
          <w:t xml:space="preserve">nths </w:t>
        </w:r>
      </w:ins>
      <w:ins w:id="49" w:author="Megan Feddern" w:date="2022-04-06T11:51:00Z">
        <w:r w:rsidR="00D15704">
          <w:rPr>
            <w:rFonts w:ascii="Times New Roman" w:hAnsi="Times New Roman" w:cs="Times New Roman"/>
            <w:bCs/>
            <w:color w:val="FF0000"/>
          </w:rPr>
          <w:t>(Newsome et al. 2006). Comp</w:t>
        </w:r>
      </w:ins>
      <w:ins w:id="50" w:author="Megan Feddern" w:date="2022-04-06T11:52:00Z">
        <w:r w:rsidR="00D15704">
          <w:rPr>
            <w:rFonts w:ascii="Times New Roman" w:hAnsi="Times New Roman" w:cs="Times New Roman"/>
            <w:bCs/>
            <w:color w:val="FF0000"/>
          </w:rPr>
          <w:t>lete bone collagen turnover should be slower in adults than growing young-of-year.</w:t>
        </w:r>
      </w:ins>
      <w:ins w:id="51" w:author="Megan Feddern" w:date="2022-04-06T11:49:00Z">
        <w:r w:rsidR="00FA3F12">
          <w:rPr>
            <w:rFonts w:ascii="Times New Roman" w:hAnsi="Times New Roman" w:cs="Times New Roman"/>
            <w:bCs/>
            <w:color w:val="FF0000"/>
          </w:rPr>
          <w:t xml:space="preserve"> </w:t>
        </w:r>
      </w:ins>
      <w:ins w:id="52" w:author="Megan Feddern" w:date="2022-04-06T11:55:00Z">
        <w:r w:rsidR="005C6A9C">
          <w:rPr>
            <w:rFonts w:ascii="Times New Roman" w:hAnsi="Times New Roman" w:cs="Times New Roman"/>
            <w:bCs/>
            <w:color w:val="FF0000"/>
          </w:rPr>
          <w:t>Altogether, t</w:t>
        </w:r>
      </w:ins>
      <w:ins w:id="53" w:author="Megan Feddern" w:date="2022-03-28T10:12:00Z">
        <w:r w:rsidR="003030AA" w:rsidRPr="00FA3F12">
          <w:rPr>
            <w:rFonts w:ascii="Times New Roman" w:hAnsi="Times New Roman" w:cs="Times New Roman"/>
            <w:bCs/>
            <w:color w:val="FF0000"/>
          </w:rPr>
          <w:t>his</w:t>
        </w:r>
        <w:r w:rsidR="003030AA">
          <w:rPr>
            <w:rFonts w:ascii="Times New Roman" w:hAnsi="Times New Roman" w:cs="Times New Roman"/>
            <w:bCs/>
            <w:color w:val="FF0000"/>
          </w:rPr>
          <w:t xml:space="preserve"> indicates that the </w:t>
        </w:r>
        <w:r w:rsidR="003030AA" w:rsidRPr="00936DDE">
          <w:rPr>
            <w:rFonts w:ascii="Times New Roman" w:hAnsi="Times New Roman" w:cs="Times New Roman"/>
            <w:bCs/>
            <w:iCs/>
            <w:color w:val="FF0000"/>
          </w:rPr>
          <w:t>δ</w:t>
        </w:r>
        <w:r w:rsidR="003030AA" w:rsidRPr="00936DDE">
          <w:rPr>
            <w:rFonts w:ascii="Times New Roman" w:hAnsi="Times New Roman" w:cs="Times New Roman"/>
            <w:bCs/>
            <w:color w:val="FF0000"/>
            <w:vertAlign w:val="superscript"/>
          </w:rPr>
          <w:t>15</w:t>
        </w:r>
        <w:r w:rsidR="003030AA" w:rsidRPr="00936DDE">
          <w:rPr>
            <w:rFonts w:ascii="Times New Roman" w:hAnsi="Times New Roman" w:cs="Times New Roman"/>
            <w:bCs/>
            <w:color w:val="FF0000"/>
          </w:rPr>
          <w:t>N</w:t>
        </w:r>
        <w:r w:rsidR="003030AA">
          <w:rPr>
            <w:rFonts w:ascii="Times New Roman" w:hAnsi="Times New Roman" w:cs="Times New Roman"/>
            <w:bCs/>
            <w:color w:val="FF0000"/>
          </w:rPr>
          <w:t xml:space="preserve"> values</w:t>
        </w:r>
        <w:r w:rsidR="003030AA">
          <w:rPr>
            <w:rFonts w:ascii="Times New Roman" w:hAnsi="Times New Roman" w:cs="Times New Roman"/>
            <w:bCs/>
            <w:color w:val="FF0000"/>
          </w:rPr>
          <w:t xml:space="preserve"> in skull bone coll</w:t>
        </w:r>
      </w:ins>
      <w:ins w:id="54" w:author="Megan Feddern" w:date="2022-03-28T10:13:00Z">
        <w:r w:rsidR="003030AA">
          <w:rPr>
            <w:rFonts w:ascii="Times New Roman" w:hAnsi="Times New Roman" w:cs="Times New Roman"/>
            <w:bCs/>
            <w:color w:val="FF0000"/>
          </w:rPr>
          <w:t xml:space="preserve">agen is time averaged over the past 1 – 2 years of the </w:t>
        </w:r>
        <w:r w:rsidR="005C44F8">
          <w:rPr>
            <w:rFonts w:ascii="Times New Roman" w:hAnsi="Times New Roman" w:cs="Times New Roman"/>
            <w:bCs/>
            <w:color w:val="FF0000"/>
          </w:rPr>
          <w:t>seals</w:t>
        </w:r>
        <w:r w:rsidR="003030AA">
          <w:rPr>
            <w:rFonts w:ascii="Times New Roman" w:hAnsi="Times New Roman" w:cs="Times New Roman"/>
            <w:bCs/>
            <w:color w:val="FF0000"/>
          </w:rPr>
          <w:t xml:space="preserve"> life. </w:t>
        </w:r>
      </w:ins>
      <w:ins w:id="55" w:author="Megan Feddern" w:date="2022-03-25T14:55:00Z">
        <w:r w:rsidR="00273BC9">
          <w:rPr>
            <w:rFonts w:ascii="Times New Roman" w:hAnsi="Times New Roman" w:cs="Times New Roman"/>
          </w:rPr>
          <w:tab/>
        </w:r>
      </w:ins>
    </w:p>
    <w:p w14:paraId="384F51E8" w14:textId="4BB37B1C" w:rsidR="006E0756" w:rsidRDefault="00EB5BBF" w:rsidP="00EB5BBF">
      <w:pPr>
        <w:autoSpaceDE w:val="0"/>
        <w:autoSpaceDN w:val="0"/>
        <w:adjustRightInd w:val="0"/>
        <w:spacing w:line="480" w:lineRule="auto"/>
        <w:rPr>
          <w:ins w:id="56" w:author="Megan Feddern" w:date="2022-04-06T12:02:00Z"/>
          <w:rFonts w:ascii="Times New Roman" w:hAnsi="Times New Roman" w:cs="Times New Roman"/>
        </w:rPr>
      </w:pPr>
      <w:ins w:id="57" w:author="Megan Feddern" w:date="2022-03-28T10:10:00Z">
        <w:r>
          <w:rPr>
            <w:rFonts w:ascii="Times New Roman" w:hAnsi="Times New Roman" w:cs="Times New Roman"/>
          </w:rPr>
          <w:tab/>
        </w:r>
      </w:ins>
      <w:ins w:id="58" w:author="Megan Feddern" w:date="2022-04-06T12:00:00Z">
        <w:r w:rsidR="006E0756">
          <w:rPr>
            <w:rFonts w:ascii="Times New Roman" w:hAnsi="Times New Roman" w:cs="Times New Roman"/>
          </w:rPr>
          <w:t xml:space="preserve"> </w:t>
        </w:r>
      </w:ins>
    </w:p>
    <w:p w14:paraId="16CE325A" w14:textId="560615AF" w:rsidR="00B462A2" w:rsidRDefault="006E0756" w:rsidP="00EB5BBF">
      <w:pPr>
        <w:autoSpaceDE w:val="0"/>
        <w:autoSpaceDN w:val="0"/>
        <w:adjustRightInd w:val="0"/>
        <w:spacing w:line="480" w:lineRule="auto"/>
        <w:rPr>
          <w:rFonts w:ascii="Times New Roman" w:hAnsi="Times New Roman" w:cs="Times New Roman"/>
        </w:rPr>
        <w:pPrChange w:id="59" w:author="Megan Feddern" w:date="2022-03-28T10:10:00Z">
          <w:pPr>
            <w:spacing w:line="480" w:lineRule="auto"/>
          </w:pPr>
        </w:pPrChange>
      </w:pPr>
      <w:ins w:id="60" w:author="Megan Feddern" w:date="2022-04-06T12:02:00Z">
        <w:r>
          <w:rPr>
            <w:rFonts w:ascii="Times New Roman" w:hAnsi="Times New Roman" w:cs="Times New Roman"/>
          </w:rPr>
          <w:tab/>
        </w:r>
      </w:ins>
      <w:ins w:id="61" w:author="Megan Feddern" w:date="2022-03-25T14:56:00Z">
        <w:r w:rsidR="00273BC9">
          <w:rPr>
            <w:rFonts w:ascii="Times New Roman" w:hAnsi="Times New Roman" w:cs="Times New Roman"/>
          </w:rPr>
          <w:t xml:space="preserve">Month </w:t>
        </w:r>
      </w:ins>
      <w:ins w:id="62" w:author="Megan Feddern" w:date="2022-03-25T14:54:00Z">
        <w:r w:rsidR="00273BC9">
          <w:rPr>
            <w:rFonts w:ascii="Times New Roman" w:hAnsi="Times New Roman" w:cs="Times New Roman"/>
          </w:rPr>
          <w:t xml:space="preserve">was tested as a smoothed predictor with </w:t>
        </w:r>
      </w:ins>
      <w:ins w:id="63" w:author="Megan Feddern" w:date="2022-03-25T14:55:00Z">
        <w:r w:rsidR="00273BC9">
          <w:rPr>
            <w:rFonts w:ascii="Times New Roman" w:hAnsi="Times New Roman" w:cs="Times New Roman"/>
          </w:rPr>
          <w:t xml:space="preserve">up to </w:t>
        </w:r>
      </w:ins>
      <w:ins w:id="64" w:author="Megan Feddern" w:date="2022-03-25T14:54:00Z">
        <w:r w:rsidR="00273BC9">
          <w:rPr>
            <w:rFonts w:ascii="Times New Roman" w:hAnsi="Times New Roman" w:cs="Times New Roman"/>
          </w:rPr>
          <w:t xml:space="preserve">12 knots for </w:t>
        </w:r>
      </w:ins>
      <w:ins w:id="65" w:author="Megan Feddern" w:date="2022-03-25T14:56:00Z">
        <w:r w:rsidR="00273BC9">
          <w:rPr>
            <w:rFonts w:ascii="Times New Roman" w:hAnsi="Times New Roman" w:cs="Times New Roman"/>
          </w:rPr>
          <w:t>trophic position estimates</w:t>
        </w:r>
      </w:ins>
      <w:ins w:id="66" w:author="Megan Feddern" w:date="2022-03-25T14:54:00Z">
        <w:r w:rsidR="00273BC9">
          <w:rPr>
            <w:rFonts w:ascii="Times New Roman" w:hAnsi="Times New Roman" w:cs="Times New Roman"/>
          </w:rPr>
          <w:t xml:space="preserve"> using a generalized additive model (GAM). Support for a significant</w:t>
        </w:r>
      </w:ins>
      <w:ins w:id="67" w:author="Megan Feddern" w:date="2022-03-28T10:10:00Z">
        <w:r w:rsidR="00EB5BBF">
          <w:rPr>
            <w:rFonts w:ascii="Times New Roman" w:hAnsi="Times New Roman" w:cs="Times New Roman"/>
          </w:rPr>
          <w:t xml:space="preserve"> </w:t>
        </w:r>
      </w:ins>
      <w:ins w:id="68" w:author="Megan Feddern" w:date="2022-03-25T14:54:00Z">
        <w:r w:rsidR="00273BC9">
          <w:rPr>
            <w:rFonts w:ascii="Times New Roman" w:hAnsi="Times New Roman" w:cs="Times New Roman"/>
          </w:rPr>
          <w:t>smoothing term would identify and seasonality in the data, which would be expected if tissue</w:t>
        </w:r>
      </w:ins>
      <w:ins w:id="69" w:author="Megan Feddern" w:date="2022-03-28T10:10:00Z">
        <w:r w:rsidR="00EB5BBF">
          <w:rPr>
            <w:rFonts w:ascii="Times New Roman" w:hAnsi="Times New Roman" w:cs="Times New Roman"/>
          </w:rPr>
          <w:t xml:space="preserve"> </w:t>
        </w:r>
      </w:ins>
      <w:ins w:id="70" w:author="Megan Feddern" w:date="2022-03-25T14:54:00Z">
        <w:r w:rsidR="00273BC9">
          <w:rPr>
            <w:rFonts w:ascii="Times New Roman" w:hAnsi="Times New Roman" w:cs="Times New Roman"/>
          </w:rPr>
          <w:t>turnover time is less than a year. There was no support for a smoothing effect by month in</w:t>
        </w:r>
      </w:ins>
      <w:ins w:id="71" w:author="Megan Feddern" w:date="2022-03-28T10:10:00Z">
        <w:r w:rsidR="00EB5BBF">
          <w:rPr>
            <w:rFonts w:ascii="Times New Roman" w:hAnsi="Times New Roman" w:cs="Times New Roman"/>
          </w:rPr>
          <w:t xml:space="preserve"> </w:t>
        </w:r>
      </w:ins>
      <w:ins w:id="72" w:author="Megan Feddern" w:date="2022-03-25T14:54:00Z">
        <w:r w:rsidR="00273BC9">
          <w:rPr>
            <w:rFonts w:ascii="Times New Roman" w:hAnsi="Times New Roman" w:cs="Times New Roman"/>
          </w:rPr>
          <w:t>generalized additive models of δ</w:t>
        </w:r>
        <w:r w:rsidR="00273BC9">
          <w:rPr>
            <w:rFonts w:ascii="Times New Roman" w:hAnsi="Times New Roman" w:cs="Times New Roman"/>
            <w:sz w:val="16"/>
            <w:szCs w:val="16"/>
          </w:rPr>
          <w:t>15</w:t>
        </w:r>
        <w:r w:rsidR="00273BC9">
          <w:rPr>
            <w:rFonts w:ascii="Times New Roman" w:hAnsi="Times New Roman" w:cs="Times New Roman"/>
          </w:rPr>
          <w:t>N</w:t>
        </w:r>
        <w:r w:rsidR="00273BC9">
          <w:rPr>
            <w:rFonts w:ascii="Times New Roman" w:hAnsi="Times New Roman" w:cs="Times New Roman"/>
            <w:sz w:val="16"/>
            <w:szCs w:val="16"/>
          </w:rPr>
          <w:t xml:space="preserve">Phe </w:t>
        </w:r>
        <w:r w:rsidR="00273BC9">
          <w:rPr>
            <w:rFonts w:ascii="Times New Roman" w:hAnsi="Times New Roman" w:cs="Times New Roman"/>
          </w:rPr>
          <w:t>and δ</w:t>
        </w:r>
        <w:r w:rsidR="00273BC9">
          <w:rPr>
            <w:rFonts w:ascii="Times New Roman" w:hAnsi="Times New Roman" w:cs="Times New Roman"/>
            <w:sz w:val="16"/>
            <w:szCs w:val="16"/>
          </w:rPr>
          <w:t>13</w:t>
        </w:r>
        <w:r w:rsidR="00273BC9">
          <w:rPr>
            <w:rFonts w:ascii="Times New Roman" w:hAnsi="Times New Roman" w:cs="Times New Roman"/>
          </w:rPr>
          <w:t>C values which would have indicated any seasonal</w:t>
        </w:r>
      </w:ins>
      <w:ins w:id="73" w:author="Megan Feddern" w:date="2022-03-28T10:10:00Z">
        <w:r w:rsidR="00EB5BBF">
          <w:rPr>
            <w:rFonts w:ascii="Times New Roman" w:hAnsi="Times New Roman" w:cs="Times New Roman"/>
          </w:rPr>
          <w:t xml:space="preserve"> </w:t>
        </w:r>
      </w:ins>
      <w:ins w:id="74" w:author="Megan Feddern" w:date="2022-03-25T14:54:00Z">
        <w:r w:rsidR="00273BC9">
          <w:rPr>
            <w:rFonts w:ascii="Times New Roman" w:hAnsi="Times New Roman" w:cs="Times New Roman"/>
          </w:rPr>
          <w:t>variability in isotope composition and thus a turnover time of less than or greater than a year (p &lt;</w:t>
        </w:r>
      </w:ins>
      <w:ins w:id="75" w:author="Megan Feddern" w:date="2022-03-28T10:10:00Z">
        <w:r w:rsidR="00EB5BBF">
          <w:rPr>
            <w:rFonts w:ascii="Times New Roman" w:hAnsi="Times New Roman" w:cs="Times New Roman"/>
          </w:rPr>
          <w:t xml:space="preserve"> </w:t>
        </w:r>
      </w:ins>
      <w:ins w:id="76" w:author="Megan Feddern" w:date="2022-03-25T14:54:00Z">
        <w:r w:rsidR="00273BC9">
          <w:rPr>
            <w:rFonts w:ascii="Times New Roman" w:hAnsi="Times New Roman" w:cs="Times New Roman"/>
          </w:rPr>
          <w:t xml:space="preserve">0.05; SI Figure S2). </w:t>
        </w:r>
      </w:ins>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6">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CB07FE5"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5A1D25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071B46E7"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S5</w:t>
      </w:r>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403C4F53"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73D5E848"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4">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5">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2E2C8948"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7C181B5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3C1D55D0"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412B26BD"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2F7223"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77777777" w:rsidR="006B02CE" w:rsidRDefault="006B02CE" w:rsidP="009F3B4E">
            <w:pPr>
              <w:jc w:val="center"/>
              <w:rPr>
                <w:rFonts w:ascii="Times New Roman" w:eastAsia="Times New Roman" w:hAnsi="Times New Roman" w:cs="Times New Roman"/>
              </w:rPr>
            </w:pP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87015" w14:textId="77777777" w:rsidR="00374C57" w:rsidRDefault="00374C57" w:rsidP="00E83DD4">
      <w:r>
        <w:separator/>
      </w:r>
    </w:p>
  </w:endnote>
  <w:endnote w:type="continuationSeparator" w:id="0">
    <w:p w14:paraId="4D093E11" w14:textId="77777777" w:rsidR="00374C57" w:rsidRDefault="00374C57"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2D2EC" w14:textId="77777777" w:rsidR="00374C57" w:rsidRDefault="00374C57" w:rsidP="00E83DD4">
      <w:r>
        <w:separator/>
      </w:r>
    </w:p>
  </w:footnote>
  <w:footnote w:type="continuationSeparator" w:id="0">
    <w:p w14:paraId="11004B7E" w14:textId="77777777" w:rsidR="00374C57" w:rsidRDefault="00374C57"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6B5F"/>
    <w:rsid w:val="00097019"/>
    <w:rsid w:val="000A01CE"/>
    <w:rsid w:val="000B73C5"/>
    <w:rsid w:val="000C07F8"/>
    <w:rsid w:val="000D21A1"/>
    <w:rsid w:val="000E4495"/>
    <w:rsid w:val="000E57FD"/>
    <w:rsid w:val="001164FF"/>
    <w:rsid w:val="001168A0"/>
    <w:rsid w:val="00130432"/>
    <w:rsid w:val="00131A1E"/>
    <w:rsid w:val="00152353"/>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E3A12"/>
    <w:rsid w:val="002F7223"/>
    <w:rsid w:val="003030AA"/>
    <w:rsid w:val="00307D33"/>
    <w:rsid w:val="0031060B"/>
    <w:rsid w:val="00317047"/>
    <w:rsid w:val="00327AF4"/>
    <w:rsid w:val="0034006B"/>
    <w:rsid w:val="00346146"/>
    <w:rsid w:val="00351507"/>
    <w:rsid w:val="00374C57"/>
    <w:rsid w:val="0039792A"/>
    <w:rsid w:val="003A6DDC"/>
    <w:rsid w:val="003C2EF6"/>
    <w:rsid w:val="00407363"/>
    <w:rsid w:val="00412F27"/>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5711C"/>
    <w:rsid w:val="0097498A"/>
    <w:rsid w:val="009838D7"/>
    <w:rsid w:val="00990BE3"/>
    <w:rsid w:val="009A407A"/>
    <w:rsid w:val="009A7893"/>
    <w:rsid w:val="009B40F2"/>
    <w:rsid w:val="009C0955"/>
    <w:rsid w:val="009C2286"/>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12F12"/>
    <w:rsid w:val="00D15704"/>
    <w:rsid w:val="00D40D39"/>
    <w:rsid w:val="00D65498"/>
    <w:rsid w:val="00D71603"/>
    <w:rsid w:val="00D749E2"/>
    <w:rsid w:val="00D775A4"/>
    <w:rsid w:val="00D83D16"/>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5BBF"/>
    <w:rsid w:val="00ED1261"/>
    <w:rsid w:val="00ED4272"/>
    <w:rsid w:val="00EF4FE0"/>
    <w:rsid w:val="00F42994"/>
    <w:rsid w:val="00F53E3C"/>
    <w:rsid w:val="00F6334A"/>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waterdata.usgs.gov/nwis/uv?site_no=14105700"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microsoft.com/office/2011/relationships/people" Target="peop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6929</Words>
  <Characters>39497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2</cp:revision>
  <dcterms:created xsi:type="dcterms:W3CDTF">2022-04-06T19:12:00Z</dcterms:created>
  <dcterms:modified xsi:type="dcterms:W3CDTF">2022-04-06T19:12:00Z</dcterms:modified>
</cp:coreProperties>
</file>