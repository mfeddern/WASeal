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92928" w14:textId="1D086B5A"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Feddern, M.L., G.W. </w:t>
      </w:r>
      <w:proofErr w:type="spellStart"/>
      <w:r w:rsidRPr="00847AD2">
        <w:rPr>
          <w:rFonts w:ascii="Times New Roman" w:hAnsi="Times New Roman" w:cs="Times New Roman"/>
        </w:rPr>
        <w:t>Holtgireve</w:t>
      </w:r>
      <w:proofErr w:type="spellEnd"/>
      <w:r w:rsidRPr="00847AD2">
        <w:rPr>
          <w:rFonts w:ascii="Times New Roman" w:hAnsi="Times New Roman" w:cs="Times New Roman"/>
        </w:rPr>
        <w:t xml:space="preser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ins w:id="0" w:author="Megan Feddern" w:date="2022-04-06T12:12:00Z">
        <w:r w:rsidR="00831A0F">
          <w:rPr>
            <w:rStyle w:val="apple-converted-space"/>
            <w:rFonts w:ascii="Times New Roman" w:hAnsi="Times New Roman" w:cs="Times New Roman"/>
            <w:color w:val="222222"/>
            <w:shd w:val="clear" w:color="auto" w:fill="FFFFFF"/>
          </w:rPr>
          <w:t>. Ecology.</w:t>
        </w:r>
      </w:ins>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for 24-72 hours depending on bone thickness, followed by centrifugation and </w:t>
      </w:r>
      <w:proofErr w:type="spellStart"/>
      <w:r>
        <w:rPr>
          <w:rFonts w:ascii="Times New Roman" w:hAnsi="Times New Roman" w:cs="Times New Roman"/>
        </w:rPr>
        <w:t>nanopure</w:t>
      </w:r>
      <w:proofErr w:type="spellEnd"/>
      <w:r w:rsidRPr="00E83DD4">
        <w:rPr>
          <w:rFonts w:ascii="Times New Roman" w:hAnsi="Times New Roman" w:cs="Times New Roman"/>
        </w:rPr>
        <w:t xml:space="preserve"> water rinse. Removal of </w:t>
      </w:r>
      <w:proofErr w:type="spellStart"/>
      <w:r w:rsidRPr="00E83DD4">
        <w:rPr>
          <w:rFonts w:ascii="Times New Roman" w:hAnsi="Times New Roman" w:cs="Times New Roman"/>
        </w:rPr>
        <w:t>humic</w:t>
      </w:r>
      <w:proofErr w:type="spellEnd"/>
      <w:r w:rsidRPr="00E83DD4">
        <w:rPr>
          <w:rFonts w:ascii="Times New Roman" w:hAnsi="Times New Roman" w:cs="Times New Roman"/>
        </w:rPr>
        <w:t xml:space="preserve"> acids was conducted using 0.125 M </w:t>
      </w:r>
      <w:proofErr w:type="spellStart"/>
      <w:r w:rsidRPr="00E83DD4">
        <w:rPr>
          <w:rFonts w:ascii="Times New Roman" w:hAnsi="Times New Roman" w:cs="Times New Roman"/>
        </w:rPr>
        <w:t>NaOH</w:t>
      </w:r>
      <w:proofErr w:type="spellEnd"/>
      <w:r w:rsidRPr="00E83DD4">
        <w:rPr>
          <w:rFonts w:ascii="Times New Roman" w:hAnsi="Times New Roman" w:cs="Times New Roman"/>
        </w:rPr>
        <w:t xml:space="preserve">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w:t>
      </w:r>
      <w:proofErr w:type="spellStart"/>
      <w:r w:rsidRPr="00E83DD4">
        <w:rPr>
          <w:rFonts w:ascii="Times New Roman" w:hAnsi="Times New Roman" w:cs="Times New Roman"/>
        </w:rPr>
        <w:t>HCl</w:t>
      </w:r>
      <w:proofErr w:type="spellEnd"/>
      <w:r w:rsidRPr="00E83DD4">
        <w:rPr>
          <w:rFonts w:ascii="Times New Roman" w:hAnsi="Times New Roman" w:cs="Times New Roman"/>
        </w:rPr>
        <w:t>.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w:t>
      </w:r>
      <w:proofErr w:type="spellStart"/>
      <w:r w:rsidRPr="00E83DD4">
        <w:rPr>
          <w:rFonts w:ascii="Times New Roman" w:hAnsi="Times New Roman" w:cs="Times New Roman"/>
        </w:rPr>
        <w:t>IsoLab</w:t>
      </w:r>
      <w:proofErr w:type="spellEnd"/>
      <w:r w:rsidRPr="00E83DD4">
        <w:rPr>
          <w:rFonts w:ascii="Times New Roman" w:hAnsi="Times New Roman" w:cs="Times New Roman"/>
        </w:rPr>
        <w:t xml:space="preserve">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proofErr w:type="spellStart"/>
      <w:r>
        <w:rPr>
          <w:rFonts w:ascii="Times New Roman" w:hAnsi="Times New Roman" w:cs="Times New Roman"/>
        </w:rPr>
        <w:t>Chikaraishi</w:t>
      </w:r>
      <w:proofErr w:type="spellEnd"/>
      <w:r>
        <w:rPr>
          <w:rFonts w:ascii="Times New Roman" w:hAnsi="Times New Roman" w:cs="Times New Roman"/>
        </w:rPr>
        <w:t xml:space="preserve"> et al. (2007) and protocols by Rachel Jeffrey’s lab at University of Liverpool UK which are modifications of that published by </w:t>
      </w:r>
      <w:proofErr w:type="spellStart"/>
      <w:r>
        <w:rPr>
          <w:rFonts w:ascii="Times New Roman" w:hAnsi="Times New Roman" w:cs="Times New Roman"/>
        </w:rPr>
        <w:t>Metges</w:t>
      </w:r>
      <w:proofErr w:type="spellEnd"/>
      <w:r>
        <w:rPr>
          <w:rFonts w:ascii="Times New Roman" w:hAnsi="Times New Roman" w:cs="Times New Roman"/>
        </w:rPr>
        <w:t xml:space="preserve"> et al. (1996) and Popp et al. (2007).</w:t>
      </w:r>
      <w:r w:rsidRPr="00E83DD4">
        <w:rPr>
          <w:rFonts w:ascii="Times New Roman" w:hAnsi="Times New Roman" w:cs="Times New Roman"/>
        </w:rPr>
        <w:t xml:space="preserve"> Briefly, proteins were hydrolyzed in 6N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w:t>
      </w:r>
      <w:proofErr w:type="spellStart"/>
      <w:r>
        <w:rPr>
          <w:rFonts w:ascii="Times New Roman" w:hAnsi="Times New Roman" w:cs="Times New Roman"/>
        </w:rPr>
        <w:t>norleucine</w:t>
      </w:r>
      <w:proofErr w:type="spellEnd"/>
      <w:r>
        <w:rPr>
          <w:rFonts w:ascii="Times New Roman" w:hAnsi="Times New Roman" w:cs="Times New Roman"/>
        </w:rPr>
        <w:t xml:space="preserv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w:t>
      </w:r>
      <w:proofErr w:type="spellStart"/>
      <w:r w:rsidRPr="00E83DD4">
        <w:rPr>
          <w:rFonts w:ascii="Times New Roman" w:hAnsi="Times New Roman" w:cs="Times New Roman"/>
        </w:rPr>
        <w:t>irMA</w:t>
      </w:r>
      <w:proofErr w:type="spellEnd"/>
      <w:r w:rsidRPr="00E83DD4">
        <w:rPr>
          <w:rFonts w:ascii="Times New Roman" w:hAnsi="Times New Roman" w:cs="Times New Roman"/>
        </w:rPr>
        <w:t xml:space="preserve">; </w:t>
      </w:r>
      <w:proofErr w:type="spellStart"/>
      <w:r w:rsidRPr="00E83DD4">
        <w:rPr>
          <w:rFonts w:ascii="Times New Roman" w:hAnsi="Times New Roman" w:cs="Times New Roman"/>
        </w:rPr>
        <w:t>Thermo</w:t>
      </w:r>
      <w:proofErr w:type="spellEnd"/>
      <w:r w:rsidRPr="00E83DD4">
        <w:rPr>
          <w:rFonts w:ascii="Times New Roman" w:hAnsi="Times New Roman" w:cs="Times New Roman"/>
        </w:rPr>
        <w:t xml:space="preserve"> Scientific Trace GC + GC </w:t>
      </w:r>
      <w:proofErr w:type="spellStart"/>
      <w:r w:rsidRPr="00E83DD4">
        <w:rPr>
          <w:rFonts w:ascii="Times New Roman" w:hAnsi="Times New Roman" w:cs="Times New Roman"/>
        </w:rPr>
        <w:t>IsoLink</w:t>
      </w:r>
      <w:proofErr w:type="spellEnd"/>
      <w:r w:rsidRPr="00E83DD4">
        <w:rPr>
          <w:rFonts w:ascii="Times New Roman" w:hAnsi="Times New Roman" w:cs="Times New Roman"/>
        </w:rPr>
        <w:t xml:space="preserve"> coupled to a Delta V </w:t>
      </w:r>
      <w:proofErr w:type="spellStart"/>
      <w:r w:rsidRPr="00E83DD4">
        <w:rPr>
          <w:rFonts w:ascii="Times New Roman" w:hAnsi="Times New Roman" w:cs="Times New Roman"/>
        </w:rPr>
        <w:t>irMS</w:t>
      </w:r>
      <w:proofErr w:type="spellEnd"/>
      <w:r w:rsidRPr="00E83DD4">
        <w:rPr>
          <w:rFonts w:ascii="Times New Roman" w:hAnsi="Times New Roman" w:cs="Times New Roman"/>
        </w:rPr>
        <w:t>)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w:t>
      </w:r>
      <w:proofErr w:type="spellStart"/>
      <w:r>
        <w:rPr>
          <w:rFonts w:ascii="Times New Roman" w:hAnsi="Times New Roman" w:cs="Times New Roman"/>
        </w:rPr>
        <w:t>polysiloxane</w:t>
      </w:r>
      <w:proofErr w:type="spellEnd"/>
      <w:r>
        <w:rPr>
          <w:rFonts w:ascii="Times New Roman" w:hAnsi="Times New Roman" w:cs="Times New Roman"/>
        </w:rPr>
        <w:t xml:space="preserve"> stationary phase and moderate polarity (</w:t>
      </w:r>
      <w:proofErr w:type="spellStart"/>
      <w:r>
        <w:rPr>
          <w:rFonts w:ascii="Times New Roman" w:hAnsi="Times New Roman" w:cs="Times New Roman"/>
        </w:rPr>
        <w:t>Chikaraishi</w:t>
      </w:r>
      <w:proofErr w:type="spellEnd"/>
      <w:r>
        <w:rPr>
          <w:rFonts w:ascii="Times New Roman" w:hAnsi="Times New Roman" w:cs="Times New Roman"/>
        </w:rPr>
        <w:t xml:space="preserve">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proofErr w:type="spellStart"/>
      <w:r w:rsidRPr="00A375B0">
        <w:rPr>
          <w:rFonts w:ascii="Times New Roman" w:hAnsi="Times New Roman" w:cs="Times New Roman"/>
          <w:i/>
        </w:rPr>
        <w:t>Std</w:t>
      </w:r>
      <w:proofErr w:type="spellEnd"/>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spellStart"/>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proofErr w:type="spellStart"/>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proofErr w:type="spellEnd"/>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2F7223"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32B444EF"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spellStart"/>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w:t>
      </w:r>
      <w:proofErr w:type="spellStart"/>
      <w:r>
        <w:rPr>
          <w:rFonts w:ascii="Times New Roman" w:hAnsi="Times New Roman" w:cs="Times New Roman"/>
          <w:iCs/>
        </w:rPr>
        <w:t>Norleucine</w:t>
      </w:r>
      <w:proofErr w:type="spellEnd"/>
      <w:r>
        <w:rPr>
          <w:rFonts w:ascii="Times New Roman" w:hAnsi="Times New Roman" w:cs="Times New Roman"/>
          <w:iCs/>
        </w:rPr>
        <w:t xml:space="preserve"> had lower precision in standards compared to </w:t>
      </w:r>
      <w:proofErr w:type="spellStart"/>
      <w:r>
        <w:rPr>
          <w:rFonts w:ascii="Times New Roman" w:hAnsi="Times New Roman" w:cs="Times New Roman"/>
          <w:iCs/>
        </w:rPr>
        <w:t>phenyalanine</w:t>
      </w:r>
      <w:proofErr w:type="spellEnd"/>
      <w:r>
        <w:rPr>
          <w:rFonts w:ascii="Times New Roman" w:hAnsi="Times New Roman" w:cs="Times New Roman"/>
          <w:iCs/>
        </w:rPr>
        <w:t xml:space="preserv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w:t>
      </w:r>
      <w:ins w:id="1" w:author="Megan Feddern" w:date="2022-04-07T14:51:00Z">
        <w:r w:rsidR="00EB4456">
          <w:rPr>
            <w:rFonts w:ascii="Times New Roman" w:hAnsi="Times New Roman" w:cs="Times New Roman"/>
          </w:rPr>
          <w:t>13</w:t>
        </w:r>
      </w:ins>
      <w:del w:id="2" w:author="Megan Feddern" w:date="2022-04-07T14:51:00Z">
        <w:r w:rsidR="00B462A2" w:rsidDel="00EB4456">
          <w:rPr>
            <w:rFonts w:ascii="Times New Roman" w:hAnsi="Times New Roman" w:cs="Times New Roman"/>
          </w:rPr>
          <w:delText>5</w:delText>
        </w:r>
      </w:del>
      <w:r w:rsidR="00B462A2">
        <w:rPr>
          <w:rFonts w:ascii="Times New Roman" w:hAnsi="Times New Roman" w:cs="Times New Roman"/>
        </w:rPr>
        <w:t>)</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51B5F654"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(omnivory</w:t>
      </w:r>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del w:id="3" w:author="Megan Feddern" w:date="2022-04-29T16:18:00Z">
        <w:r w:rsidDel="000804C8">
          <w:rPr>
            <w:rFonts w:ascii="Times New Roman" w:hAnsi="Times New Roman" w:cs="Times New Roman"/>
            <w:bCs/>
          </w:rPr>
          <w:delText>ominvory</w:delText>
        </w:r>
      </w:del>
      <w:ins w:id="4" w:author="Megan Feddern" w:date="2022-04-29T16:18:00Z">
        <w:r w:rsidR="000804C8">
          <w:rPr>
            <w:rFonts w:ascii="Times New Roman" w:hAnsi="Times New Roman" w:cs="Times New Roman"/>
            <w:bCs/>
          </w:rPr>
          <w:t>omnivory</w:t>
        </w:r>
      </w:ins>
      <w:bookmarkStart w:id="5" w:name="_GoBack"/>
      <w:bookmarkEnd w:id="5"/>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7ABB5670"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sidR="00847AD2">
        <w:rPr>
          <w:rFonts w:ascii="Times New Roman" w:eastAsia="Times New Roman" w:hAnsi="Times New Roman" w:cs="Times New Roman"/>
          <w:i/>
        </w:rPr>
        <w:t>i</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w:t>
      </w:r>
      <w:ins w:id="6" w:author="Megan Feddern" w:date="2022-04-07T15:09:00Z">
        <w:r w:rsidR="00676D3C">
          <w:rPr>
            <w:rFonts w:ascii="Times New Roman" w:eastAsia="Times New Roman" w:hAnsi="Times New Roman" w:cs="Times New Roman"/>
          </w:rPr>
          <w:t>6</w:t>
        </w:r>
      </w:ins>
      <w:del w:id="7" w:author="Megan Feddern" w:date="2022-04-07T15:09:00Z">
        <w:r w:rsidR="000A01CE" w:rsidDel="00676D3C">
          <w:rPr>
            <w:rFonts w:ascii="Times New Roman" w:eastAsia="Times New Roman" w:hAnsi="Times New Roman" w:cs="Times New Roman"/>
          </w:rPr>
          <w:delText>5</w:delText>
        </w:r>
      </w:del>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w:t>
      </w:r>
      <w:ins w:id="8" w:author="Megan Feddern" w:date="2022-04-07T15:11:00Z">
        <w:r w:rsidR="002B7A02">
          <w:rPr>
            <w:rFonts w:ascii="Times New Roman" w:eastAsia="Times New Roman" w:hAnsi="Times New Roman" w:cs="Times New Roman"/>
          </w:rPr>
          <w:t>6</w:t>
        </w:r>
      </w:ins>
      <w:del w:id="9" w:author="Megan Feddern" w:date="2022-04-07T15:11:00Z">
        <w:r w:rsidR="000A01CE" w:rsidDel="002B7A02">
          <w:rPr>
            <w:rFonts w:ascii="Times New Roman" w:eastAsia="Times New Roman" w:hAnsi="Times New Roman" w:cs="Times New Roman"/>
          </w:rPr>
          <w:delText>5</w:delText>
        </w:r>
      </w:del>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ins w:id="10" w:author="Megan Feddern" w:date="2022-04-07T15:11:00Z">
        <w:r w:rsidR="002B7A02">
          <w:rPr>
            <w:rFonts w:ascii="Times New Roman" w:eastAsia="Times New Roman" w:hAnsi="Times New Roman" w:cs="Times New Roman"/>
          </w:rPr>
          <w:t>5</w:t>
        </w:r>
      </w:ins>
      <w:del w:id="11" w:author="Megan Feddern" w:date="2022-04-07T15:11:00Z">
        <w:r w:rsidR="00B462A2" w:rsidDel="002B7A02">
          <w:rPr>
            <w:rFonts w:ascii="Times New Roman" w:eastAsia="Times New Roman" w:hAnsi="Times New Roman" w:cs="Times New Roman"/>
          </w:rPr>
          <w:delText>4</w:delText>
        </w:r>
      </w:del>
      <w:r w:rsidR="00B462A2">
        <w:rPr>
          <w:rFonts w:ascii="Times New Roman" w:eastAsia="Times New Roman" w:hAnsi="Times New Roman" w:cs="Times New Roman"/>
        </w:rPr>
        <w:t xml:space="preserve">).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ins w:id="12" w:author="Megan Feddern" w:date="2022-04-07T15:11:00Z">
        <w:r w:rsidR="002B7A02">
          <w:rPr>
            <w:rFonts w:ascii="Times New Roman" w:eastAsia="Times New Roman" w:hAnsi="Times New Roman" w:cs="Times New Roman"/>
          </w:rPr>
          <w:t>5</w:t>
        </w:r>
      </w:ins>
      <w:del w:id="13" w:author="Megan Feddern" w:date="2022-04-07T15:11:00Z">
        <w:r w:rsidR="00B462A2" w:rsidDel="002B7A02">
          <w:rPr>
            <w:rFonts w:ascii="Times New Roman" w:eastAsia="Times New Roman" w:hAnsi="Times New Roman" w:cs="Times New Roman"/>
          </w:rPr>
          <w:delText>4</w:delText>
        </w:r>
      </w:del>
      <w:r w:rsidR="00B462A2">
        <w:rPr>
          <w:rFonts w:ascii="Times New Roman" w:eastAsia="Times New Roman" w:hAnsi="Times New Roman" w:cs="Times New Roman"/>
        </w:rPr>
        <w:t xml:space="preserve">).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w:t>
      </w:r>
      <w:ins w:id="14" w:author="Megan Feddern" w:date="2022-04-07T15:11:00Z">
        <w:r w:rsidR="002B7A02">
          <w:rPr>
            <w:rFonts w:ascii="Times New Roman" w:eastAsia="Times New Roman" w:hAnsi="Times New Roman" w:cs="Times New Roman"/>
          </w:rPr>
          <w:t>2</w:t>
        </w:r>
      </w:ins>
      <w:del w:id="15" w:author="Megan Feddern" w:date="2022-04-07T15:11:00Z">
        <w:r w:rsidR="009C2286" w:rsidDel="002B7A02">
          <w:rPr>
            <w:rFonts w:ascii="Times New Roman" w:eastAsia="Times New Roman" w:hAnsi="Times New Roman" w:cs="Times New Roman"/>
          </w:rPr>
          <w:delText>1</w:delText>
        </w:r>
      </w:del>
      <w:r w:rsidR="009C2286">
        <w:rPr>
          <w:rFonts w:ascii="Times New Roman" w:eastAsia="Times New Roman" w:hAnsi="Times New Roman" w:cs="Times New Roman"/>
        </w:rPr>
        <w:t>)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32F530A7"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w:t>
      </w:r>
      <w:ins w:id="16" w:author="Megan Feddern" w:date="2022-04-07T15:12:00Z">
        <w:r w:rsidR="002B7A02">
          <w:rPr>
            <w:rFonts w:ascii="Times New Roman" w:eastAsia="Times New Roman" w:hAnsi="Times New Roman" w:cs="Times New Roman"/>
          </w:rPr>
          <w:t>5</w:t>
        </w:r>
      </w:ins>
      <w:del w:id="17" w:author="Megan Feddern" w:date="2022-04-07T15:12:00Z">
        <w:r w:rsidR="000A01CE" w:rsidDel="002B7A02">
          <w:rPr>
            <w:rFonts w:ascii="Times New Roman" w:eastAsia="Times New Roman" w:hAnsi="Times New Roman" w:cs="Times New Roman"/>
          </w:rPr>
          <w:delText>4</w:delText>
        </w:r>
      </w:del>
      <w:r>
        <w:rPr>
          <w:rFonts w:ascii="Times New Roman" w:eastAsia="Times New Roman" w:hAnsi="Times New Roman" w:cs="Times New Roman"/>
        </w:rPr>
        <w:t xml:space="preserve">) or sex (Figure </w:t>
      </w:r>
      <w:r w:rsidR="000A01CE">
        <w:rPr>
          <w:rFonts w:ascii="Times New Roman" w:eastAsia="Times New Roman" w:hAnsi="Times New Roman" w:cs="Times New Roman"/>
        </w:rPr>
        <w:t>S</w:t>
      </w:r>
      <w:ins w:id="18" w:author="Megan Feddern" w:date="2022-04-07T15:12:00Z">
        <w:r w:rsidR="002B7A02">
          <w:rPr>
            <w:rFonts w:ascii="Times New Roman" w:eastAsia="Times New Roman" w:hAnsi="Times New Roman" w:cs="Times New Roman"/>
          </w:rPr>
          <w:t>6</w:t>
        </w:r>
      </w:ins>
      <w:del w:id="19" w:author="Megan Feddern" w:date="2022-04-07T15:12:00Z">
        <w:r w:rsidR="000A01CE" w:rsidDel="002B7A02">
          <w:rPr>
            <w:rFonts w:ascii="Times New Roman" w:eastAsia="Times New Roman" w:hAnsi="Times New Roman" w:cs="Times New Roman"/>
          </w:rPr>
          <w:delText>5</w:delText>
        </w:r>
      </w:del>
      <w:r>
        <w:rPr>
          <w:rFonts w:ascii="Times New Roman" w:eastAsia="Times New Roman" w:hAnsi="Times New Roman" w:cs="Times New Roman"/>
        </w:rPr>
        <w:t xml:space="preserve">).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Pr>
          <w:rFonts w:ascii="Times New Roman" w:eastAsia="Times New Roman" w:hAnsi="Times New Roman" w:cs="Times New Roman"/>
        </w:rPr>
        <w:t>Dehn</w:t>
      </w:r>
      <w:proofErr w:type="spellEnd"/>
      <w:r>
        <w:rPr>
          <w:rFonts w:ascii="Times New Roman" w:eastAsia="Times New Roman" w:hAnsi="Times New Roman" w:cs="Times New Roman"/>
        </w:rPr>
        <w:t xml:space="preserve">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1F7DE6E1"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w:t>
      </w:r>
      <w:ins w:id="20" w:author="Megan Feddern" w:date="2022-04-07T15:12:00Z">
        <w:r w:rsidR="002B7A02">
          <w:rPr>
            <w:rFonts w:ascii="Times New Roman" w:eastAsia="Times New Roman" w:hAnsi="Times New Roman" w:cs="Times New Roman"/>
          </w:rPr>
          <w:t>6</w:t>
        </w:r>
      </w:ins>
      <w:del w:id="21" w:author="Megan Feddern" w:date="2022-04-07T15:12:00Z">
        <w:r w:rsidR="000A01CE" w:rsidDel="002B7A02">
          <w:rPr>
            <w:rFonts w:ascii="Times New Roman" w:eastAsia="Times New Roman" w:hAnsi="Times New Roman" w:cs="Times New Roman"/>
          </w:rPr>
          <w:delText>7</w:delText>
        </w:r>
      </w:del>
      <w:r w:rsidR="000A01CE">
        <w:rPr>
          <w:rFonts w:ascii="Times New Roman" w:eastAsia="Times New Roman" w:hAnsi="Times New Roman" w:cs="Times New Roman"/>
        </w:rPr>
        <w:t xml:space="preserve"> &amp; S</w:t>
      </w:r>
      <w:ins w:id="22" w:author="Megan Feddern" w:date="2022-04-07T15:12:00Z">
        <w:r w:rsidR="002B7A02">
          <w:rPr>
            <w:rFonts w:ascii="Times New Roman" w:eastAsia="Times New Roman" w:hAnsi="Times New Roman" w:cs="Times New Roman"/>
          </w:rPr>
          <w:t>9</w:t>
        </w:r>
      </w:ins>
      <w:del w:id="23" w:author="Megan Feddern" w:date="2022-04-07T15:12:00Z">
        <w:r w:rsidR="000A01CE" w:rsidDel="002B7A02">
          <w:rPr>
            <w:rFonts w:ascii="Times New Roman" w:eastAsia="Times New Roman" w:hAnsi="Times New Roman" w:cs="Times New Roman"/>
          </w:rPr>
          <w:delText>8</w:delText>
        </w:r>
      </w:del>
      <w:r w:rsidR="000A01CE">
        <w:rPr>
          <w:rFonts w:ascii="Times New Roman" w:eastAsia="Times New Roman" w:hAnsi="Times New Roman" w:cs="Times New Roman"/>
        </w:rPr>
        <w:t>)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w:t>
      </w:r>
      <w:ins w:id="24" w:author="Megan Feddern" w:date="2022-04-07T15:12:00Z">
        <w:r w:rsidR="002B7A02">
          <w:rPr>
            <w:rFonts w:ascii="Times New Roman" w:eastAsia="Times New Roman" w:hAnsi="Times New Roman" w:cs="Times New Roman"/>
          </w:rPr>
          <w:t>7</w:t>
        </w:r>
      </w:ins>
      <w:del w:id="25" w:author="Megan Feddern" w:date="2022-04-07T15:12:00Z">
        <w:r w:rsidR="000A01CE" w:rsidDel="002B7A02">
          <w:rPr>
            <w:rFonts w:ascii="Times New Roman" w:eastAsia="Times New Roman" w:hAnsi="Times New Roman" w:cs="Times New Roman"/>
          </w:rPr>
          <w:delText>6</w:delText>
        </w:r>
      </w:del>
      <w:r w:rsidR="000A01CE">
        <w:rPr>
          <w:rFonts w:ascii="Times New Roman" w:eastAsia="Times New Roman" w:hAnsi="Times New Roman" w:cs="Times New Roman"/>
        </w:rPr>
        <w:t>)</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185D8298"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w:t>
      </w:r>
      <w:ins w:id="26" w:author="Megan Feddern" w:date="2022-04-07T15:12:00Z">
        <w:r w:rsidR="002B7A02">
          <w:rPr>
            <w:rFonts w:ascii="Times New Roman" w:eastAsia="Times New Roman" w:hAnsi="Times New Roman" w:cs="Times New Roman"/>
          </w:rPr>
          <w:t>7</w:t>
        </w:r>
      </w:ins>
      <w:del w:id="27" w:author="Megan Feddern" w:date="2022-04-07T15:12:00Z">
        <w:r w:rsidR="000A01CE" w:rsidDel="002B7A02">
          <w:rPr>
            <w:rFonts w:ascii="Times New Roman" w:eastAsia="Times New Roman" w:hAnsi="Times New Roman" w:cs="Times New Roman"/>
          </w:rPr>
          <w:delText>6</w:delText>
        </w:r>
      </w:del>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w:t>
      </w:r>
      <w:ins w:id="28" w:author="Megan Feddern" w:date="2022-04-07T15:12:00Z">
        <w:r w:rsidR="002B7A02">
          <w:rPr>
            <w:rFonts w:ascii="Times New Roman" w:eastAsia="Times New Roman" w:hAnsi="Times New Roman" w:cs="Times New Roman"/>
          </w:rPr>
          <w:t>7</w:t>
        </w:r>
      </w:ins>
      <w:del w:id="29" w:author="Megan Feddern" w:date="2022-04-07T15:12:00Z">
        <w:r w:rsidR="000A01CE" w:rsidDel="002B7A02">
          <w:rPr>
            <w:rFonts w:ascii="Times New Roman" w:eastAsia="Times New Roman" w:hAnsi="Times New Roman" w:cs="Times New Roman"/>
          </w:rPr>
          <w:delText>6</w:delText>
        </w:r>
      </w:del>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w:t>
      </w:r>
      <w:ins w:id="30" w:author="Megan Feddern" w:date="2022-04-07T15:12:00Z">
        <w:r w:rsidR="002B7A02">
          <w:rPr>
            <w:rFonts w:ascii="Times New Roman" w:eastAsia="Times New Roman" w:hAnsi="Times New Roman" w:cs="Times New Roman"/>
          </w:rPr>
          <w:t>7</w:t>
        </w:r>
      </w:ins>
      <w:del w:id="31" w:author="Megan Feddern" w:date="2022-04-07T15:12:00Z">
        <w:r w:rsidR="000A01CE" w:rsidDel="002B7A02">
          <w:rPr>
            <w:rFonts w:ascii="Times New Roman" w:eastAsia="Times New Roman" w:hAnsi="Times New Roman" w:cs="Times New Roman"/>
          </w:rPr>
          <w:delText>6</w:delText>
        </w:r>
      </w:del>
      <w:r w:rsidR="000A01CE">
        <w:rPr>
          <w:rFonts w:ascii="Times New Roman" w:eastAsia="Times New Roman" w:hAnsi="Times New Roman" w:cs="Times New Roman"/>
        </w:rPr>
        <w:t>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7498223E"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There were no trends through time for the model residuals for any amino acid after accounting for environmental (Figure S</w:t>
      </w:r>
      <w:ins w:id="32" w:author="Megan Feddern" w:date="2022-04-07T15:13:00Z">
        <w:r w:rsidR="002B7A02">
          <w:rPr>
            <w:rFonts w:ascii="Times New Roman" w:eastAsia="Times New Roman" w:hAnsi="Times New Roman" w:cs="Times New Roman"/>
          </w:rPr>
          <w:t>8</w:t>
        </w:r>
      </w:ins>
      <w:del w:id="33" w:author="Megan Feddern" w:date="2022-04-07T15:13:00Z">
        <w:r w:rsidDel="002B7A02">
          <w:rPr>
            <w:rFonts w:ascii="Times New Roman" w:eastAsia="Times New Roman" w:hAnsi="Times New Roman" w:cs="Times New Roman"/>
          </w:rPr>
          <w:delText>7</w:delText>
        </w:r>
      </w:del>
      <w:r>
        <w:rPr>
          <w:rFonts w:ascii="Times New Roman" w:eastAsia="Times New Roman" w:hAnsi="Times New Roman" w:cs="Times New Roman"/>
        </w:rPr>
        <w:t>) and food web (Figure S</w:t>
      </w:r>
      <w:ins w:id="34" w:author="Megan Feddern" w:date="2022-04-07T15:13:00Z">
        <w:r w:rsidR="002B7A02">
          <w:rPr>
            <w:rFonts w:ascii="Times New Roman" w:eastAsia="Times New Roman" w:hAnsi="Times New Roman" w:cs="Times New Roman"/>
          </w:rPr>
          <w:t>9</w:t>
        </w:r>
      </w:ins>
      <w:del w:id="35" w:author="Megan Feddern" w:date="2022-04-07T15:13:00Z">
        <w:r w:rsidDel="002B7A02">
          <w:rPr>
            <w:rFonts w:ascii="Times New Roman" w:eastAsia="Times New Roman" w:hAnsi="Times New Roman" w:cs="Times New Roman"/>
          </w:rPr>
          <w:delText>8</w:delText>
        </w:r>
      </w:del>
      <w:r>
        <w:rPr>
          <w:rFonts w:ascii="Times New Roman" w:eastAsia="Times New Roman" w:hAnsi="Times New Roman" w:cs="Times New Roman"/>
        </w:rPr>
        <w:t xml:space="preserve">) conditions at all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w:t>
      </w:r>
      <w:ins w:id="36" w:author="Megan Feddern" w:date="2022-04-07T15:13:00Z">
        <w:r w:rsidR="002B7A02">
          <w:rPr>
            <w:rFonts w:ascii="Times New Roman" w:eastAsia="Times New Roman" w:hAnsi="Times New Roman" w:cs="Times New Roman"/>
          </w:rPr>
          <w:t>7</w:t>
        </w:r>
      </w:ins>
      <w:del w:id="37" w:author="Megan Feddern" w:date="2022-04-07T15:13:00Z">
        <w:r w:rsidDel="002B7A02">
          <w:rPr>
            <w:rFonts w:ascii="Times New Roman" w:eastAsia="Times New Roman" w:hAnsi="Times New Roman" w:cs="Times New Roman"/>
          </w:rPr>
          <w:delText>6</w:delText>
        </w:r>
      </w:del>
      <w:r>
        <w:rPr>
          <w:rFonts w:ascii="Times New Roman" w:eastAsia="Times New Roman" w:hAnsi="Times New Roman" w:cs="Times New Roman"/>
        </w:rPr>
        <w:t xml:space="preserve">).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13F5C91A"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ins w:id="38" w:author="Megan Feddern" w:date="2022-04-07T15:13:00Z">
        <w:r w:rsidR="002B7A02">
          <w:rPr>
            <w:rFonts w:ascii="Times New Roman" w:hAnsi="Times New Roman" w:cs="Times New Roman"/>
          </w:rPr>
          <w:t>2</w:t>
        </w:r>
      </w:ins>
      <w:del w:id="39" w:author="Megan Feddern" w:date="2022-04-07T15:13:00Z">
        <w:r w:rsidR="00B03E38" w:rsidDel="002B7A02">
          <w:rPr>
            <w:rFonts w:ascii="Times New Roman" w:hAnsi="Times New Roman" w:cs="Times New Roman"/>
          </w:rPr>
          <w:delText>1</w:delText>
        </w:r>
      </w:del>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ins w:id="40" w:author="Megan Feddern" w:date="2022-04-07T15:13:00Z">
        <w:r w:rsidR="002B7A02">
          <w:rPr>
            <w:rFonts w:ascii="Times New Roman" w:hAnsi="Times New Roman" w:cs="Times New Roman"/>
          </w:rPr>
          <w:t>4</w:t>
        </w:r>
      </w:ins>
      <w:del w:id="41" w:author="Megan Feddern" w:date="2022-04-07T15:13:00Z">
        <w:r w:rsidR="00B03E38" w:rsidDel="002B7A02">
          <w:rPr>
            <w:rFonts w:ascii="Times New Roman" w:hAnsi="Times New Roman" w:cs="Times New Roman"/>
          </w:rPr>
          <w:delText>3</w:delText>
        </w:r>
      </w:del>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w:t>
      </w:r>
      <w:ins w:id="42" w:author="Megan Feddern" w:date="2022-04-07T15:13:00Z">
        <w:r w:rsidR="002B7A02">
          <w:rPr>
            <w:rFonts w:ascii="Times New Roman" w:hAnsi="Times New Roman" w:cs="Times New Roman"/>
          </w:rPr>
          <w:t>3</w:t>
        </w:r>
      </w:ins>
      <w:del w:id="43" w:author="Megan Feddern" w:date="2022-04-07T15:13:00Z">
        <w:r w:rsidR="00B03E38" w:rsidDel="002B7A02">
          <w:rPr>
            <w:rFonts w:ascii="Times New Roman" w:hAnsi="Times New Roman" w:cs="Times New Roman"/>
          </w:rPr>
          <w:delText>2</w:delText>
        </w:r>
      </w:del>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ins w:id="44" w:author="Megan Feddern" w:date="2022-04-07T15:13:00Z">
        <w:r w:rsidR="002B7A02">
          <w:rPr>
            <w:rFonts w:ascii="Times New Roman" w:hAnsi="Times New Roman" w:cs="Times New Roman"/>
          </w:rPr>
          <w:t>5</w:t>
        </w:r>
      </w:ins>
      <w:del w:id="45" w:author="Megan Feddern" w:date="2022-04-07T15:13:00Z">
        <w:r w:rsidR="00B03E38" w:rsidDel="002B7A02">
          <w:rPr>
            <w:rFonts w:ascii="Times New Roman" w:hAnsi="Times New Roman" w:cs="Times New Roman"/>
          </w:rPr>
          <w:delText>4</w:delText>
        </w:r>
      </w:del>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ins w:id="46" w:author="Megan Feddern" w:date="2022-04-07T15:13:00Z">
        <w:r w:rsidR="00AA03D7">
          <w:rPr>
            <w:rFonts w:ascii="Times New Roman" w:hAnsi="Times New Roman" w:cs="Times New Roman"/>
          </w:rPr>
          <w:t>3</w:t>
        </w:r>
      </w:ins>
      <w:del w:id="47" w:author="Megan Feddern" w:date="2022-04-07T15:13:00Z">
        <w:r w:rsidR="00B03E38" w:rsidDel="00AA03D7">
          <w:rPr>
            <w:rFonts w:ascii="Times New Roman" w:hAnsi="Times New Roman" w:cs="Times New Roman"/>
          </w:rPr>
          <w:delText>2</w:delText>
        </w:r>
      </w:del>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ins w:id="48" w:author="Megan Feddern" w:date="2022-04-07T15:13:00Z">
        <w:r w:rsidR="00AA03D7">
          <w:rPr>
            <w:rFonts w:ascii="Times New Roman" w:hAnsi="Times New Roman" w:cs="Times New Roman"/>
          </w:rPr>
          <w:t>5</w:t>
        </w:r>
      </w:ins>
      <w:del w:id="49" w:author="Megan Feddern" w:date="2022-04-07T15:13:00Z">
        <w:r w:rsidR="00B03E38" w:rsidDel="00AA03D7">
          <w:rPr>
            <w:rFonts w:ascii="Times New Roman" w:hAnsi="Times New Roman" w:cs="Times New Roman"/>
          </w:rPr>
          <w:delText>4</w:delText>
        </w:r>
      </w:del>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5730B3CD"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w:t>
      </w:r>
      <w:ins w:id="50" w:author="Megan Feddern" w:date="2022-04-07T15:13:00Z">
        <w:r w:rsidR="00AA03D7">
          <w:rPr>
            <w:rFonts w:ascii="Times New Roman" w:eastAsia="Times New Roman" w:hAnsi="Times New Roman" w:cs="Times New Roman"/>
          </w:rPr>
          <w:t>7</w:t>
        </w:r>
      </w:ins>
      <w:del w:id="51" w:author="Megan Feddern" w:date="2022-04-07T15:13:00Z">
        <w:r w:rsidR="00B03E38" w:rsidDel="00AA03D7">
          <w:rPr>
            <w:rFonts w:ascii="Times New Roman" w:eastAsia="Times New Roman" w:hAnsi="Times New Roman" w:cs="Times New Roman"/>
          </w:rPr>
          <w:delText>6</w:delText>
        </w:r>
      </w:del>
      <w:r>
        <w:rPr>
          <w:rFonts w:ascii="Times New Roman" w:eastAsia="Times New Roman" w:hAnsi="Times New Roman" w:cs="Times New Roman"/>
        </w:rPr>
        <w:t xml:space="preserve">). </w:t>
      </w:r>
    </w:p>
    <w:p w14:paraId="1E662C7C" w14:textId="23D64179"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w:t>
      </w:r>
      <w:ins w:id="52" w:author="Megan Feddern" w:date="2022-04-07T15:13:00Z">
        <w:r w:rsidR="00AA03D7">
          <w:rPr>
            <w:rFonts w:ascii="Times New Roman" w:hAnsi="Times New Roman" w:cs="Times New Roman"/>
          </w:rPr>
          <w:t>3</w:t>
        </w:r>
      </w:ins>
      <w:del w:id="53" w:author="Megan Feddern" w:date="2022-04-07T15:13:00Z">
        <w:r w:rsidR="00B03E38" w:rsidDel="00AA03D7">
          <w:rPr>
            <w:rFonts w:ascii="Times New Roman" w:hAnsi="Times New Roman" w:cs="Times New Roman"/>
          </w:rPr>
          <w:delText>2</w:delText>
        </w:r>
      </w:del>
      <w:r w:rsidR="00B03E38">
        <w:rPr>
          <w:rFonts w:ascii="Times New Roman" w:hAnsi="Times New Roman" w:cs="Times New Roman"/>
        </w:rPr>
        <w:t xml:space="preserve"> &amp; S</w:t>
      </w:r>
      <w:ins w:id="54" w:author="Megan Feddern" w:date="2022-04-07T15:14:00Z">
        <w:r w:rsidR="00AA03D7">
          <w:rPr>
            <w:rFonts w:ascii="Times New Roman" w:hAnsi="Times New Roman" w:cs="Times New Roman"/>
          </w:rPr>
          <w:t>4</w:t>
        </w:r>
      </w:ins>
      <w:del w:id="55" w:author="Megan Feddern" w:date="2022-04-07T15:14:00Z">
        <w:r w:rsidR="00B03E38" w:rsidDel="00AA03D7">
          <w:rPr>
            <w:rFonts w:ascii="Times New Roman" w:hAnsi="Times New Roman" w:cs="Times New Roman"/>
          </w:rPr>
          <w:delText>3</w:delText>
        </w:r>
      </w:del>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w:t>
      </w:r>
      <w:ins w:id="56" w:author="Megan Feddern" w:date="2022-04-07T15:14:00Z">
        <w:r w:rsidR="00AA03D7">
          <w:rPr>
            <w:rFonts w:ascii="Times New Roman" w:hAnsi="Times New Roman" w:cs="Times New Roman"/>
          </w:rPr>
          <w:t>3</w:t>
        </w:r>
      </w:ins>
      <w:del w:id="57" w:author="Megan Feddern" w:date="2022-04-07T15:14:00Z">
        <w:r w:rsidR="00B03E38" w:rsidDel="00AA03D7">
          <w:rPr>
            <w:rFonts w:ascii="Times New Roman" w:hAnsi="Times New Roman" w:cs="Times New Roman"/>
          </w:rPr>
          <w:delText>2</w:delText>
        </w:r>
      </w:del>
      <w:r w:rsidR="00B03E38">
        <w:rPr>
          <w:rFonts w:ascii="Times New Roman" w:hAnsi="Times New Roman" w:cs="Times New Roman"/>
        </w:rPr>
        <w:t xml:space="preserve"> &amp; S</w:t>
      </w:r>
      <w:ins w:id="58" w:author="Megan Feddern" w:date="2022-04-07T15:14:00Z">
        <w:r w:rsidR="00AA03D7">
          <w:rPr>
            <w:rFonts w:ascii="Times New Roman" w:hAnsi="Times New Roman" w:cs="Times New Roman"/>
          </w:rPr>
          <w:t>4</w:t>
        </w:r>
      </w:ins>
      <w:del w:id="59" w:author="Megan Feddern" w:date="2022-04-07T15:14:00Z">
        <w:r w:rsidR="00B03E38" w:rsidDel="00AA03D7">
          <w:rPr>
            <w:rFonts w:ascii="Times New Roman" w:hAnsi="Times New Roman" w:cs="Times New Roman"/>
          </w:rPr>
          <w:delText>3</w:delText>
        </w:r>
      </w:del>
      <w:r w:rsidR="00B03E38">
        <w:rPr>
          <w:rFonts w:ascii="Times New Roman" w:hAnsi="Times New Roman" w:cs="Times New Roman"/>
        </w:rPr>
        <w:t>)</w:t>
      </w:r>
      <w:r>
        <w:rPr>
          <w:rFonts w:ascii="Times New Roman" w:hAnsi="Times New Roman" w:cs="Times New Roman"/>
        </w:rPr>
        <w:t xml:space="preserve"> and also produced different trends through time (</w:t>
      </w:r>
      <w:r w:rsidR="00B03E38">
        <w:rPr>
          <w:rFonts w:ascii="Times New Roman" w:hAnsi="Times New Roman" w:cs="Times New Roman"/>
        </w:rPr>
        <w:t>Figure S</w:t>
      </w:r>
      <w:ins w:id="60" w:author="Megan Feddern" w:date="2022-04-07T15:14:00Z">
        <w:r w:rsidR="00AA03D7">
          <w:rPr>
            <w:rFonts w:ascii="Times New Roman" w:hAnsi="Times New Roman" w:cs="Times New Roman"/>
          </w:rPr>
          <w:t>7</w:t>
        </w:r>
      </w:ins>
      <w:del w:id="61" w:author="Megan Feddern" w:date="2022-04-07T15:14:00Z">
        <w:r w:rsidR="00B03E38" w:rsidDel="00AA03D7">
          <w:rPr>
            <w:rFonts w:ascii="Times New Roman" w:hAnsi="Times New Roman" w:cs="Times New Roman"/>
          </w:rPr>
          <w:delText>6</w:delText>
        </w:r>
      </w:del>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7F6E5AFE" w:rsidR="00273BC9" w:rsidRDefault="00B462A2" w:rsidP="00B462A2">
      <w:pPr>
        <w:spacing w:line="480" w:lineRule="auto"/>
        <w:rPr>
          <w:ins w:id="62" w:author="Megan Feddern" w:date="2022-03-25T14:54:00Z"/>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47A5BA3C" w14:textId="77777777" w:rsidR="00273BC9" w:rsidRDefault="00273BC9">
      <w:pPr>
        <w:rPr>
          <w:ins w:id="63" w:author="Megan Feddern" w:date="2022-03-25T14:54:00Z"/>
          <w:rFonts w:ascii="Times New Roman" w:hAnsi="Times New Roman" w:cs="Times New Roman"/>
        </w:rPr>
      </w:pPr>
      <w:ins w:id="64" w:author="Megan Feddern" w:date="2022-03-25T14:54:00Z">
        <w:r>
          <w:rPr>
            <w:rFonts w:ascii="Times New Roman" w:hAnsi="Times New Roman" w:cs="Times New Roman"/>
          </w:rPr>
          <w:br w:type="page"/>
        </w:r>
      </w:ins>
    </w:p>
    <w:p w14:paraId="56882FAC" w14:textId="0A43BAC6" w:rsidR="00273BC9" w:rsidRPr="00273BC9" w:rsidRDefault="00273BC9" w:rsidP="00273BC9">
      <w:pPr>
        <w:autoSpaceDE w:val="0"/>
        <w:autoSpaceDN w:val="0"/>
        <w:adjustRightInd w:val="0"/>
        <w:spacing w:line="480" w:lineRule="auto"/>
        <w:rPr>
          <w:ins w:id="65" w:author="Megan Feddern" w:date="2022-03-25T14:54:00Z"/>
          <w:rFonts w:ascii="Times New Roman" w:hAnsi="Times New Roman" w:cs="Times New Roman"/>
          <w:b/>
          <w:rPrChange w:id="66" w:author="Megan Feddern" w:date="2022-03-25T14:55:00Z">
            <w:rPr>
              <w:ins w:id="67" w:author="Megan Feddern" w:date="2022-03-25T14:54:00Z"/>
              <w:rFonts w:ascii="Times New Roman" w:hAnsi="Times New Roman" w:cs="Times New Roman"/>
            </w:rPr>
          </w:rPrChange>
        </w:rPr>
        <w:pPrChange w:id="68" w:author="Megan Feddern" w:date="2022-03-25T14:56:00Z">
          <w:pPr>
            <w:autoSpaceDE w:val="0"/>
            <w:autoSpaceDN w:val="0"/>
            <w:adjustRightInd w:val="0"/>
          </w:pPr>
        </w:pPrChange>
      </w:pPr>
      <w:ins w:id="69" w:author="Megan Feddern" w:date="2022-03-25T14:54:00Z">
        <w:r w:rsidRPr="00273BC9">
          <w:rPr>
            <w:rFonts w:ascii="Times New Roman" w:hAnsi="Times New Roman" w:cs="Times New Roman"/>
            <w:b/>
            <w:rPrChange w:id="70" w:author="Megan Feddern" w:date="2022-03-25T14:55:00Z">
              <w:rPr>
                <w:rFonts w:ascii="Times New Roman" w:hAnsi="Times New Roman" w:cs="Times New Roman"/>
              </w:rPr>
            </w:rPrChange>
          </w:rPr>
          <w:lastRenderedPageBreak/>
          <w:t>Section S7</w:t>
        </w:r>
        <w:r w:rsidRPr="00273BC9">
          <w:rPr>
            <w:rFonts w:ascii="Times New Roman" w:hAnsi="Times New Roman" w:cs="Times New Roman"/>
            <w:b/>
            <w:rPrChange w:id="71" w:author="Megan Feddern" w:date="2022-03-25T14:55:00Z">
              <w:rPr>
                <w:rFonts w:ascii="Times New Roman" w:hAnsi="Times New Roman" w:cs="Times New Roman"/>
              </w:rPr>
            </w:rPrChange>
          </w:rPr>
          <w:t xml:space="preserve"> Tissue turnover time assumption validation</w:t>
        </w:r>
      </w:ins>
    </w:p>
    <w:p w14:paraId="091F5416" w14:textId="67269C41" w:rsidR="00345E4E" w:rsidRDefault="00E26CCF" w:rsidP="00EB5BBF">
      <w:pPr>
        <w:autoSpaceDE w:val="0"/>
        <w:autoSpaceDN w:val="0"/>
        <w:adjustRightInd w:val="0"/>
        <w:spacing w:line="480" w:lineRule="auto"/>
        <w:rPr>
          <w:ins w:id="72" w:author="Megan Feddern" w:date="2022-04-26T08:39:00Z"/>
          <w:rFonts w:ascii="Times New Roman" w:hAnsi="Times New Roman" w:cs="Times New Roman"/>
        </w:rPr>
      </w:pPr>
      <w:ins w:id="73" w:author="Megan Feddern" w:date="2022-03-28T10:00:00Z">
        <w:r>
          <w:rPr>
            <w:rFonts w:ascii="Times New Roman" w:hAnsi="Times New Roman" w:cs="Times New Roman"/>
          </w:rPr>
          <w:tab/>
          <w:t xml:space="preserve">Tissue turnover time of bone collagen </w:t>
        </w:r>
      </w:ins>
      <w:ins w:id="74" w:author="Megan Feddern" w:date="2022-03-28T10:07:00Z">
        <w:r w:rsidR="00EB5BBF">
          <w:rPr>
            <w:rFonts w:ascii="Times New Roman" w:hAnsi="Times New Roman" w:cs="Times New Roman"/>
          </w:rPr>
          <w:t xml:space="preserve">in large mammals </w:t>
        </w:r>
      </w:ins>
      <w:ins w:id="75" w:author="Megan Feddern" w:date="2022-03-28T10:00:00Z">
        <w:r>
          <w:rPr>
            <w:rFonts w:ascii="Times New Roman" w:hAnsi="Times New Roman" w:cs="Times New Roman"/>
          </w:rPr>
          <w:t>is n</w:t>
        </w:r>
      </w:ins>
      <w:ins w:id="76" w:author="Megan Feddern" w:date="2022-03-28T10:01:00Z">
        <w:r>
          <w:rPr>
            <w:rFonts w:ascii="Times New Roman" w:hAnsi="Times New Roman" w:cs="Times New Roman"/>
          </w:rPr>
          <w:t xml:space="preserve">ot well studied </w:t>
        </w:r>
      </w:ins>
      <w:ins w:id="77" w:author="Megan Feddern" w:date="2022-03-28T10:03:00Z">
        <w:r w:rsidR="00407363">
          <w:rPr>
            <w:rFonts w:ascii="Times New Roman" w:hAnsi="Times New Roman" w:cs="Times New Roman"/>
          </w:rPr>
          <w:t>due to the challenge</w:t>
        </w:r>
      </w:ins>
      <w:ins w:id="78" w:author="Megan Feddern" w:date="2022-03-28T10:04:00Z">
        <w:r w:rsidR="00407363">
          <w:rPr>
            <w:rFonts w:ascii="Times New Roman" w:hAnsi="Times New Roman" w:cs="Times New Roman"/>
          </w:rPr>
          <w:t xml:space="preserve">s of </w:t>
        </w:r>
      </w:ins>
      <w:ins w:id="79" w:author="Megan Feddern" w:date="2022-03-28T10:08:00Z">
        <w:r w:rsidR="00EB5BBF">
          <w:rPr>
            <w:rFonts w:ascii="Times New Roman" w:hAnsi="Times New Roman" w:cs="Times New Roman"/>
          </w:rPr>
          <w:t xml:space="preserve">repeatedly </w:t>
        </w:r>
      </w:ins>
      <w:ins w:id="80" w:author="Megan Feddern" w:date="2022-03-28T10:04:00Z">
        <w:r w:rsidR="00473444">
          <w:rPr>
            <w:rFonts w:ascii="Times New Roman" w:hAnsi="Times New Roman" w:cs="Times New Roman"/>
          </w:rPr>
          <w:t xml:space="preserve">measuring bone in a controlled feeding study. </w:t>
        </w:r>
      </w:ins>
      <w:ins w:id="81" w:author="Megan Feddern" w:date="2022-03-28T10:08:00Z">
        <w:r w:rsidR="00EB5BBF">
          <w:rPr>
            <w:rFonts w:ascii="Times New Roman" w:hAnsi="Times New Roman" w:cs="Times New Roman"/>
          </w:rPr>
          <w:t xml:space="preserve">Hobson et al. (1992) found the </w:t>
        </w:r>
      </w:ins>
      <w:ins w:id="82" w:author="Megan Feddern" w:date="2022-04-29T14:21:00Z">
        <w:r w:rsidR="00A233A6">
          <w:rPr>
            <w:rFonts w:ascii="Times New Roman" w:hAnsi="Times New Roman" w:cs="Times New Roman"/>
          </w:rPr>
          <w:t>half-life</w:t>
        </w:r>
      </w:ins>
      <w:ins w:id="83" w:author="Megan Feddern" w:date="2022-03-28T10:09:00Z">
        <w:r w:rsidR="00EB5BBF">
          <w:rPr>
            <w:rFonts w:ascii="Times New Roman" w:hAnsi="Times New Roman" w:cs="Times New Roman"/>
          </w:rPr>
          <w:t xml:space="preserve"> of carbon in bone collagen</w:t>
        </w:r>
      </w:ins>
      <w:ins w:id="84" w:author="Megan Feddern" w:date="2022-04-06T11:42:00Z">
        <w:r w:rsidR="00096B5F">
          <w:rPr>
            <w:rFonts w:ascii="Times New Roman" w:hAnsi="Times New Roman" w:cs="Times New Roman"/>
          </w:rPr>
          <w:t xml:space="preserve"> of </w:t>
        </w:r>
      </w:ins>
      <w:ins w:id="85" w:author="Megan Feddern" w:date="2022-04-29T14:17:00Z">
        <w:r w:rsidR="00A233A6">
          <w:rPr>
            <w:rFonts w:ascii="Times New Roman" w:hAnsi="Times New Roman" w:cs="Times New Roman"/>
          </w:rPr>
          <w:t>Japanese quails (</w:t>
        </w:r>
        <w:r w:rsidR="00A233A6">
          <w:rPr>
            <w:rFonts w:ascii="Times New Roman" w:hAnsi="Times New Roman" w:cs="Times New Roman"/>
            <w:i/>
          </w:rPr>
          <w:t>Coturnix japonica</w:t>
        </w:r>
        <w:r w:rsidR="00A233A6">
          <w:rPr>
            <w:rFonts w:ascii="Times New Roman" w:hAnsi="Times New Roman" w:cs="Times New Roman"/>
          </w:rPr>
          <w:t>)</w:t>
        </w:r>
      </w:ins>
      <w:ins w:id="86" w:author="Megan Feddern" w:date="2022-03-28T10:09:00Z">
        <w:r w:rsidR="00EB5BBF">
          <w:rPr>
            <w:rFonts w:ascii="Times New Roman" w:hAnsi="Times New Roman" w:cs="Times New Roman"/>
          </w:rPr>
          <w:t xml:space="preserve"> is </w:t>
        </w:r>
      </w:ins>
      <w:ins w:id="87" w:author="Megan Feddern" w:date="2022-03-28T10:10:00Z">
        <w:r w:rsidR="003030AA">
          <w:rPr>
            <w:rFonts w:ascii="Times New Roman" w:hAnsi="Times New Roman" w:cs="Times New Roman"/>
          </w:rPr>
          <w:t>170 days. A comparative study of the</w:t>
        </w:r>
        <w:r w:rsidR="003030AA" w:rsidRPr="003030AA">
          <w:rPr>
            <w:rFonts w:ascii="Times New Roman" w:hAnsi="Times New Roman" w:cs="Times New Roman"/>
          </w:rPr>
          <w:t xml:space="preserve"> </w:t>
        </w:r>
      </w:ins>
      <w:ins w:id="88" w:author="Megan Feddern" w:date="2022-03-28T10:11:00Z">
        <w:r w:rsidR="003030AA" w:rsidRPr="003030AA">
          <w:rPr>
            <w:rFonts w:ascii="Times New Roman" w:hAnsi="Times New Roman" w:cs="Times New Roman"/>
            <w:bCs/>
            <w:iCs/>
            <w:color w:val="FF0000"/>
            <w:rPrChange w:id="89" w:author="Megan Feddern" w:date="2022-03-28T10:11:00Z">
              <w:rPr>
                <w:rFonts w:ascii="Arial" w:hAnsi="Arial" w:cs="Arial"/>
                <w:bCs/>
                <w:iCs/>
                <w:color w:val="FF0000"/>
              </w:rPr>
            </w:rPrChange>
          </w:rPr>
          <w:t>δ</w:t>
        </w:r>
        <w:r w:rsidR="003030AA" w:rsidRPr="003030AA">
          <w:rPr>
            <w:rFonts w:ascii="Times New Roman" w:hAnsi="Times New Roman" w:cs="Times New Roman"/>
            <w:bCs/>
            <w:color w:val="FF0000"/>
            <w:vertAlign w:val="superscript"/>
            <w:rPrChange w:id="90" w:author="Megan Feddern" w:date="2022-03-28T10:11:00Z">
              <w:rPr>
                <w:rFonts w:ascii="Arial" w:hAnsi="Arial" w:cs="Arial"/>
                <w:bCs/>
                <w:color w:val="FF0000"/>
                <w:vertAlign w:val="superscript"/>
              </w:rPr>
            </w:rPrChange>
          </w:rPr>
          <w:t>15</w:t>
        </w:r>
        <w:r w:rsidR="003030AA" w:rsidRPr="003030AA">
          <w:rPr>
            <w:rFonts w:ascii="Times New Roman" w:hAnsi="Times New Roman" w:cs="Times New Roman"/>
            <w:bCs/>
            <w:color w:val="FF0000"/>
            <w:rPrChange w:id="91" w:author="Megan Feddern" w:date="2022-03-28T10:11:00Z">
              <w:rPr>
                <w:rFonts w:ascii="Arial" w:hAnsi="Arial" w:cs="Arial"/>
                <w:bCs/>
                <w:color w:val="FF0000"/>
              </w:rPr>
            </w:rPrChange>
          </w:rPr>
          <w:t>N</w:t>
        </w:r>
        <w:r w:rsidR="003030AA">
          <w:rPr>
            <w:rFonts w:ascii="Times New Roman" w:hAnsi="Times New Roman" w:cs="Times New Roman"/>
            <w:bCs/>
            <w:color w:val="FF0000"/>
          </w:rPr>
          <w:t xml:space="preserve"> values in elephant seal bone an</w:t>
        </w:r>
        <w:r w:rsidR="003030AA" w:rsidRPr="005C44F8">
          <w:rPr>
            <w:rFonts w:ascii="Times New Roman" w:hAnsi="Times New Roman" w:cs="Times New Roman"/>
            <w:bCs/>
            <w:color w:val="FF0000"/>
          </w:rPr>
          <w:t xml:space="preserve">d tooth dentin found the </w:t>
        </w:r>
      </w:ins>
      <w:ins w:id="92" w:author="Megan Feddern" w:date="2022-03-28T10:12:00Z">
        <w:r w:rsidR="003030AA" w:rsidRPr="005C44F8">
          <w:rPr>
            <w:rFonts w:ascii="Times New Roman" w:hAnsi="Times New Roman" w:cs="Times New Roman"/>
            <w:bCs/>
            <w:iCs/>
            <w:color w:val="FF0000"/>
          </w:rPr>
          <w:t>δ</w:t>
        </w:r>
        <w:r w:rsidR="003030AA" w:rsidRPr="005C44F8">
          <w:rPr>
            <w:rFonts w:ascii="Times New Roman" w:hAnsi="Times New Roman" w:cs="Times New Roman"/>
            <w:bCs/>
            <w:color w:val="FF0000"/>
            <w:vertAlign w:val="superscript"/>
          </w:rPr>
          <w:t>15</w:t>
        </w:r>
        <w:r w:rsidR="003030AA" w:rsidRPr="005C44F8">
          <w:rPr>
            <w:rFonts w:ascii="Times New Roman" w:hAnsi="Times New Roman" w:cs="Times New Roman"/>
            <w:bCs/>
            <w:color w:val="FF0000"/>
          </w:rPr>
          <w:t>N value</w:t>
        </w:r>
        <w:r w:rsidR="003030AA" w:rsidRPr="005C44F8">
          <w:rPr>
            <w:rFonts w:ascii="Times New Roman" w:hAnsi="Times New Roman" w:cs="Times New Roman"/>
            <w:bCs/>
            <w:color w:val="FF0000"/>
          </w:rPr>
          <w:t xml:space="preserve"> in skull </w:t>
        </w:r>
      </w:ins>
      <w:ins w:id="93" w:author="Megan Feddern" w:date="2022-04-06T11:47:00Z">
        <w:r w:rsidR="0095711C">
          <w:rPr>
            <w:rFonts w:ascii="Times New Roman" w:hAnsi="Times New Roman" w:cs="Times New Roman"/>
            <w:bCs/>
            <w:color w:val="FF0000"/>
          </w:rPr>
          <w:t xml:space="preserve">(maxilla and mandible) </w:t>
        </w:r>
      </w:ins>
      <w:ins w:id="94" w:author="Megan Feddern" w:date="2022-03-28T10:12:00Z">
        <w:r w:rsidR="003030AA" w:rsidRPr="005C44F8">
          <w:rPr>
            <w:rFonts w:ascii="Times New Roman" w:hAnsi="Times New Roman" w:cs="Times New Roman"/>
            <w:bCs/>
            <w:color w:val="FF0000"/>
          </w:rPr>
          <w:t xml:space="preserve">bone collagen was </w:t>
        </w:r>
      </w:ins>
      <w:ins w:id="95" w:author="Megan Feddern" w:date="2022-04-06T11:51:00Z">
        <w:r w:rsidR="00D15704">
          <w:rPr>
            <w:rFonts w:ascii="Times New Roman" w:hAnsi="Times New Roman" w:cs="Times New Roman"/>
            <w:bCs/>
            <w:color w:val="FF0000"/>
          </w:rPr>
          <w:t xml:space="preserve">significantly </w:t>
        </w:r>
      </w:ins>
      <w:ins w:id="96" w:author="Megan Feddern" w:date="2022-03-28T10:12:00Z">
        <w:r w:rsidR="003030AA" w:rsidRPr="00096B5F">
          <w:rPr>
            <w:rFonts w:ascii="Times New Roman" w:hAnsi="Times New Roman" w:cs="Times New Roman"/>
            <w:bCs/>
            <w:color w:val="FF0000"/>
          </w:rPr>
          <w:t>correlated with the previous two years of tooth dentin (</w:t>
        </w:r>
      </w:ins>
      <w:proofErr w:type="spellStart"/>
      <w:ins w:id="97" w:author="Megan Feddern" w:date="2022-03-28T10:13:00Z">
        <w:r w:rsidR="005C44F8" w:rsidRPr="005C44F8">
          <w:rPr>
            <w:rFonts w:ascii="Times New Roman" w:hAnsi="Times New Roman" w:cs="Times New Roman"/>
            <w:iCs/>
            <w:color w:val="FF0000"/>
            <w:shd w:val="clear" w:color="auto" w:fill="FFFFFF"/>
            <w:rPrChange w:id="98" w:author="Megan Feddern" w:date="2022-03-28T10:13:00Z">
              <w:rPr>
                <w:rFonts w:ascii="Arial" w:hAnsi="Arial" w:cs="Arial"/>
                <w:iCs/>
                <w:color w:val="FF0000"/>
                <w:shd w:val="clear" w:color="auto" w:fill="FFFFFF"/>
              </w:rPr>
            </w:rPrChange>
          </w:rPr>
          <w:t>Riofrío-Lazo</w:t>
        </w:r>
        <w:proofErr w:type="spellEnd"/>
        <w:r w:rsidR="005C44F8" w:rsidRPr="005C44F8">
          <w:rPr>
            <w:rFonts w:ascii="Times New Roman" w:hAnsi="Times New Roman" w:cs="Times New Roman"/>
            <w:iCs/>
            <w:color w:val="FF0000"/>
            <w:shd w:val="clear" w:color="auto" w:fill="FFFFFF"/>
            <w:rPrChange w:id="99" w:author="Megan Feddern" w:date="2022-03-28T10:13:00Z">
              <w:rPr>
                <w:rFonts w:ascii="Arial" w:hAnsi="Arial" w:cs="Arial"/>
                <w:iCs/>
                <w:color w:val="FF0000"/>
                <w:shd w:val="clear" w:color="auto" w:fill="FFFFFF"/>
              </w:rPr>
            </w:rPrChange>
          </w:rPr>
          <w:t xml:space="preserve"> and </w:t>
        </w:r>
        <w:proofErr w:type="spellStart"/>
        <w:r w:rsidR="005C44F8" w:rsidRPr="005C44F8">
          <w:rPr>
            <w:rFonts w:ascii="Times New Roman" w:hAnsi="Times New Roman" w:cs="Times New Roman"/>
            <w:iCs/>
            <w:color w:val="FF0000"/>
            <w:shd w:val="clear" w:color="auto" w:fill="FFFFFF"/>
            <w:rPrChange w:id="100" w:author="Megan Feddern" w:date="2022-03-28T10:13:00Z">
              <w:rPr>
                <w:rFonts w:ascii="Arial" w:hAnsi="Arial" w:cs="Arial"/>
                <w:iCs/>
                <w:color w:val="FF0000"/>
                <w:shd w:val="clear" w:color="auto" w:fill="FFFFFF"/>
              </w:rPr>
            </w:rPrChange>
          </w:rPr>
          <w:t>Aurioles-Gamboa</w:t>
        </w:r>
        <w:proofErr w:type="spellEnd"/>
        <w:r w:rsidR="005C44F8" w:rsidRPr="005C44F8">
          <w:rPr>
            <w:rFonts w:ascii="Times New Roman" w:hAnsi="Times New Roman" w:cs="Times New Roman"/>
            <w:iCs/>
            <w:color w:val="FF0000"/>
            <w:shd w:val="clear" w:color="auto" w:fill="FFFFFF"/>
            <w:rPrChange w:id="101" w:author="Megan Feddern" w:date="2022-03-28T10:13:00Z">
              <w:rPr>
                <w:rFonts w:ascii="Arial" w:hAnsi="Arial" w:cs="Arial"/>
                <w:iCs/>
                <w:color w:val="FF0000"/>
                <w:shd w:val="clear" w:color="auto" w:fill="FFFFFF"/>
              </w:rPr>
            </w:rPrChange>
          </w:rPr>
          <w:t xml:space="preserve"> 2013</w:t>
        </w:r>
      </w:ins>
      <w:ins w:id="102" w:author="Megan Feddern" w:date="2022-03-28T10:12:00Z">
        <w:r w:rsidR="003030AA" w:rsidRPr="005C44F8">
          <w:rPr>
            <w:rFonts w:ascii="Times New Roman" w:hAnsi="Times New Roman" w:cs="Times New Roman"/>
            <w:bCs/>
            <w:color w:val="FF0000"/>
          </w:rPr>
          <w:t>).</w:t>
        </w:r>
        <w:r w:rsidR="003030AA">
          <w:rPr>
            <w:rFonts w:ascii="Times New Roman" w:hAnsi="Times New Roman" w:cs="Times New Roman"/>
            <w:bCs/>
            <w:color w:val="FF0000"/>
          </w:rPr>
          <w:t xml:space="preserve"> </w:t>
        </w:r>
      </w:ins>
      <w:ins w:id="103" w:author="Megan Feddern" w:date="2022-04-06T11:52:00Z">
        <w:r w:rsidR="00D15704">
          <w:rPr>
            <w:rFonts w:ascii="Times New Roman" w:hAnsi="Times New Roman" w:cs="Times New Roman"/>
            <w:bCs/>
            <w:color w:val="FF0000"/>
          </w:rPr>
          <w:t>Another comparative study</w:t>
        </w:r>
      </w:ins>
      <w:ins w:id="104" w:author="Megan Feddern" w:date="2022-04-06T11:47:00Z">
        <w:r w:rsidR="00FA3F12">
          <w:rPr>
            <w:rFonts w:ascii="Times New Roman" w:hAnsi="Times New Roman" w:cs="Times New Roman"/>
            <w:bCs/>
            <w:color w:val="FF0000"/>
          </w:rPr>
          <w:t xml:space="preserve"> of </w:t>
        </w:r>
      </w:ins>
      <w:ins w:id="105" w:author="Megan Feddern" w:date="2022-04-06T11:48:00Z">
        <w:r w:rsidR="00FA3F12">
          <w:rPr>
            <w:rFonts w:ascii="Times New Roman" w:hAnsi="Times New Roman" w:cs="Times New Roman"/>
            <w:bCs/>
            <w:color w:val="FF0000"/>
          </w:rPr>
          <w:t>northern fur seal (</w:t>
        </w:r>
        <w:proofErr w:type="spellStart"/>
        <w:r w:rsidR="00FA3F12">
          <w:rPr>
            <w:rFonts w:ascii="Times New Roman" w:hAnsi="Times New Roman" w:cs="Times New Roman"/>
            <w:bCs/>
            <w:i/>
            <w:color w:val="FF0000"/>
          </w:rPr>
          <w:t>Callorhinus</w:t>
        </w:r>
        <w:proofErr w:type="spellEnd"/>
        <w:r w:rsidR="00FA3F12">
          <w:rPr>
            <w:rFonts w:ascii="Times New Roman" w:hAnsi="Times New Roman" w:cs="Times New Roman"/>
            <w:bCs/>
            <w:i/>
            <w:color w:val="FF0000"/>
          </w:rPr>
          <w:t xml:space="preserve"> </w:t>
        </w:r>
        <w:proofErr w:type="spellStart"/>
        <w:r w:rsidR="00FA3F12" w:rsidRPr="00FA3F12">
          <w:rPr>
            <w:rFonts w:ascii="Times New Roman" w:hAnsi="Times New Roman" w:cs="Times New Roman"/>
            <w:bCs/>
            <w:i/>
            <w:color w:val="FF0000"/>
          </w:rPr>
          <w:t>ursinus</w:t>
        </w:r>
        <w:proofErr w:type="spellEnd"/>
        <w:r w:rsidR="00FA3F12">
          <w:rPr>
            <w:rFonts w:ascii="Times New Roman" w:hAnsi="Times New Roman" w:cs="Times New Roman"/>
            <w:bCs/>
            <w:color w:val="FF0000"/>
          </w:rPr>
          <w:t>) and California sea lion (</w:t>
        </w:r>
      </w:ins>
      <w:proofErr w:type="spellStart"/>
      <w:ins w:id="106" w:author="Megan Feddern" w:date="2022-04-06T11:49:00Z">
        <w:r w:rsidR="00FA3F12">
          <w:rPr>
            <w:rFonts w:ascii="Times New Roman" w:hAnsi="Times New Roman" w:cs="Times New Roman"/>
            <w:bCs/>
            <w:i/>
            <w:color w:val="FF0000"/>
          </w:rPr>
          <w:t>Zalophus</w:t>
        </w:r>
        <w:proofErr w:type="spellEnd"/>
        <w:r w:rsidR="00FA3F12">
          <w:rPr>
            <w:rFonts w:ascii="Times New Roman" w:hAnsi="Times New Roman" w:cs="Times New Roman"/>
            <w:bCs/>
            <w:i/>
            <w:color w:val="FF0000"/>
          </w:rPr>
          <w:t xml:space="preserve"> </w:t>
        </w:r>
        <w:proofErr w:type="spellStart"/>
        <w:r w:rsidR="00FA3F12">
          <w:rPr>
            <w:rFonts w:ascii="Times New Roman" w:hAnsi="Times New Roman" w:cs="Times New Roman"/>
            <w:bCs/>
            <w:i/>
            <w:color w:val="FF0000"/>
          </w:rPr>
          <w:t>californianus</w:t>
        </w:r>
        <w:proofErr w:type="spellEnd"/>
        <w:r w:rsidR="00FA3F12" w:rsidRPr="00FA3F12">
          <w:rPr>
            <w:rFonts w:ascii="Times New Roman" w:hAnsi="Times New Roman" w:cs="Times New Roman"/>
            <w:bCs/>
            <w:color w:val="FF0000"/>
            <w:rPrChange w:id="107" w:author="Megan Feddern" w:date="2022-04-06T11:49:00Z">
              <w:rPr>
                <w:rFonts w:ascii="Times New Roman" w:hAnsi="Times New Roman" w:cs="Times New Roman"/>
                <w:bCs/>
                <w:i/>
                <w:color w:val="FF0000"/>
              </w:rPr>
            </w:rPrChange>
          </w:rPr>
          <w:t>)</w:t>
        </w:r>
        <w:r w:rsidR="00FA3F12">
          <w:rPr>
            <w:rFonts w:ascii="Times New Roman" w:hAnsi="Times New Roman" w:cs="Times New Roman"/>
            <w:bCs/>
            <w:i/>
            <w:color w:val="FF0000"/>
          </w:rPr>
          <w:t xml:space="preserve"> </w:t>
        </w:r>
      </w:ins>
      <w:ins w:id="108" w:author="Megan Feddern" w:date="2022-04-29T14:22:00Z">
        <w:r w:rsidR="00A233A6">
          <w:rPr>
            <w:rFonts w:ascii="Times New Roman" w:hAnsi="Times New Roman" w:cs="Times New Roman"/>
            <w:bCs/>
            <w:color w:val="FF0000"/>
          </w:rPr>
          <w:t xml:space="preserve">young-of-year </w:t>
        </w:r>
      </w:ins>
      <w:ins w:id="109" w:author="Megan Feddern" w:date="2022-04-06T11:50:00Z">
        <w:r w:rsidR="00D15704">
          <w:rPr>
            <w:rFonts w:ascii="Times New Roman" w:hAnsi="Times New Roman" w:cs="Times New Roman"/>
            <w:bCs/>
            <w:color w:val="FF0000"/>
          </w:rPr>
          <w:t>estimated that complete bone collagen t</w:t>
        </w:r>
      </w:ins>
      <w:ins w:id="110" w:author="Megan Feddern" w:date="2022-04-06T11:54:00Z">
        <w:r w:rsidR="00D15704">
          <w:rPr>
            <w:rFonts w:ascii="Times New Roman" w:hAnsi="Times New Roman" w:cs="Times New Roman"/>
            <w:bCs/>
            <w:color w:val="FF0000"/>
          </w:rPr>
          <w:t>urnover takes approximately 8 mo</w:t>
        </w:r>
      </w:ins>
      <w:ins w:id="111" w:author="Megan Feddern" w:date="2022-04-06T11:55:00Z">
        <w:r w:rsidR="00D15704">
          <w:rPr>
            <w:rFonts w:ascii="Times New Roman" w:hAnsi="Times New Roman" w:cs="Times New Roman"/>
            <w:bCs/>
            <w:color w:val="FF0000"/>
          </w:rPr>
          <w:t xml:space="preserve">nths </w:t>
        </w:r>
      </w:ins>
      <w:ins w:id="112" w:author="Megan Feddern" w:date="2022-04-06T11:51:00Z">
        <w:r w:rsidR="00D15704">
          <w:rPr>
            <w:rFonts w:ascii="Times New Roman" w:hAnsi="Times New Roman" w:cs="Times New Roman"/>
            <w:bCs/>
            <w:color w:val="FF0000"/>
          </w:rPr>
          <w:t>(Newsome et al. 2006). Comp</w:t>
        </w:r>
      </w:ins>
      <w:ins w:id="113" w:author="Megan Feddern" w:date="2022-04-06T11:52:00Z">
        <w:r w:rsidR="00D15704">
          <w:rPr>
            <w:rFonts w:ascii="Times New Roman" w:hAnsi="Times New Roman" w:cs="Times New Roman"/>
            <w:bCs/>
            <w:color w:val="FF0000"/>
          </w:rPr>
          <w:t>lete bone collagen turnover should be slower in adults than growing young-of-year.</w:t>
        </w:r>
      </w:ins>
      <w:ins w:id="114" w:author="Megan Feddern" w:date="2022-04-06T11:49:00Z">
        <w:r w:rsidR="00FA3F12">
          <w:rPr>
            <w:rFonts w:ascii="Times New Roman" w:hAnsi="Times New Roman" w:cs="Times New Roman"/>
            <w:bCs/>
            <w:color w:val="FF0000"/>
          </w:rPr>
          <w:t xml:space="preserve"> </w:t>
        </w:r>
      </w:ins>
      <w:ins w:id="115" w:author="Megan Feddern" w:date="2022-04-06T11:55:00Z">
        <w:r w:rsidR="005C6A9C">
          <w:rPr>
            <w:rFonts w:ascii="Times New Roman" w:hAnsi="Times New Roman" w:cs="Times New Roman"/>
            <w:bCs/>
            <w:color w:val="FF0000"/>
          </w:rPr>
          <w:t>Altogether, t</w:t>
        </w:r>
      </w:ins>
      <w:ins w:id="116" w:author="Megan Feddern" w:date="2022-03-28T10:12:00Z">
        <w:r w:rsidR="003030AA" w:rsidRPr="00FA3F12">
          <w:rPr>
            <w:rFonts w:ascii="Times New Roman" w:hAnsi="Times New Roman" w:cs="Times New Roman"/>
            <w:bCs/>
            <w:color w:val="FF0000"/>
          </w:rPr>
          <w:t>his</w:t>
        </w:r>
        <w:r w:rsidR="003030AA">
          <w:rPr>
            <w:rFonts w:ascii="Times New Roman" w:hAnsi="Times New Roman" w:cs="Times New Roman"/>
            <w:bCs/>
            <w:color w:val="FF0000"/>
          </w:rPr>
          <w:t xml:space="preserve"> indicates that the </w:t>
        </w:r>
        <w:r w:rsidR="003030AA" w:rsidRPr="00936DDE">
          <w:rPr>
            <w:rFonts w:ascii="Times New Roman" w:hAnsi="Times New Roman" w:cs="Times New Roman"/>
            <w:bCs/>
            <w:iCs/>
            <w:color w:val="FF0000"/>
          </w:rPr>
          <w:t>δ</w:t>
        </w:r>
        <w:r w:rsidR="003030AA" w:rsidRPr="00936DDE">
          <w:rPr>
            <w:rFonts w:ascii="Times New Roman" w:hAnsi="Times New Roman" w:cs="Times New Roman"/>
            <w:bCs/>
            <w:color w:val="FF0000"/>
            <w:vertAlign w:val="superscript"/>
          </w:rPr>
          <w:t>15</w:t>
        </w:r>
        <w:r w:rsidR="003030AA" w:rsidRPr="00936DDE">
          <w:rPr>
            <w:rFonts w:ascii="Times New Roman" w:hAnsi="Times New Roman" w:cs="Times New Roman"/>
            <w:bCs/>
            <w:color w:val="FF0000"/>
          </w:rPr>
          <w:t>N</w:t>
        </w:r>
        <w:r w:rsidR="003030AA">
          <w:rPr>
            <w:rFonts w:ascii="Times New Roman" w:hAnsi="Times New Roman" w:cs="Times New Roman"/>
            <w:bCs/>
            <w:color w:val="FF0000"/>
          </w:rPr>
          <w:t xml:space="preserve"> values</w:t>
        </w:r>
        <w:r w:rsidR="003030AA">
          <w:rPr>
            <w:rFonts w:ascii="Times New Roman" w:hAnsi="Times New Roman" w:cs="Times New Roman"/>
            <w:bCs/>
            <w:color w:val="FF0000"/>
          </w:rPr>
          <w:t xml:space="preserve"> in skull bone coll</w:t>
        </w:r>
      </w:ins>
      <w:ins w:id="117" w:author="Megan Feddern" w:date="2022-03-28T10:13:00Z">
        <w:r w:rsidR="003030AA">
          <w:rPr>
            <w:rFonts w:ascii="Times New Roman" w:hAnsi="Times New Roman" w:cs="Times New Roman"/>
            <w:bCs/>
            <w:color w:val="FF0000"/>
          </w:rPr>
          <w:t xml:space="preserve">agen is time averaged over the past 1 – 2 years of the </w:t>
        </w:r>
        <w:r w:rsidR="005C44F8">
          <w:rPr>
            <w:rFonts w:ascii="Times New Roman" w:hAnsi="Times New Roman" w:cs="Times New Roman"/>
            <w:bCs/>
            <w:color w:val="FF0000"/>
          </w:rPr>
          <w:t>seals</w:t>
        </w:r>
        <w:r w:rsidR="003030AA">
          <w:rPr>
            <w:rFonts w:ascii="Times New Roman" w:hAnsi="Times New Roman" w:cs="Times New Roman"/>
            <w:bCs/>
            <w:color w:val="FF0000"/>
          </w:rPr>
          <w:t xml:space="preserve"> life. </w:t>
        </w:r>
      </w:ins>
      <w:ins w:id="118" w:author="Megan Feddern" w:date="2022-03-25T14:55:00Z">
        <w:r w:rsidR="00273BC9">
          <w:rPr>
            <w:rFonts w:ascii="Times New Roman" w:hAnsi="Times New Roman" w:cs="Times New Roman"/>
          </w:rPr>
          <w:tab/>
        </w:r>
      </w:ins>
    </w:p>
    <w:p w14:paraId="16CE325A" w14:textId="4A766E7D" w:rsidR="00B462A2" w:rsidRDefault="006E0756" w:rsidP="00EB5BBF">
      <w:pPr>
        <w:autoSpaceDE w:val="0"/>
        <w:autoSpaceDN w:val="0"/>
        <w:adjustRightInd w:val="0"/>
        <w:spacing w:line="480" w:lineRule="auto"/>
        <w:rPr>
          <w:rFonts w:ascii="Times New Roman" w:hAnsi="Times New Roman" w:cs="Times New Roman"/>
        </w:rPr>
        <w:pPrChange w:id="119" w:author="Megan Feddern" w:date="2022-03-28T10:10:00Z">
          <w:pPr>
            <w:spacing w:line="480" w:lineRule="auto"/>
          </w:pPr>
        </w:pPrChange>
      </w:pPr>
      <w:ins w:id="120" w:author="Megan Feddern" w:date="2022-04-06T12:02:00Z">
        <w:r>
          <w:rPr>
            <w:rFonts w:ascii="Times New Roman" w:hAnsi="Times New Roman" w:cs="Times New Roman"/>
          </w:rPr>
          <w:tab/>
        </w:r>
      </w:ins>
      <w:ins w:id="121" w:author="Megan Feddern" w:date="2022-04-26T08:46:00Z">
        <w:r w:rsidR="00345E4E">
          <w:rPr>
            <w:rFonts w:ascii="Times New Roman" w:hAnsi="Times New Roman" w:cs="Times New Roman"/>
          </w:rPr>
          <w:t>To further test the assumption that stab</w:t>
        </w:r>
      </w:ins>
      <w:ins w:id="122" w:author="Megan Feddern" w:date="2022-04-26T08:47:00Z">
        <w:r w:rsidR="00345E4E">
          <w:rPr>
            <w:rFonts w:ascii="Times New Roman" w:hAnsi="Times New Roman" w:cs="Times New Roman"/>
          </w:rPr>
          <w:t xml:space="preserve">le isotope composition of bone collagen of adult harbor seals </w:t>
        </w:r>
        <w:proofErr w:type="gramStart"/>
        <w:r w:rsidR="00345E4E">
          <w:rPr>
            <w:rFonts w:ascii="Times New Roman" w:hAnsi="Times New Roman" w:cs="Times New Roman"/>
          </w:rPr>
          <w:t>reflect</w:t>
        </w:r>
        <w:proofErr w:type="gramEnd"/>
        <w:r w:rsidR="00345E4E">
          <w:rPr>
            <w:rFonts w:ascii="Times New Roman" w:hAnsi="Times New Roman" w:cs="Times New Roman"/>
          </w:rPr>
          <w:t xml:space="preserve"> the last year of the animals life, m</w:t>
        </w:r>
      </w:ins>
      <w:ins w:id="123" w:author="Megan Feddern" w:date="2022-03-25T14:56:00Z">
        <w:r w:rsidR="00273BC9">
          <w:rPr>
            <w:rFonts w:ascii="Times New Roman" w:hAnsi="Times New Roman" w:cs="Times New Roman"/>
          </w:rPr>
          <w:t xml:space="preserve">onth </w:t>
        </w:r>
      </w:ins>
      <w:ins w:id="124" w:author="Megan Feddern" w:date="2022-03-25T14:54:00Z">
        <w:r w:rsidR="00273BC9">
          <w:rPr>
            <w:rFonts w:ascii="Times New Roman" w:hAnsi="Times New Roman" w:cs="Times New Roman"/>
          </w:rPr>
          <w:t xml:space="preserve">was tested as a smoothed predictor with </w:t>
        </w:r>
      </w:ins>
      <w:ins w:id="125" w:author="Megan Feddern" w:date="2022-03-25T14:55:00Z">
        <w:r w:rsidR="00273BC9">
          <w:rPr>
            <w:rFonts w:ascii="Times New Roman" w:hAnsi="Times New Roman" w:cs="Times New Roman"/>
          </w:rPr>
          <w:t xml:space="preserve">up to </w:t>
        </w:r>
      </w:ins>
      <w:ins w:id="126" w:author="Megan Feddern" w:date="2022-03-25T14:54:00Z">
        <w:r w:rsidR="00273BC9">
          <w:rPr>
            <w:rFonts w:ascii="Times New Roman" w:hAnsi="Times New Roman" w:cs="Times New Roman"/>
          </w:rPr>
          <w:t xml:space="preserve">12 knots for </w:t>
        </w:r>
      </w:ins>
      <w:ins w:id="127" w:author="Megan Feddern" w:date="2022-03-25T14:56:00Z">
        <w:r w:rsidR="00273BC9">
          <w:rPr>
            <w:rFonts w:ascii="Times New Roman" w:hAnsi="Times New Roman" w:cs="Times New Roman"/>
          </w:rPr>
          <w:t>trophic position estimates</w:t>
        </w:r>
      </w:ins>
      <w:ins w:id="128" w:author="Megan Feddern" w:date="2022-03-25T14:54:00Z">
        <w:r w:rsidR="00273BC9">
          <w:rPr>
            <w:rFonts w:ascii="Times New Roman" w:hAnsi="Times New Roman" w:cs="Times New Roman"/>
          </w:rPr>
          <w:t xml:space="preserve"> using a generalized additive model (GAM). Support for a significant</w:t>
        </w:r>
      </w:ins>
      <w:ins w:id="129" w:author="Megan Feddern" w:date="2022-03-28T10:10:00Z">
        <w:r w:rsidR="00EB5BBF">
          <w:rPr>
            <w:rFonts w:ascii="Times New Roman" w:hAnsi="Times New Roman" w:cs="Times New Roman"/>
          </w:rPr>
          <w:t xml:space="preserve"> </w:t>
        </w:r>
      </w:ins>
      <w:ins w:id="130" w:author="Megan Feddern" w:date="2022-03-25T14:54:00Z">
        <w:r w:rsidR="00273BC9">
          <w:rPr>
            <w:rFonts w:ascii="Times New Roman" w:hAnsi="Times New Roman" w:cs="Times New Roman"/>
          </w:rPr>
          <w:t>smoothing term</w:t>
        </w:r>
      </w:ins>
      <w:ins w:id="131" w:author="Megan Feddern" w:date="2022-04-26T08:48:00Z">
        <w:r w:rsidR="00345E4E">
          <w:rPr>
            <w:rFonts w:ascii="Times New Roman" w:hAnsi="Times New Roman" w:cs="Times New Roman"/>
          </w:rPr>
          <w:t xml:space="preserve"> or trend in the data</w:t>
        </w:r>
      </w:ins>
      <w:ins w:id="132" w:author="Megan Feddern" w:date="2022-03-25T14:54:00Z">
        <w:r w:rsidR="00273BC9">
          <w:rPr>
            <w:rFonts w:ascii="Times New Roman" w:hAnsi="Times New Roman" w:cs="Times New Roman"/>
          </w:rPr>
          <w:t xml:space="preserve"> would identify and seasonality in the data, which would be expected if tissue</w:t>
        </w:r>
      </w:ins>
      <w:ins w:id="133" w:author="Megan Feddern" w:date="2022-03-28T10:10:00Z">
        <w:r w:rsidR="00EB5BBF">
          <w:rPr>
            <w:rFonts w:ascii="Times New Roman" w:hAnsi="Times New Roman" w:cs="Times New Roman"/>
          </w:rPr>
          <w:t xml:space="preserve"> </w:t>
        </w:r>
      </w:ins>
      <w:ins w:id="134" w:author="Megan Feddern" w:date="2022-03-25T14:54:00Z">
        <w:r w:rsidR="00273BC9">
          <w:rPr>
            <w:rFonts w:ascii="Times New Roman" w:hAnsi="Times New Roman" w:cs="Times New Roman"/>
          </w:rPr>
          <w:t>turnover time is</w:t>
        </w:r>
      </w:ins>
      <w:ins w:id="135" w:author="Megan Feddern" w:date="2022-04-26T08:49:00Z">
        <w:r w:rsidR="00345E4E">
          <w:rPr>
            <w:rFonts w:ascii="Times New Roman" w:hAnsi="Times New Roman" w:cs="Times New Roman"/>
          </w:rPr>
          <w:t xml:space="preserve"> consistently</w:t>
        </w:r>
      </w:ins>
      <w:ins w:id="136" w:author="Megan Feddern" w:date="2022-03-25T14:54:00Z">
        <w:r w:rsidR="00273BC9">
          <w:rPr>
            <w:rFonts w:ascii="Times New Roman" w:hAnsi="Times New Roman" w:cs="Times New Roman"/>
          </w:rPr>
          <w:t xml:space="preserve"> less than a year. There was no support for a smoothing effect by month in</w:t>
        </w:r>
      </w:ins>
      <w:ins w:id="137" w:author="Megan Feddern" w:date="2022-03-28T10:10:00Z">
        <w:r w:rsidR="00EB5BBF">
          <w:rPr>
            <w:rFonts w:ascii="Times New Roman" w:hAnsi="Times New Roman" w:cs="Times New Roman"/>
          </w:rPr>
          <w:t xml:space="preserve"> </w:t>
        </w:r>
      </w:ins>
      <w:ins w:id="138" w:author="Megan Feddern" w:date="2022-03-25T14:54:00Z">
        <w:r w:rsidR="00273BC9">
          <w:rPr>
            <w:rFonts w:ascii="Times New Roman" w:hAnsi="Times New Roman" w:cs="Times New Roman"/>
          </w:rPr>
          <w:t>generalized additive models of δ</w:t>
        </w:r>
      </w:ins>
      <w:ins w:id="139" w:author="Megan Feddern" w:date="2022-04-26T08:40:00Z">
        <w:r w:rsidR="00345E4E" w:rsidRPr="00345E4E">
          <w:rPr>
            <w:rFonts w:ascii="Times New Roman" w:hAnsi="Times New Roman" w:cs="Times New Roman"/>
            <w:vertAlign w:val="superscript"/>
            <w:rPrChange w:id="140" w:author="Megan Feddern" w:date="2022-04-26T08:40:00Z">
              <w:rPr>
                <w:rFonts w:ascii="Times New Roman" w:hAnsi="Times New Roman" w:cs="Times New Roman"/>
              </w:rPr>
            </w:rPrChange>
          </w:rPr>
          <w:t>15</w:t>
        </w:r>
        <w:r w:rsidR="00345E4E">
          <w:rPr>
            <w:rFonts w:ascii="Times New Roman" w:hAnsi="Times New Roman" w:cs="Times New Roman"/>
          </w:rPr>
          <w:t>N</w:t>
        </w:r>
        <w:r w:rsidR="00345E4E" w:rsidRPr="00345E4E">
          <w:rPr>
            <w:rFonts w:ascii="Times New Roman" w:hAnsi="Times New Roman" w:cs="Times New Roman"/>
            <w:vertAlign w:val="subscript"/>
            <w:rPrChange w:id="141" w:author="Megan Feddern" w:date="2022-04-26T08:40:00Z">
              <w:rPr>
                <w:rFonts w:ascii="Times New Roman" w:hAnsi="Times New Roman" w:cs="Times New Roman"/>
              </w:rPr>
            </w:rPrChange>
          </w:rPr>
          <w:t>Phe</w:t>
        </w:r>
      </w:ins>
      <w:ins w:id="142" w:author="Megan Feddern" w:date="2022-03-25T14:54:00Z">
        <w:r w:rsidR="00273BC9">
          <w:rPr>
            <w:rFonts w:ascii="Times New Roman" w:hAnsi="Times New Roman" w:cs="Times New Roman"/>
            <w:sz w:val="16"/>
            <w:szCs w:val="16"/>
          </w:rPr>
          <w:t xml:space="preserve"> </w:t>
        </w:r>
        <w:r w:rsidR="00273BC9">
          <w:rPr>
            <w:rFonts w:ascii="Times New Roman" w:hAnsi="Times New Roman" w:cs="Times New Roman"/>
          </w:rPr>
          <w:t>and δ</w:t>
        </w:r>
      </w:ins>
      <w:ins w:id="143" w:author="Megan Feddern" w:date="2022-04-26T08:40:00Z">
        <w:r w:rsidR="00345E4E" w:rsidRPr="00345E4E">
          <w:rPr>
            <w:rFonts w:ascii="Times New Roman" w:hAnsi="Times New Roman" w:cs="Times New Roman"/>
            <w:vertAlign w:val="superscript"/>
            <w:rPrChange w:id="144" w:author="Megan Feddern" w:date="2022-04-26T08:40:00Z">
              <w:rPr>
                <w:rFonts w:ascii="Times New Roman" w:hAnsi="Times New Roman" w:cs="Times New Roman"/>
              </w:rPr>
            </w:rPrChange>
          </w:rPr>
          <w:t>13</w:t>
        </w:r>
        <w:r w:rsidR="00345E4E">
          <w:rPr>
            <w:rFonts w:ascii="Times New Roman" w:hAnsi="Times New Roman" w:cs="Times New Roman"/>
          </w:rPr>
          <w:t>C</w:t>
        </w:r>
      </w:ins>
      <w:ins w:id="145" w:author="Megan Feddern" w:date="2022-03-25T14:54:00Z">
        <w:r w:rsidR="00273BC9">
          <w:rPr>
            <w:rFonts w:ascii="Times New Roman" w:hAnsi="Times New Roman" w:cs="Times New Roman"/>
          </w:rPr>
          <w:t xml:space="preserve"> values which would have indicated any seasonal</w:t>
        </w:r>
      </w:ins>
      <w:ins w:id="146" w:author="Megan Feddern" w:date="2022-03-28T10:10:00Z">
        <w:r w:rsidR="00EB5BBF">
          <w:rPr>
            <w:rFonts w:ascii="Times New Roman" w:hAnsi="Times New Roman" w:cs="Times New Roman"/>
          </w:rPr>
          <w:t xml:space="preserve"> </w:t>
        </w:r>
      </w:ins>
      <w:ins w:id="147" w:author="Megan Feddern" w:date="2022-03-25T14:54:00Z">
        <w:r w:rsidR="00273BC9">
          <w:rPr>
            <w:rFonts w:ascii="Times New Roman" w:hAnsi="Times New Roman" w:cs="Times New Roman"/>
          </w:rPr>
          <w:t>variability in isotope composition and thus a turnover time of less than a year (p &lt;</w:t>
        </w:r>
      </w:ins>
      <w:ins w:id="148" w:author="Megan Feddern" w:date="2022-03-28T10:10:00Z">
        <w:r w:rsidR="00EB5BBF">
          <w:rPr>
            <w:rFonts w:ascii="Times New Roman" w:hAnsi="Times New Roman" w:cs="Times New Roman"/>
          </w:rPr>
          <w:t xml:space="preserve"> </w:t>
        </w:r>
      </w:ins>
      <w:ins w:id="149" w:author="Megan Feddern" w:date="2022-03-25T14:54:00Z">
        <w:r w:rsidR="00273BC9">
          <w:rPr>
            <w:rFonts w:ascii="Times New Roman" w:hAnsi="Times New Roman" w:cs="Times New Roman"/>
          </w:rPr>
          <w:t xml:space="preserve">0.05; </w:t>
        </w:r>
      </w:ins>
      <w:ins w:id="150" w:author="Megan Feddern" w:date="2022-04-27T08:46:00Z">
        <w:r w:rsidR="00345E4E">
          <w:rPr>
            <w:rFonts w:ascii="Times New Roman" w:hAnsi="Times New Roman" w:cs="Times New Roman"/>
          </w:rPr>
          <w:t>Appendix S</w:t>
        </w:r>
        <w:proofErr w:type="gramStart"/>
        <w:r w:rsidR="00345E4E">
          <w:rPr>
            <w:rFonts w:ascii="Times New Roman" w:hAnsi="Times New Roman" w:cs="Times New Roman"/>
          </w:rPr>
          <w:t>1:</w:t>
        </w:r>
      </w:ins>
      <w:ins w:id="151" w:author="Megan Feddern" w:date="2022-03-25T14:54:00Z">
        <w:r w:rsidR="00273BC9">
          <w:rPr>
            <w:rFonts w:ascii="Times New Roman" w:hAnsi="Times New Roman" w:cs="Times New Roman"/>
          </w:rPr>
          <w:t>Figure</w:t>
        </w:r>
        <w:proofErr w:type="gramEnd"/>
        <w:r w:rsidR="00273BC9">
          <w:rPr>
            <w:rFonts w:ascii="Times New Roman" w:hAnsi="Times New Roman" w:cs="Times New Roman"/>
          </w:rPr>
          <w:t xml:space="preserve"> S2). </w:t>
        </w:r>
      </w:ins>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6652DE43" w14:textId="7D2B201A" w:rsidR="00D91AD9" w:rsidRDefault="00D91AD9">
      <w:pPr>
        <w:rPr>
          <w:ins w:id="152" w:author="Megan Feddern" w:date="2022-04-07T15:06:00Z"/>
          <w:rFonts w:ascii="Times New Roman" w:hAnsi="Times New Roman" w:cs="Times New Roman"/>
        </w:rPr>
      </w:pPr>
      <w:ins w:id="153" w:author="Megan Feddern" w:date="2022-04-07T15:06:00Z">
        <w:r>
          <w:rPr>
            <w:rFonts w:ascii="Times New Roman" w:hAnsi="Times New Roman" w:cs="Times New Roman"/>
            <w:b/>
            <w:bCs/>
          </w:rPr>
          <w:lastRenderedPageBreak/>
          <w:t xml:space="preserve">Figure S1: </w:t>
        </w:r>
      </w:ins>
      <w:ins w:id="154" w:author="Megan Feddern" w:date="2022-04-07T15:08:00Z">
        <w:r w:rsidR="00676D3C">
          <w:rPr>
            <w:rFonts w:ascii="Times New Roman" w:hAnsi="Times New Roman" w:cs="Times New Roman"/>
          </w:rPr>
          <w:t>Temporal</w:t>
        </w:r>
      </w:ins>
      <w:ins w:id="155" w:author="Megan Feddern" w:date="2022-04-07T15:07:00Z">
        <w:r w:rsidR="00676D3C">
          <w:rPr>
            <w:rFonts w:ascii="Times New Roman" w:hAnsi="Times New Roman" w:cs="Times New Roman"/>
          </w:rPr>
          <w:t xml:space="preserve"> distribution of sampled harbor seal museum specimens in coastal Washington and the Salish Sea. </w:t>
        </w:r>
      </w:ins>
      <w:ins w:id="156" w:author="Megan Feddern" w:date="2022-04-07T15:08:00Z">
        <w:r w:rsidR="00676D3C">
          <w:rPr>
            <w:rFonts w:ascii="Times New Roman" w:hAnsi="Times New Roman" w:cs="Times New Roman"/>
          </w:rPr>
          <w:t xml:space="preserve">Colors denotes time period specimens were collected. </w:t>
        </w:r>
      </w:ins>
    </w:p>
    <w:p w14:paraId="028E51B8" w14:textId="06EFF545" w:rsidR="00D91AD9" w:rsidRDefault="00676D3C" w:rsidP="00676D3C">
      <w:pPr>
        <w:jc w:val="center"/>
        <w:rPr>
          <w:ins w:id="157" w:author="Megan Feddern" w:date="2022-04-07T15:06:00Z"/>
          <w:rFonts w:ascii="Times New Roman" w:hAnsi="Times New Roman" w:cs="Times New Roman"/>
          <w:b/>
          <w:bCs/>
        </w:rPr>
        <w:pPrChange w:id="158" w:author="Megan Feddern" w:date="2022-04-07T15:06:00Z">
          <w:pPr/>
        </w:pPrChange>
      </w:pPr>
      <w:ins w:id="159" w:author="Megan Feddern" w:date="2022-04-07T15:06:00Z">
        <w:r>
          <w:rPr>
            <w:rFonts w:ascii="Times New Roman" w:hAnsi="Times New Roman" w:cs="Times New Roman"/>
            <w:b/>
            <w:bCs/>
            <w:noProof/>
          </w:rPr>
          <w:drawing>
            <wp:inline distT="0" distB="0" distL="0" distR="0" wp14:anchorId="3EA10FF7" wp14:editId="25BBA390">
              <wp:extent cx="3657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Map2.pdf"/>
                      <pic:cNvPicPr/>
                    </pic:nvPicPr>
                    <pic:blipFill>
                      <a:blip r:embed="rId6">
                        <a:extLst>
                          <a:ext uri="{28A0092B-C50C-407E-A947-70E740481C1C}">
                            <a14:useLocalDpi xmlns:a14="http://schemas.microsoft.com/office/drawing/2010/main" val="0"/>
                          </a:ext>
                        </a:extLst>
                      </a:blip>
                      <a:stretch>
                        <a:fillRect/>
                      </a:stretch>
                    </pic:blipFill>
                    <pic:spPr>
                      <a:xfrm>
                        <a:off x="0" y="0"/>
                        <a:ext cx="3657600" cy="4114800"/>
                      </a:xfrm>
                      <a:prstGeom prst="rect">
                        <a:avLst/>
                      </a:prstGeom>
                    </pic:spPr>
                  </pic:pic>
                </a:graphicData>
              </a:graphic>
            </wp:inline>
          </w:drawing>
        </w:r>
      </w:ins>
    </w:p>
    <w:p w14:paraId="016B0999" w14:textId="1425A096" w:rsidR="00D91AD9" w:rsidRDefault="00D91AD9">
      <w:pPr>
        <w:rPr>
          <w:ins w:id="160" w:author="Megan Feddern" w:date="2022-04-07T15:06:00Z"/>
          <w:rFonts w:ascii="Times New Roman" w:hAnsi="Times New Roman" w:cs="Times New Roman"/>
          <w:b/>
          <w:bCs/>
        </w:rPr>
      </w:pPr>
      <w:ins w:id="161" w:author="Megan Feddern" w:date="2022-04-07T15:06:00Z">
        <w:r>
          <w:rPr>
            <w:rFonts w:ascii="Times New Roman" w:hAnsi="Times New Roman" w:cs="Times New Roman"/>
            <w:b/>
            <w:bCs/>
          </w:rPr>
          <w:br w:type="page"/>
        </w:r>
      </w:ins>
    </w:p>
    <w:p w14:paraId="0AAF102A" w14:textId="5980D9DB" w:rsidR="00AA68CC" w:rsidRDefault="00AA68CC" w:rsidP="00F958F2">
      <w:pPr>
        <w:rPr>
          <w:rFonts w:ascii="Times New Roman" w:hAnsi="Times New Roman" w:cs="Times New Roman"/>
        </w:rPr>
      </w:pPr>
      <w:r>
        <w:rPr>
          <w:rFonts w:ascii="Times New Roman" w:hAnsi="Times New Roman" w:cs="Times New Roman"/>
          <w:b/>
          <w:bCs/>
        </w:rPr>
        <w:lastRenderedPageBreak/>
        <w:t>Figure S</w:t>
      </w:r>
      <w:ins w:id="162" w:author="Megan Feddern" w:date="2022-04-07T15:14:00Z">
        <w:r w:rsidR="00AA03D7">
          <w:rPr>
            <w:rFonts w:ascii="Times New Roman" w:hAnsi="Times New Roman" w:cs="Times New Roman"/>
            <w:b/>
            <w:bCs/>
          </w:rPr>
          <w:t>2</w:t>
        </w:r>
      </w:ins>
      <w:del w:id="163" w:author="Megan Feddern" w:date="2022-04-07T15:14:00Z">
        <w:r w:rsidDel="00AA03D7">
          <w:rPr>
            <w:rFonts w:ascii="Times New Roman" w:hAnsi="Times New Roman" w:cs="Times New Roman"/>
            <w:b/>
            <w:bCs/>
          </w:rPr>
          <w:delText>1</w:delText>
        </w:r>
      </w:del>
      <w:r>
        <w:rPr>
          <w:rFonts w:ascii="Times New Roman" w:hAnsi="Times New Roman" w:cs="Times New Roman"/>
          <w:b/>
          <w:bCs/>
        </w:rPr>
        <w:t xml:space="preserve">: </w:t>
      </w:r>
      <w:r>
        <w:rPr>
          <w:rFonts w:ascii="Times New Roman" w:hAnsi="Times New Roman" w:cs="Times New Roman"/>
        </w:rPr>
        <w:t>Analysis of seasonality of harbor seal trophic position for five different trophic amino acids (glutamic acid, alanine, aspartic acid, valine, and proline) calculated using the source amino acid phenylalanine and equation 2 (Table S2; Figure S</w:t>
      </w:r>
      <w:ins w:id="164" w:author="Megan Feddern" w:date="2022-04-07T15:14:00Z">
        <w:r w:rsidR="00AA03D7">
          <w:rPr>
            <w:rFonts w:ascii="Times New Roman" w:hAnsi="Times New Roman" w:cs="Times New Roman"/>
          </w:rPr>
          <w:t>4</w:t>
        </w:r>
      </w:ins>
      <w:del w:id="165" w:author="Megan Feddern" w:date="2022-04-07T15:14:00Z">
        <w:r w:rsidDel="00AA03D7">
          <w:rPr>
            <w:rFonts w:ascii="Times New Roman" w:hAnsi="Times New Roman" w:cs="Times New Roman"/>
          </w:rPr>
          <w:delText>3</w:delText>
        </w:r>
      </w:del>
      <w:r>
        <w:rPr>
          <w:rFonts w:ascii="Times New Roman" w:hAnsi="Times New Roman" w:cs="Times New Roman"/>
        </w:rPr>
        <w:t xml:space="preserve">.2)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76F94CD0" w:rsidR="00B03E38" w:rsidRPr="00B03E38" w:rsidRDefault="00176E2F" w:rsidP="00283A9C">
      <w:pPr>
        <w:jc w:val="center"/>
        <w:rPr>
          <w:rFonts w:ascii="Times New Roman" w:hAnsi="Times New Roman" w:cs="Times New Roman"/>
          <w:bCs/>
        </w:rPr>
      </w:pPr>
      <w:r>
        <w:rPr>
          <w:rFonts w:ascii="Times New Roman" w:hAnsi="Times New Roman" w:cs="Times New Roman"/>
          <w:bCs/>
          <w:noProof/>
        </w:rPr>
        <w:drawing>
          <wp:inline distT="0" distB="0" distL="0" distR="0" wp14:anchorId="5504C239" wp14:editId="2064F628">
            <wp:extent cx="444500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jpg"/>
                    <pic:cNvPicPr/>
                  </pic:nvPicPr>
                  <pic:blipFill>
                    <a:blip r:embed="rId7">
                      <a:extLst>
                        <a:ext uri="{28A0092B-C50C-407E-A947-70E740481C1C}">
                          <a14:useLocalDpi xmlns:a14="http://schemas.microsoft.com/office/drawing/2010/main" val="0"/>
                        </a:ext>
                      </a:extLst>
                    </a:blip>
                    <a:stretch>
                      <a:fillRect/>
                    </a:stretch>
                  </pic:blipFill>
                  <pic:spPr>
                    <a:xfrm>
                      <a:off x="0" y="0"/>
                      <a:ext cx="4445000" cy="7124700"/>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3F3295AD" w:rsidR="00F958F2" w:rsidRPr="00AA68CC" w:rsidRDefault="00F958F2" w:rsidP="00F958F2">
      <w:pPr>
        <w:rPr>
          <w:rFonts w:ascii="Times New Roman" w:hAnsi="Times New Roman" w:cs="Times New Roman"/>
          <w:b/>
          <w:bCs/>
        </w:rPr>
      </w:pPr>
      <w:r>
        <w:rPr>
          <w:rFonts w:ascii="Times New Roman" w:hAnsi="Times New Roman" w:cs="Times New Roman"/>
          <w:b/>
          <w:bCs/>
        </w:rPr>
        <w:t>Figure S</w:t>
      </w:r>
      <w:ins w:id="166" w:author="Megan Feddern" w:date="2022-04-07T15:15:00Z">
        <w:r w:rsidR="00AA03D7">
          <w:rPr>
            <w:rFonts w:ascii="Times New Roman" w:hAnsi="Times New Roman" w:cs="Times New Roman"/>
            <w:b/>
            <w:bCs/>
          </w:rPr>
          <w:t>3</w:t>
        </w:r>
      </w:ins>
      <w:del w:id="167" w:author="Megan Feddern" w:date="2022-04-07T15:15:00Z">
        <w:r w:rsidR="00AA68CC" w:rsidDel="00AA03D7">
          <w:rPr>
            <w:rFonts w:ascii="Times New Roman" w:hAnsi="Times New Roman" w:cs="Times New Roman"/>
            <w:b/>
            <w:bCs/>
          </w:rPr>
          <w:delText>2</w:delText>
        </w:r>
      </w:del>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S1 and parameter values described in Table 1 of the main text. Colors correspond to trophic amino acids (</w:t>
      </w:r>
      <w:proofErr w:type="spellStart"/>
      <w:r>
        <w:rPr>
          <w:rFonts w:ascii="Times New Roman" w:hAnsi="Times New Roman" w:cs="Times New Roman"/>
          <w:bCs/>
          <w:i/>
        </w:rPr>
        <w:t>Tr</w:t>
      </w:r>
      <w:proofErr w:type="spellEnd"/>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7A547F97" w:rsidR="00AA68CC" w:rsidRDefault="00176E2F"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16AFB90C" wp14:editId="2956C1BA">
            <wp:extent cx="48006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2.jpg"/>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12A4F600"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ins w:id="168" w:author="Megan Feddern" w:date="2022-04-07T15:15:00Z">
        <w:r w:rsidR="00AA03D7">
          <w:rPr>
            <w:rFonts w:ascii="Times New Roman" w:hAnsi="Times New Roman" w:cs="Times New Roman"/>
            <w:b/>
            <w:color w:val="000000" w:themeColor="text1"/>
            <w:sz w:val="24"/>
            <w:szCs w:val="24"/>
          </w:rPr>
          <w:t>4</w:t>
        </w:r>
      </w:ins>
      <w:del w:id="169" w:author="Megan Feddern" w:date="2022-04-07T15:15:00Z">
        <w:r w:rsidR="00AA68CC" w:rsidRPr="00B47BA8" w:rsidDel="00AA03D7">
          <w:rPr>
            <w:rFonts w:ascii="Times New Roman" w:hAnsi="Times New Roman" w:cs="Times New Roman"/>
            <w:b/>
            <w:color w:val="000000" w:themeColor="text1"/>
            <w:sz w:val="24"/>
            <w:szCs w:val="24"/>
          </w:rPr>
          <w:delText>3</w:delText>
        </w:r>
      </w:del>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as described in Table 1 of the main text.</w:t>
      </w:r>
    </w:p>
    <w:p w14:paraId="35F6693B" w14:textId="57C4AF5E" w:rsidR="00B462A2" w:rsidRPr="00B462A2" w:rsidRDefault="00176E2F" w:rsidP="00B462A2">
      <w:pPr>
        <w:jc w:val="center"/>
        <w:rPr>
          <w:rFonts w:ascii="Times New Roman" w:hAnsi="Times New Roman" w:cs="Times New Roman"/>
          <w:bCs/>
        </w:rPr>
      </w:pPr>
      <w:r>
        <w:rPr>
          <w:rFonts w:ascii="Times New Roman" w:hAnsi="Times New Roman" w:cs="Times New Roman"/>
          <w:b/>
          <w:bCs/>
          <w:noProof/>
        </w:rPr>
        <w:drawing>
          <wp:inline distT="0" distB="0" distL="0" distR="0" wp14:anchorId="2F8890B3" wp14:editId="70D0E082">
            <wp:extent cx="48006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3.jpg"/>
                    <pic:cNvPicPr/>
                  </pic:nvPicPr>
                  <pic:blipFill>
                    <a:blip r:embed="rId9">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6E6DC644" w14:textId="5D7E23E8" w:rsidR="00B462A2" w:rsidRDefault="00B462A2" w:rsidP="00B462A2">
      <w:pPr>
        <w:rPr>
          <w:rFonts w:ascii="Times New Roman" w:hAnsi="Times New Roman" w:cs="Times New Roman"/>
        </w:rPr>
      </w:pPr>
      <w:r>
        <w:rPr>
          <w:rFonts w:ascii="Times New Roman" w:hAnsi="Times New Roman" w:cs="Times New Roman"/>
          <w:b/>
        </w:rPr>
        <w:lastRenderedPageBreak/>
        <w:t>Figure S</w:t>
      </w:r>
      <w:ins w:id="170" w:author="Megan Feddern" w:date="2022-04-07T15:15:00Z">
        <w:r w:rsidR="00AA03D7">
          <w:rPr>
            <w:rFonts w:ascii="Times New Roman" w:hAnsi="Times New Roman" w:cs="Times New Roman"/>
            <w:b/>
          </w:rPr>
          <w:t>5</w:t>
        </w:r>
      </w:ins>
      <w:del w:id="171" w:author="Megan Feddern" w:date="2022-04-07T15:15:00Z">
        <w:r w:rsidDel="00AA03D7">
          <w:rPr>
            <w:rFonts w:ascii="Times New Roman" w:hAnsi="Times New Roman" w:cs="Times New Roman"/>
            <w:b/>
          </w:rPr>
          <w:delText>4</w:delText>
        </w:r>
      </w:del>
      <w:r>
        <w:rPr>
          <w:rFonts w:ascii="Times New Roman" w:hAnsi="Times New Roman" w:cs="Times New Roman"/>
          <w:b/>
        </w:rPr>
        <w:t xml:space="preserve">: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1841C7A7" w:rsidR="00AA68CC" w:rsidRDefault="00AA68CC" w:rsidP="00AA68CC">
      <w:pPr>
        <w:rPr>
          <w:rFonts w:ascii="Times New Roman" w:hAnsi="Times New Roman" w:cs="Times New Roman"/>
          <w:b/>
          <w:bCs/>
        </w:rPr>
      </w:pPr>
    </w:p>
    <w:p w14:paraId="4D95F445" w14:textId="604D2603" w:rsidR="00B462A2" w:rsidRDefault="00B462A2">
      <w:pPr>
        <w:rPr>
          <w:rFonts w:ascii="Times New Roman" w:hAnsi="Times New Roman" w:cs="Times New Roman"/>
          <w:b/>
          <w:bCs/>
        </w:rPr>
      </w:pPr>
    </w:p>
    <w:p w14:paraId="4A47B70B" w14:textId="4B34672D" w:rsidR="00B462A2" w:rsidRDefault="00176E2F" w:rsidP="00176E2F">
      <w:pPr>
        <w:jc w:val="center"/>
        <w:rPr>
          <w:rFonts w:ascii="Times New Roman" w:hAnsi="Times New Roman" w:cs="Times New Roman"/>
        </w:rPr>
      </w:pPr>
      <w:r>
        <w:rPr>
          <w:rFonts w:ascii="Times New Roman" w:hAnsi="Times New Roman" w:cs="Times New Roman"/>
          <w:b/>
          <w:bCs/>
          <w:noProof/>
        </w:rPr>
        <w:drawing>
          <wp:inline distT="0" distB="0" distL="0" distR="0" wp14:anchorId="1F68B9E9" wp14:editId="11F88BE3">
            <wp:extent cx="36576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4.jpg"/>
                    <pic:cNvPicPr/>
                  </pic:nvPicPr>
                  <pic:blipFill>
                    <a:blip r:embed="rId10">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r w:rsidR="00B462A2">
        <w:rPr>
          <w:rFonts w:ascii="Times New Roman" w:hAnsi="Times New Roman" w:cs="Times New Roman"/>
          <w:b/>
          <w:bCs/>
        </w:rPr>
        <w:br w:type="page"/>
      </w:r>
      <w:r w:rsidR="00B462A2">
        <w:rPr>
          <w:rFonts w:ascii="Times New Roman" w:hAnsi="Times New Roman" w:cs="Times New Roman"/>
          <w:b/>
        </w:rPr>
        <w:lastRenderedPageBreak/>
        <w:t>Figure S</w:t>
      </w:r>
      <w:ins w:id="172" w:author="Megan Feddern" w:date="2022-04-07T15:15:00Z">
        <w:r w:rsidR="00AA03D7">
          <w:rPr>
            <w:rFonts w:ascii="Times New Roman" w:hAnsi="Times New Roman" w:cs="Times New Roman"/>
            <w:b/>
          </w:rPr>
          <w:t>6</w:t>
        </w:r>
      </w:ins>
      <w:del w:id="173" w:author="Megan Feddern" w:date="2022-04-07T15:15:00Z">
        <w:r w:rsidR="00B462A2" w:rsidDel="00AA03D7">
          <w:rPr>
            <w:rFonts w:ascii="Times New Roman" w:hAnsi="Times New Roman" w:cs="Times New Roman"/>
            <w:b/>
          </w:rPr>
          <w:delText>5</w:delText>
        </w:r>
      </w:del>
      <w:r w:rsidR="00B462A2">
        <w:rPr>
          <w:rFonts w:ascii="Times New Roman" w:hAnsi="Times New Roman" w:cs="Times New Roman"/>
        </w:rPr>
        <w:t>: Sex specific trophic position for male (M) and female (F) harbor seals pooled over the past century and calculated using five different trophic amino acids (glutamic acid, alanine, aspartic acid, valine, and proline) for a) Salish Sea and b) coastal Washington specimens.</w:t>
      </w:r>
    </w:p>
    <w:p w14:paraId="136302D0" w14:textId="77777777" w:rsidR="00176E2F" w:rsidRDefault="00176E2F">
      <w:pPr>
        <w:rPr>
          <w:rFonts w:ascii="Times New Roman" w:hAnsi="Times New Roman" w:cs="Times New Roman"/>
          <w:b/>
          <w:bCs/>
        </w:rPr>
      </w:pPr>
    </w:p>
    <w:p w14:paraId="0E9FA556" w14:textId="586F9AD6" w:rsidR="00B462A2" w:rsidRDefault="00176E2F">
      <w:pPr>
        <w:rPr>
          <w:rFonts w:ascii="Times New Roman" w:hAnsi="Times New Roman" w:cs="Times New Roman"/>
          <w:b/>
          <w:bCs/>
        </w:rPr>
      </w:pPr>
      <w:r>
        <w:rPr>
          <w:rFonts w:ascii="Times New Roman" w:hAnsi="Times New Roman" w:cs="Times New Roman"/>
          <w:b/>
          <w:bCs/>
          <w:noProof/>
        </w:rPr>
        <w:drawing>
          <wp:inline distT="0" distB="0" distL="0" distR="0" wp14:anchorId="4C93E333" wp14:editId="09724105">
            <wp:extent cx="5943600" cy="535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r w:rsidR="00B462A2">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346718C4" w:rsidR="00B462A2" w:rsidRPr="00B462A2" w:rsidRDefault="00B462A2" w:rsidP="00B462A2">
      <w:pPr>
        <w:rPr>
          <w:rFonts w:ascii="Times New Roman" w:hAnsi="Times New Roman" w:cs="Times New Roman"/>
          <w:b/>
        </w:rPr>
      </w:pPr>
      <w:r>
        <w:rPr>
          <w:rFonts w:ascii="Times New Roman" w:hAnsi="Times New Roman" w:cs="Times New Roman"/>
          <w:b/>
        </w:rPr>
        <w:t>Figure S</w:t>
      </w:r>
      <w:ins w:id="174" w:author="Megan Feddern" w:date="2022-04-07T15:15:00Z">
        <w:r w:rsidR="00AA03D7">
          <w:rPr>
            <w:rFonts w:ascii="Times New Roman" w:hAnsi="Times New Roman" w:cs="Times New Roman"/>
            <w:b/>
          </w:rPr>
          <w:t>7</w:t>
        </w:r>
      </w:ins>
      <w:del w:id="175" w:author="Megan Feddern" w:date="2022-04-07T15:15:00Z">
        <w:r w:rsidDel="00AA03D7">
          <w:rPr>
            <w:rFonts w:ascii="Times New Roman" w:hAnsi="Times New Roman" w:cs="Times New Roman"/>
            <w:b/>
          </w:rPr>
          <w:delText>6</w:delText>
        </w:r>
      </w:del>
      <w:r>
        <w:rPr>
          <w:rFonts w:ascii="Times New Roman" w:hAnsi="Times New Roman" w:cs="Times New Roman"/>
          <w:b/>
        </w:rPr>
        <w:t xml:space="preserve">: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210C89E2" w:rsidR="00B462A2" w:rsidRDefault="00176E2F" w:rsidP="00176E2F">
      <w:pPr>
        <w:jc w:val="center"/>
        <w:rPr>
          <w:rFonts w:ascii="Times New Roman" w:hAnsi="Times New Roman" w:cs="Times New Roman"/>
          <w:b/>
          <w:bCs/>
        </w:rPr>
      </w:pPr>
      <w:r>
        <w:rPr>
          <w:rFonts w:ascii="Times New Roman" w:hAnsi="Times New Roman" w:cs="Times New Roman"/>
          <w:b/>
          <w:bCs/>
          <w:noProof/>
        </w:rPr>
        <w:drawing>
          <wp:inline distT="0" distB="0" distL="0" distR="0" wp14:anchorId="7912566D" wp14:editId="4F8A7DB2">
            <wp:extent cx="5198758" cy="5198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2698" cy="5202698"/>
                    </a:xfrm>
                    <a:prstGeom prst="rect">
                      <a:avLst/>
                    </a:prstGeom>
                  </pic:spPr>
                </pic:pic>
              </a:graphicData>
            </a:graphic>
          </wp:inline>
        </w:drawing>
      </w:r>
      <w:r w:rsidR="00B462A2">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722DF4DC"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ins w:id="176" w:author="Megan Feddern" w:date="2022-04-07T15:15:00Z">
        <w:r w:rsidR="00AA03D7">
          <w:rPr>
            <w:rFonts w:ascii="Times New Roman" w:hAnsi="Times New Roman" w:cs="Times New Roman"/>
            <w:b/>
            <w:bCs/>
          </w:rPr>
          <w:t>8</w:t>
        </w:r>
      </w:ins>
      <w:del w:id="177" w:author="Megan Feddern" w:date="2022-04-07T15:15:00Z">
        <w:r w:rsidR="00B462A2" w:rsidDel="00AA03D7">
          <w:rPr>
            <w:rFonts w:ascii="Times New Roman" w:hAnsi="Times New Roman" w:cs="Times New Roman"/>
            <w:b/>
            <w:bCs/>
          </w:rPr>
          <w:delText>7</w:delText>
        </w:r>
      </w:del>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1B3BAA11" w14:textId="77777777" w:rsidR="00AA68CC" w:rsidRDefault="00AA68CC" w:rsidP="00AA68CC">
      <w:pPr>
        <w:jc w:val="center"/>
        <w:rPr>
          <w:rFonts w:ascii="Times New Roman" w:hAnsi="Times New Roman" w:cs="Times New Roman"/>
          <w:bCs/>
        </w:rPr>
      </w:pPr>
    </w:p>
    <w:p w14:paraId="7B825065" w14:textId="0424818F" w:rsidR="00176E2F" w:rsidRDefault="00176E2F" w:rsidP="00AA68CC">
      <w:pPr>
        <w:jc w:val="center"/>
        <w:rPr>
          <w:rFonts w:ascii="Times New Roman" w:hAnsi="Times New Roman" w:cs="Times New Roman"/>
          <w:bCs/>
        </w:rPr>
        <w:sectPr w:rsidR="00176E2F" w:rsidSect="00AA68CC">
          <w:pgSz w:w="15840" w:h="12240" w:orient="landscape"/>
          <w:pgMar w:top="1440" w:right="1440" w:bottom="1440" w:left="1440" w:header="720" w:footer="720" w:gutter="0"/>
          <w:cols w:space="720"/>
          <w:docGrid w:linePitch="360"/>
        </w:sectPr>
      </w:pPr>
      <w:r>
        <w:rPr>
          <w:rFonts w:ascii="Times New Roman" w:hAnsi="Times New Roman" w:cs="Times New Roman"/>
          <w:noProof/>
        </w:rPr>
        <w:drawing>
          <wp:inline distT="0" distB="0" distL="0" distR="0" wp14:anchorId="078AFDD4" wp14:editId="3C48059B">
            <wp:extent cx="8229600" cy="486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7.jpg"/>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2376F686" w14:textId="68179E12"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ins w:id="178" w:author="Megan Feddern" w:date="2022-04-07T15:15:00Z">
        <w:r w:rsidR="00AA03D7">
          <w:rPr>
            <w:rFonts w:ascii="Times New Roman" w:hAnsi="Times New Roman" w:cs="Times New Roman"/>
            <w:b/>
            <w:bCs/>
          </w:rPr>
          <w:t>9</w:t>
        </w:r>
      </w:ins>
      <w:del w:id="179" w:author="Megan Feddern" w:date="2022-04-07T15:15:00Z">
        <w:r w:rsidR="00B462A2" w:rsidDel="00AA03D7">
          <w:rPr>
            <w:rFonts w:ascii="Times New Roman" w:hAnsi="Times New Roman" w:cs="Times New Roman"/>
            <w:b/>
            <w:bCs/>
          </w:rPr>
          <w:delText>8</w:delText>
        </w:r>
      </w:del>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F58B0BB" w:rsidR="00AA68CC" w:rsidRDefault="00B56516" w:rsidP="00AA68CC">
      <w:pPr>
        <w:rPr>
          <w:rFonts w:ascii="Times New Roman" w:hAnsi="Times New Roman" w:cs="Times New Roman"/>
        </w:rPr>
      </w:pPr>
      <w:r>
        <w:rPr>
          <w:rFonts w:ascii="Times New Roman" w:hAnsi="Times New Roman" w:cs="Times New Roman"/>
          <w:noProof/>
        </w:rPr>
        <w:drawing>
          <wp:inline distT="0" distB="0" distL="0" distR="0" wp14:anchorId="0880F970" wp14:editId="0007B86B">
            <wp:extent cx="8229600" cy="486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8.jpg"/>
                    <pic:cNvPicPr/>
                  </pic:nvPicPr>
                  <pic:blipFill>
                    <a:blip r:embed="rId14">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30A05C89" w14:textId="320BDE8E" w:rsidR="00AA68CC" w:rsidRDefault="00AA68CC">
      <w:pPr>
        <w:rPr>
          <w:rFonts w:ascii="Times New Roman" w:hAnsi="Times New Roman" w:cs="Times New Roman"/>
          <w:bCs/>
        </w:rPr>
      </w:pP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4DAB6307" w:rsidR="00AA68CC" w:rsidRDefault="00AA68CC">
      <w:pPr>
        <w:rPr>
          <w:rFonts w:ascii="Times New Roman" w:hAnsi="Times New Roman" w:cs="Times New Roman"/>
          <w:bCs/>
          <w:noProof/>
        </w:rPr>
      </w:pPr>
      <w:r>
        <w:rPr>
          <w:rFonts w:ascii="Times New Roman" w:hAnsi="Times New Roman" w:cs="Times New Roman"/>
          <w:b/>
          <w:bCs/>
        </w:rPr>
        <w:lastRenderedPageBreak/>
        <w:t>Figure S</w:t>
      </w:r>
      <w:ins w:id="180" w:author="Megan Feddern" w:date="2022-04-07T15:15:00Z">
        <w:r w:rsidR="00AA03D7">
          <w:rPr>
            <w:rFonts w:ascii="Times New Roman" w:hAnsi="Times New Roman" w:cs="Times New Roman"/>
            <w:b/>
            <w:bCs/>
          </w:rPr>
          <w:t>10</w:t>
        </w:r>
      </w:ins>
      <w:del w:id="181" w:author="Megan Feddern" w:date="2022-04-07T15:15:00Z">
        <w:r w:rsidR="00B462A2" w:rsidDel="00AA03D7">
          <w:rPr>
            <w:rFonts w:ascii="Times New Roman" w:hAnsi="Times New Roman" w:cs="Times New Roman"/>
            <w:b/>
            <w:bCs/>
          </w:rPr>
          <w:delText>9</w:delText>
        </w:r>
      </w:del>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p>
    <w:p w14:paraId="703D1115" w14:textId="08D97E11" w:rsidR="00176E2F" w:rsidRPr="00AA68CC" w:rsidRDefault="00176E2F">
      <w:pPr>
        <w:rPr>
          <w:rFonts w:ascii="Times New Roman" w:hAnsi="Times New Roman" w:cs="Times New Roman"/>
          <w:bCs/>
        </w:rPr>
      </w:pPr>
      <w:r>
        <w:rPr>
          <w:rFonts w:ascii="Times New Roman" w:hAnsi="Times New Roman" w:cs="Times New Roman"/>
          <w:bCs/>
          <w:noProof/>
        </w:rPr>
        <w:drawing>
          <wp:inline distT="0" distB="0" distL="0" distR="0" wp14:anchorId="1AC611B8" wp14:editId="625CE064">
            <wp:extent cx="5397500" cy="770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S9.pdf"/>
                    <pic:cNvPicPr/>
                  </pic:nvPicPr>
                  <pic:blipFill>
                    <a:blip r:embed="rId15">
                      <a:extLst>
                        <a:ext uri="{28A0092B-C50C-407E-A947-70E740481C1C}">
                          <a14:useLocalDpi xmlns:a14="http://schemas.microsoft.com/office/drawing/2010/main" val="0"/>
                        </a:ext>
                      </a:extLst>
                    </a:blip>
                    <a:stretch>
                      <a:fillRect/>
                    </a:stretch>
                  </pic:blipFill>
                  <pic:spPr>
                    <a:xfrm>
                      <a:off x="0" y="0"/>
                      <a:ext cx="5397500" cy="7708900"/>
                    </a:xfrm>
                    <a:prstGeom prst="rect">
                      <a:avLst/>
                    </a:prstGeom>
                  </pic:spPr>
                </pic:pic>
              </a:graphicData>
            </a:graphic>
          </wp:inline>
        </w:drawing>
      </w:r>
    </w:p>
    <w:p w14:paraId="34822AC8" w14:textId="4302D763"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ins w:id="182" w:author="Megan Feddern" w:date="2022-04-07T15:16:00Z">
        <w:r w:rsidR="00AA03D7">
          <w:rPr>
            <w:rFonts w:ascii="Times New Roman" w:hAnsi="Times New Roman" w:cs="Times New Roman"/>
            <w:b/>
            <w:bCs/>
          </w:rPr>
          <w:t>1</w:t>
        </w:r>
      </w:ins>
      <w:del w:id="183" w:author="Megan Feddern" w:date="2022-04-07T15:16:00Z">
        <w:r w:rsidR="00B462A2" w:rsidDel="00AA03D7">
          <w:rPr>
            <w:rFonts w:ascii="Times New Roman" w:hAnsi="Times New Roman" w:cs="Times New Roman"/>
            <w:b/>
            <w:bCs/>
          </w:rPr>
          <w:delText>0</w:delText>
        </w:r>
      </w:del>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6F48EDB9" w:rsidR="00AA68CC" w:rsidRDefault="00176E2F" w:rsidP="00AA68CC">
      <w:pPr>
        <w:rPr>
          <w:rFonts w:ascii="Times New Roman" w:hAnsi="Times New Roman" w:cs="Times New Roman"/>
          <w:bCs/>
        </w:rPr>
      </w:pPr>
      <w:r>
        <w:rPr>
          <w:rFonts w:ascii="Times New Roman" w:hAnsi="Times New Roman" w:cs="Times New Roman"/>
          <w:bCs/>
          <w:noProof/>
        </w:rPr>
        <w:drawing>
          <wp:inline distT="0" distB="0" distL="0" distR="0" wp14:anchorId="5BD4BFE7" wp14:editId="32AC1B53">
            <wp:extent cx="5448300" cy="778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S10.pdf"/>
                    <pic:cNvPicPr/>
                  </pic:nvPicPr>
                  <pic:blipFill>
                    <a:blip r:embed="rId16">
                      <a:extLst>
                        <a:ext uri="{28A0092B-C50C-407E-A947-70E740481C1C}">
                          <a14:useLocalDpi xmlns:a14="http://schemas.microsoft.com/office/drawing/2010/main" val="0"/>
                        </a:ext>
                      </a:extLst>
                    </a:blip>
                    <a:stretch>
                      <a:fillRect/>
                    </a:stretch>
                  </pic:blipFill>
                  <pic:spPr>
                    <a:xfrm>
                      <a:off x="0" y="0"/>
                      <a:ext cx="5448300" cy="7785100"/>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5F0DD49E" w:rsidR="00AA68CC" w:rsidRDefault="00AA68CC" w:rsidP="00AA68CC">
      <w:pPr>
        <w:rPr>
          <w:rFonts w:ascii="Times New Roman" w:hAnsi="Times New Roman" w:cs="Times New Roman"/>
        </w:rPr>
      </w:pPr>
      <w:r>
        <w:rPr>
          <w:rFonts w:ascii="Times New Roman" w:hAnsi="Times New Roman" w:cs="Times New Roman"/>
          <w:b/>
          <w:bCs/>
        </w:rPr>
        <w:t>Figure S</w:t>
      </w:r>
      <w:r w:rsidR="00B462A2">
        <w:rPr>
          <w:rFonts w:ascii="Times New Roman" w:hAnsi="Times New Roman" w:cs="Times New Roman"/>
          <w:b/>
          <w:bCs/>
        </w:rPr>
        <w:t>1</w:t>
      </w:r>
      <w:ins w:id="184" w:author="Megan Feddern" w:date="2022-04-07T15:16:00Z">
        <w:r w:rsidR="00AA03D7">
          <w:rPr>
            <w:rFonts w:ascii="Times New Roman" w:hAnsi="Times New Roman" w:cs="Times New Roman"/>
            <w:b/>
            <w:bCs/>
          </w:rPr>
          <w:t>2</w:t>
        </w:r>
      </w:ins>
      <w:del w:id="185" w:author="Megan Feddern" w:date="2022-04-07T15:16:00Z">
        <w:r w:rsidR="00B462A2" w:rsidDel="00AA03D7">
          <w:rPr>
            <w:rFonts w:ascii="Times New Roman" w:hAnsi="Times New Roman" w:cs="Times New Roman"/>
            <w:b/>
            <w:bCs/>
          </w:rPr>
          <w:delText>1</w:delText>
        </w:r>
      </w:del>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proofErr w:type="spellStart"/>
      <w:r w:rsidRPr="00AA68CC">
        <w:rPr>
          <w:rFonts w:ascii="Times New Roman" w:hAnsi="Times New Roman" w:cs="Times New Roman"/>
        </w:rPr>
        <w:t>Siple</w:t>
      </w:r>
      <w:proofErr w:type="spellEnd"/>
      <w:r w:rsidRPr="00AA68CC">
        <w:rPr>
          <w:rFonts w:ascii="Times New Roman" w:hAnsi="Times New Roman" w:cs="Times New Roman"/>
        </w:rPr>
        <w:t xml:space="preserve"> and Francis 2015</w:t>
      </w:r>
      <w:r w:rsidR="00176E2F">
        <w:rPr>
          <w:rFonts w:ascii="Times New Roman" w:hAnsi="Times New Roman" w:cs="Times New Roman"/>
        </w:rPr>
        <w:t>.</w:t>
      </w:r>
    </w:p>
    <w:p w14:paraId="7D9B4E51" w14:textId="5A30F0E6" w:rsidR="00176E2F"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22968884" wp14:editId="0B0401CB">
            <wp:extent cx="594360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S1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30A2A191"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ins w:id="186" w:author="Megan Feddern" w:date="2022-04-07T15:16:00Z">
        <w:r w:rsidR="00AA03D7">
          <w:rPr>
            <w:rFonts w:ascii="Times New Roman" w:hAnsi="Times New Roman" w:cs="Times New Roman"/>
            <w:b/>
            <w:bCs/>
          </w:rPr>
          <w:t>3</w:t>
        </w:r>
      </w:ins>
      <w:del w:id="187" w:author="Megan Feddern" w:date="2022-04-07T15:16:00Z">
        <w:r w:rsidR="00B462A2" w:rsidDel="00AA03D7">
          <w:rPr>
            <w:rFonts w:ascii="Times New Roman" w:hAnsi="Times New Roman" w:cs="Times New Roman"/>
            <w:b/>
            <w:bCs/>
          </w:rPr>
          <w:delText>2</w:delText>
        </w:r>
      </w:del>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w:t>
      </w:r>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C882162"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6D75A3BC" wp14:editId="7C3743EB">
            <wp:extent cx="59436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1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6A1D0E4A"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ins w:id="188" w:author="Megan Feddern" w:date="2022-04-07T15:16:00Z">
        <w:r w:rsidR="00AA03D7">
          <w:rPr>
            <w:rFonts w:ascii="Times New Roman" w:hAnsi="Times New Roman" w:cs="Times New Roman"/>
            <w:b/>
            <w:bCs/>
          </w:rPr>
          <w:t>4</w:t>
        </w:r>
      </w:ins>
      <w:del w:id="189" w:author="Megan Feddern" w:date="2022-04-07T15:16:00Z">
        <w:r w:rsidR="00B462A2" w:rsidDel="00AA03D7">
          <w:rPr>
            <w:rFonts w:ascii="Times New Roman" w:hAnsi="Times New Roman" w:cs="Times New Roman"/>
            <w:b/>
            <w:bCs/>
          </w:rPr>
          <w:delText>3</w:delText>
        </w:r>
      </w:del>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w:t>
      </w:r>
      <w:r w:rsidR="00176E2F">
        <w:rPr>
          <w:rFonts w:ascii="Times New Roman" w:hAnsi="Times New Roman" w:cs="Times New Roman"/>
        </w:rPr>
        <w:t>2003.</w:t>
      </w:r>
    </w:p>
    <w:p w14:paraId="5627E0BB" w14:textId="4631BD47"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7D371EB0" wp14:editId="315DA3A9">
            <wp:extent cx="59436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1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77BA2C2F"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rPr>
        <w:lastRenderedPageBreak/>
        <w:t>Figure S1</w:t>
      </w:r>
      <w:ins w:id="190" w:author="Megan Feddern" w:date="2022-04-07T15:16:00Z">
        <w:r w:rsidR="00AA03D7">
          <w:rPr>
            <w:rFonts w:ascii="Times New Roman" w:hAnsi="Times New Roman" w:cs="Times New Roman"/>
            <w:b/>
            <w:bCs/>
          </w:rPr>
          <w:t>5</w:t>
        </w:r>
      </w:ins>
      <w:del w:id="191" w:author="Megan Feddern" w:date="2022-04-07T15:16:00Z">
        <w:r w:rsidR="00B462A2" w:rsidDel="00AA03D7">
          <w:rPr>
            <w:rFonts w:ascii="Times New Roman" w:hAnsi="Times New Roman" w:cs="Times New Roman"/>
            <w:b/>
            <w:bCs/>
          </w:rPr>
          <w:delText>4</w:delText>
        </w:r>
      </w:del>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w:t>
      </w:r>
      <w:r w:rsidR="00176E2F">
        <w:rPr>
          <w:rFonts w:ascii="Times New Roman" w:hAnsi="Times New Roman" w:cs="Times New Roman"/>
          <w:bCs/>
        </w:rPr>
        <w:t>.</w:t>
      </w:r>
      <w:r w:rsidR="00176E2F">
        <w:rPr>
          <w:rFonts w:ascii="Times New Roman" w:hAnsi="Times New Roman" w:cs="Times New Roman"/>
          <w:b/>
          <w:bCs/>
          <w:noProof/>
        </w:rPr>
        <w:drawing>
          <wp:inline distT="0" distB="0" distL="0" distR="0" wp14:anchorId="2F79E9F1" wp14:editId="5D415189">
            <wp:extent cx="5943600" cy="544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1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BFDE582" w14:textId="3FC0E0D5" w:rsidR="00B77760" w:rsidRDefault="00B77760" w:rsidP="00B77760">
      <w:pPr>
        <w:spacing w:line="480" w:lineRule="auto"/>
        <w:rPr>
          <w:rFonts w:ascii="Times New Roman" w:hAnsi="Times New Roman" w:cs="Times New Roman"/>
          <w:bCs/>
        </w:rPr>
      </w:pPr>
    </w:p>
    <w:p w14:paraId="29343DAB" w14:textId="0A74B136"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proofErr w:type="spellStart"/>
      <w:r w:rsidR="00847AD2">
        <w:rPr>
          <w:rFonts w:ascii="Times New Roman" w:hAnsi="Times New Roman" w:cs="Times New Roman"/>
          <w:bCs/>
          <w:i/>
        </w:rPr>
        <w:t>i</w:t>
      </w:r>
      <w:proofErr w:type="spellEnd"/>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-o), N</w:t>
      </w:r>
      <w:r>
        <w:rPr>
          <w:rFonts w:ascii="Times New Roman" w:eastAsia="Times New Roman" w:hAnsi="Times New Roman" w:cs="Times New Roman"/>
        </w:rPr>
        <w:t xml:space="preserve"> (Figure</w:t>
      </w:r>
      <w:del w:id="192" w:author="Megan Feddern" w:date="2022-04-07T15:16:00Z">
        <w:r w:rsidDel="00AA03D7">
          <w:rPr>
            <w:rFonts w:ascii="Times New Roman" w:eastAsia="Times New Roman" w:hAnsi="Times New Roman" w:cs="Times New Roman"/>
          </w:rPr>
          <w:delText>.</w:delText>
        </w:r>
      </w:del>
      <w:r>
        <w:rPr>
          <w:rFonts w:ascii="Times New Roman" w:eastAsia="Times New Roman" w:hAnsi="Times New Roman" w:cs="Times New Roman"/>
        </w:rPr>
        <w:t xml:space="preserve"> S</w:t>
      </w:r>
      <w:ins w:id="193" w:author="Megan Feddern" w:date="2022-04-07T15:16:00Z">
        <w:r w:rsidR="00F56CDC">
          <w:rPr>
            <w:rFonts w:ascii="Times New Roman" w:eastAsia="Times New Roman" w:hAnsi="Times New Roman" w:cs="Times New Roman"/>
          </w:rPr>
          <w:t>3</w:t>
        </w:r>
      </w:ins>
      <w:del w:id="194" w:author="Megan Feddern" w:date="2022-04-07T15:16:00Z">
        <w:r w:rsidDel="00AA03D7">
          <w:rPr>
            <w:rFonts w:ascii="Times New Roman" w:eastAsia="Times New Roman" w:hAnsi="Times New Roman" w:cs="Times New Roman"/>
          </w:rPr>
          <w:delText>1</w:delText>
        </w:r>
      </w:del>
      <w:r>
        <w:rPr>
          <w:rFonts w:ascii="Times New Roman" w:eastAsia="Times New Roman" w:hAnsi="Times New Roman" w:cs="Times New Roman"/>
        </w:rPr>
        <w:t>)</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w:t>
      </w:r>
      <w:ins w:id="195" w:author="Megan Feddern" w:date="2022-04-07T15:17:00Z">
        <w:r w:rsidR="00F56CDC">
          <w:rPr>
            <w:rFonts w:ascii="Times New Roman" w:eastAsia="Times New Roman" w:hAnsi="Times New Roman" w:cs="Times New Roman"/>
          </w:rPr>
          <w:t>4</w:t>
        </w:r>
      </w:ins>
      <w:del w:id="196" w:author="Megan Feddern" w:date="2022-04-07T15:16:00Z">
        <w:r w:rsidDel="00AA03D7">
          <w:rPr>
            <w:rFonts w:ascii="Times New Roman" w:eastAsia="Times New Roman" w:hAnsi="Times New Roman" w:cs="Times New Roman"/>
          </w:rPr>
          <w:delText>2</w:delText>
        </w:r>
      </w:del>
      <w:r>
        <w:rPr>
          <w:rFonts w:ascii="Times New Roman" w:eastAsia="Times New Roman" w:hAnsi="Times New Roman" w:cs="Times New Roman"/>
        </w:rPr>
        <w:t xml:space="preserve">).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This assumes one trophic transfer </w:t>
            </w:r>
            <w:proofErr w:type="spellStart"/>
            <w:r w:rsidR="0039792A">
              <w:rPr>
                <w:rFonts w:ascii="Times New Roman" w:eastAsia="Times New Roman" w:hAnsi="Times New Roman" w:cs="Times New Roman"/>
                <w:sz w:val="20"/>
                <w:szCs w:val="20"/>
              </w:rPr>
              <w:t>iis</w:t>
            </w:r>
            <w:proofErr w:type="spellEnd"/>
            <w:r w:rsidR="0039792A">
              <w:rPr>
                <w:rFonts w:ascii="Times New Roman" w:eastAsia="Times New Roman" w:hAnsi="Times New Roman" w:cs="Times New Roman"/>
                <w:sz w:val="20"/>
                <w:szCs w:val="20"/>
              </w:rPr>
              <w:t xml:space="preserve">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019E7860"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w:t>
      </w:r>
      <w:ins w:id="197" w:author="Megan Feddern" w:date="2022-04-29T08:46:00Z">
        <w:r w:rsidR="00A233A6">
          <w:rPr>
            <w:rFonts w:ascii="Times New Roman" w:hAnsi="Times New Roman" w:cs="Times New Roman"/>
            <w:i/>
          </w:rPr>
          <w:t>E</w:t>
        </w:r>
      </w:ins>
      <w:del w:id="198" w:author="Megan Feddern" w:date="2022-04-29T08:46:00Z">
        <w:r w:rsidRPr="0039792A" w:rsidDel="00A233A6">
          <w:rPr>
            <w:rFonts w:ascii="Times New Roman" w:hAnsi="Times New Roman" w:cs="Times New Roman"/>
            <w:i/>
          </w:rPr>
          <w:delText>D</w:delText>
        </w:r>
      </w:del>
      <w:r w:rsidRPr="0039792A">
        <w:rPr>
          <w:rFonts w:ascii="Times New Roman" w:hAnsi="Times New Roman" w:cs="Times New Roman"/>
          <w:i/>
        </w:rPr>
        <w:t>F</w:t>
      </w:r>
      <w:r>
        <w:rPr>
          <w:rFonts w:ascii="Times New Roman" w:hAnsi="Times New Roman" w:cs="Times New Roman"/>
        </w:rPr>
        <w:t xml:space="preserve">) to test parameterization of trophic position calculations using multiple </w:t>
      </w:r>
      <w:del w:id="199" w:author="Megan Feddern" w:date="2022-04-29T08:46:00Z">
        <w:r w:rsidDel="00A233A6">
          <w:rPr>
            <w:rFonts w:ascii="Times New Roman" w:hAnsi="Times New Roman" w:cs="Times New Roman"/>
          </w:rPr>
          <w:delText xml:space="preserve">TDFs </w:delText>
        </w:r>
      </w:del>
      <w:ins w:id="200" w:author="Megan Feddern" w:date="2022-04-29T08:46:00Z">
        <w:r w:rsidR="00A233A6">
          <w:rPr>
            <w:rFonts w:ascii="Times New Roman" w:hAnsi="Times New Roman" w:cs="Times New Roman"/>
          </w:rPr>
          <w:t>T</w:t>
        </w:r>
        <w:r w:rsidR="00A233A6">
          <w:rPr>
            <w:rFonts w:ascii="Times New Roman" w:hAnsi="Times New Roman" w:cs="Times New Roman"/>
          </w:rPr>
          <w:t>E</w:t>
        </w:r>
        <w:r w:rsidR="00A233A6">
          <w:rPr>
            <w:rFonts w:ascii="Times New Roman" w:hAnsi="Times New Roman" w:cs="Times New Roman"/>
          </w:rPr>
          <w:t xml:space="preserve">Fs </w:t>
        </w:r>
      </w:ins>
      <w:r>
        <w:rPr>
          <w:rFonts w:ascii="Times New Roman" w:hAnsi="Times New Roman" w:cs="Times New Roman"/>
        </w:rPr>
        <w:t xml:space="preserve">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ins w:id="201" w:author="Megan Feddern" w:date="2022-04-29T08:47:00Z">
        <w:r w:rsidR="00A233A6">
          <w:rPr>
            <w:rFonts w:ascii="Times New Roman" w:hAnsi="Times New Roman" w:cs="Times New Roman"/>
            <w:color w:val="000000"/>
            <w:shd w:val="clear" w:color="auto" w:fill="FFFFFF"/>
          </w:rPr>
          <w:t xml:space="preserve">Values are mean </w:t>
        </w:r>
        <w:r w:rsidR="00A233A6" w:rsidRPr="00936DDE">
          <w:rPr>
            <w:rFonts w:ascii="Times New Roman" w:hAnsi="Times New Roman" w:cs="Times New Roman"/>
            <w:color w:val="000000"/>
            <w:shd w:val="clear" w:color="auto" w:fill="FFFFFF"/>
          </w:rPr>
          <w:t>±</w:t>
        </w:r>
        <w:r w:rsidR="00A233A6">
          <w:rPr>
            <w:rFonts w:ascii="Times New Roman" w:hAnsi="Times New Roman" w:cs="Times New Roman"/>
            <w:color w:val="000000"/>
            <w:shd w:val="clear" w:color="auto" w:fill="FFFFFF"/>
          </w:rPr>
          <w:t xml:space="preserve"> SD.</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2" w:author="Megan Feddern" w:date="2022-04-28T15:08: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06"/>
        <w:gridCol w:w="1076"/>
        <w:gridCol w:w="1304"/>
        <w:gridCol w:w="1249"/>
        <w:gridCol w:w="1504"/>
        <w:gridCol w:w="1348"/>
        <w:tblGridChange w:id="203">
          <w:tblGrid>
            <w:gridCol w:w="1655"/>
            <w:gridCol w:w="1044"/>
            <w:gridCol w:w="1265"/>
            <w:gridCol w:w="1212"/>
            <w:gridCol w:w="1459"/>
            <w:gridCol w:w="1308"/>
          </w:tblGrid>
        </w:tblGridChange>
      </w:tblGrid>
      <w:tr w:rsidR="006B02CE" w14:paraId="7A252C3C" w14:textId="77777777" w:rsidTr="00D038B4">
        <w:trPr>
          <w:trHeight w:val="834"/>
          <w:jc w:val="center"/>
          <w:trPrChange w:id="204" w:author="Megan Feddern" w:date="2022-04-28T15:08:00Z">
            <w:trPr>
              <w:jc w:val="center"/>
            </w:trPr>
          </w:trPrChange>
        </w:trPr>
        <w:tc>
          <w:tcPr>
            <w:tcW w:w="1706" w:type="dxa"/>
            <w:tcBorders>
              <w:top w:val="single" w:sz="12" w:space="0" w:color="auto"/>
              <w:bottom w:val="single" w:sz="18" w:space="0" w:color="auto"/>
            </w:tcBorders>
            <w:tcPrChange w:id="205" w:author="Megan Feddern" w:date="2022-04-28T15:08:00Z">
              <w:tcPr>
                <w:tcW w:w="1655" w:type="dxa"/>
                <w:tcBorders>
                  <w:top w:val="single" w:sz="12" w:space="0" w:color="auto"/>
                  <w:bottom w:val="single" w:sz="18" w:space="0" w:color="auto"/>
                </w:tcBorders>
              </w:tcPr>
            </w:tcPrChange>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rPr>
              <w:t>)</w:t>
            </w:r>
          </w:p>
        </w:tc>
        <w:tc>
          <w:tcPr>
            <w:tcW w:w="1076" w:type="dxa"/>
            <w:tcBorders>
              <w:top w:val="single" w:sz="12" w:space="0" w:color="auto"/>
              <w:bottom w:val="single" w:sz="18" w:space="0" w:color="auto"/>
            </w:tcBorders>
            <w:tcPrChange w:id="206" w:author="Megan Feddern" w:date="2022-04-28T15:08:00Z">
              <w:tcPr>
                <w:tcW w:w="1044" w:type="dxa"/>
                <w:tcBorders>
                  <w:top w:val="single" w:sz="12" w:space="0" w:color="auto"/>
                  <w:bottom w:val="single" w:sz="18" w:space="0" w:color="auto"/>
                </w:tcBorders>
              </w:tcPr>
            </w:tcPrChange>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4" w:type="dxa"/>
            <w:tcBorders>
              <w:top w:val="single" w:sz="12" w:space="0" w:color="auto"/>
              <w:bottom w:val="single" w:sz="18" w:space="0" w:color="auto"/>
            </w:tcBorders>
            <w:tcPrChange w:id="207" w:author="Megan Feddern" w:date="2022-04-28T15:08:00Z">
              <w:tcPr>
                <w:tcW w:w="1265" w:type="dxa"/>
                <w:tcBorders>
                  <w:top w:val="single" w:sz="12" w:space="0" w:color="auto"/>
                  <w:bottom w:val="single" w:sz="18" w:space="0" w:color="auto"/>
                </w:tcBorders>
              </w:tcPr>
            </w:tcPrChange>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49" w:type="dxa"/>
            <w:tcBorders>
              <w:top w:val="single" w:sz="12" w:space="0" w:color="auto"/>
              <w:bottom w:val="single" w:sz="18" w:space="0" w:color="auto"/>
            </w:tcBorders>
            <w:tcPrChange w:id="208" w:author="Megan Feddern" w:date="2022-04-28T15:08:00Z">
              <w:tcPr>
                <w:tcW w:w="1212" w:type="dxa"/>
                <w:tcBorders>
                  <w:top w:val="single" w:sz="12" w:space="0" w:color="auto"/>
                  <w:bottom w:val="single" w:sz="18" w:space="0" w:color="auto"/>
                </w:tcBorders>
              </w:tcPr>
            </w:tcPrChange>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504" w:type="dxa"/>
            <w:tcBorders>
              <w:top w:val="single" w:sz="12" w:space="0" w:color="auto"/>
              <w:bottom w:val="single" w:sz="18" w:space="0" w:color="auto"/>
            </w:tcBorders>
            <w:tcPrChange w:id="209" w:author="Megan Feddern" w:date="2022-04-28T15:08:00Z">
              <w:tcPr>
                <w:tcW w:w="1459" w:type="dxa"/>
                <w:tcBorders>
                  <w:top w:val="single" w:sz="12" w:space="0" w:color="auto"/>
                  <w:bottom w:val="single" w:sz="18" w:space="0" w:color="auto"/>
                </w:tcBorders>
              </w:tcPr>
            </w:tcPrChange>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 xml:space="preserve">-o),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48" w:type="dxa"/>
            <w:tcBorders>
              <w:top w:val="single" w:sz="12" w:space="0" w:color="auto"/>
              <w:bottom w:val="single" w:sz="18" w:space="0" w:color="auto"/>
            </w:tcBorders>
            <w:tcPrChange w:id="210" w:author="Megan Feddern" w:date="2022-04-28T15:08:00Z">
              <w:tcPr>
                <w:tcW w:w="1308" w:type="dxa"/>
                <w:tcBorders>
                  <w:top w:val="single" w:sz="12" w:space="0" w:color="auto"/>
                  <w:bottom w:val="single" w:sz="18" w:space="0" w:color="auto"/>
                </w:tcBorders>
              </w:tcPr>
            </w:tcPrChange>
          </w:tcPr>
          <w:p w14:paraId="77DF8C78" w14:textId="372F0614" w:rsidR="006B02CE" w:rsidRPr="0039792A" w:rsidRDefault="002F7223"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D038B4">
        <w:trPr>
          <w:trHeight w:val="824"/>
          <w:jc w:val="center"/>
          <w:trPrChange w:id="211" w:author="Megan Feddern" w:date="2022-04-28T15:08:00Z">
            <w:trPr>
              <w:jc w:val="center"/>
            </w:trPr>
          </w:trPrChange>
        </w:trPr>
        <w:tc>
          <w:tcPr>
            <w:tcW w:w="1706" w:type="dxa"/>
            <w:tcBorders>
              <w:top w:val="single" w:sz="18" w:space="0" w:color="auto"/>
            </w:tcBorders>
            <w:tcPrChange w:id="212" w:author="Megan Feddern" w:date="2022-04-28T15:08:00Z">
              <w:tcPr>
                <w:tcW w:w="1655" w:type="dxa"/>
                <w:tcBorders>
                  <w:top w:val="single" w:sz="18" w:space="0" w:color="auto"/>
                </w:tcBorders>
              </w:tcPr>
            </w:tcPrChange>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076" w:type="dxa"/>
            <w:tcBorders>
              <w:top w:val="single" w:sz="18" w:space="0" w:color="auto"/>
            </w:tcBorders>
            <w:tcPrChange w:id="213" w:author="Megan Feddern" w:date="2022-04-28T15:08:00Z">
              <w:tcPr>
                <w:tcW w:w="1044" w:type="dxa"/>
                <w:tcBorders>
                  <w:top w:val="single" w:sz="18" w:space="0" w:color="auto"/>
                </w:tcBorders>
              </w:tcPr>
            </w:tcPrChange>
          </w:tcPr>
          <w:p w14:paraId="771E9178" w14:textId="13F9C723" w:rsidR="00D038B4" w:rsidRDefault="006B02CE" w:rsidP="00D038B4">
            <w:pPr>
              <w:rPr>
                <w:ins w:id="214" w:author="Megan Feddern" w:date="2022-04-28T15:06:00Z"/>
              </w:rPr>
            </w:pPr>
            <w:r>
              <w:rPr>
                <w:rFonts w:ascii="Times New Roman" w:eastAsia="Times New Roman" w:hAnsi="Times New Roman" w:cs="Times New Roman"/>
              </w:rPr>
              <w:t>2.9</w:t>
            </w:r>
            <w:ins w:id="215" w:author="Megan Feddern" w:date="2022-04-28T15:06:00Z">
              <w:r w:rsidR="00D038B4">
                <w:rPr>
                  <w:rFonts w:ascii="Times New Roman" w:eastAsia="Times New Roman" w:hAnsi="Times New Roman" w:cs="Times New Roman"/>
                </w:rPr>
                <w:t xml:space="preserve"> </w:t>
              </w:r>
            </w:ins>
            <w:ins w:id="216" w:author="Megan Feddern" w:date="2022-04-28T15:08:00Z">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2.0</w:t>
              </w:r>
            </w:ins>
          </w:p>
          <w:p w14:paraId="5F7435C9" w14:textId="77777777" w:rsidR="006B02CE" w:rsidRDefault="006B02CE" w:rsidP="009F3B4E">
            <w:pPr>
              <w:jc w:val="center"/>
              <w:rPr>
                <w:rFonts w:ascii="Times New Roman" w:eastAsia="Times New Roman" w:hAnsi="Times New Roman" w:cs="Times New Roman"/>
              </w:rPr>
            </w:pPr>
          </w:p>
        </w:tc>
        <w:tc>
          <w:tcPr>
            <w:tcW w:w="1304" w:type="dxa"/>
            <w:tcBorders>
              <w:top w:val="single" w:sz="18" w:space="0" w:color="auto"/>
            </w:tcBorders>
            <w:tcPrChange w:id="217" w:author="Megan Feddern" w:date="2022-04-28T15:08:00Z">
              <w:tcPr>
                <w:tcW w:w="1265" w:type="dxa"/>
                <w:tcBorders>
                  <w:top w:val="single" w:sz="18" w:space="0" w:color="auto"/>
                </w:tcBorders>
              </w:tcPr>
            </w:tcPrChange>
          </w:tcPr>
          <w:p w14:paraId="084048B3" w14:textId="74FB7A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ins w:id="218" w:author="Megan Feddern" w:date="2022-04-28T15:16:00Z">
              <w:r w:rsidR="00D038B4">
                <w:rPr>
                  <w:rFonts w:ascii="Times New Roman" w:eastAsia="Times New Roman" w:hAnsi="Times New Roman" w:cs="Times New Roman"/>
                </w:rPr>
                <w:t xml:space="preserve"> </w:t>
              </w:r>
            </w:ins>
            <w:ins w:id="219" w:author="Megan Feddern" w:date="2022-04-28T15:15:00Z">
              <w:r w:rsidR="00D038B4" w:rsidRPr="00936DDE">
                <w:rPr>
                  <w:rFonts w:ascii="Times New Roman" w:hAnsi="Times New Roman" w:cs="Times New Roman"/>
                  <w:color w:val="000000"/>
                  <w:shd w:val="clear" w:color="auto" w:fill="FFFFFF"/>
                </w:rPr>
                <w:t>±</w:t>
              </w:r>
            </w:ins>
            <w:ins w:id="220" w:author="Megan Feddern" w:date="2022-04-29T08:07:00Z">
              <w:r w:rsidR="006C09AD">
                <w:rPr>
                  <w:rFonts w:ascii="Times New Roman" w:hAnsi="Times New Roman" w:cs="Times New Roman"/>
                  <w:color w:val="000000"/>
                  <w:shd w:val="clear" w:color="auto" w:fill="FFFFFF"/>
                </w:rPr>
                <w:t xml:space="preserve"> 1.1</w:t>
              </w:r>
            </w:ins>
          </w:p>
        </w:tc>
        <w:tc>
          <w:tcPr>
            <w:tcW w:w="1249" w:type="dxa"/>
            <w:tcBorders>
              <w:top w:val="single" w:sz="18" w:space="0" w:color="auto"/>
            </w:tcBorders>
            <w:tcPrChange w:id="221" w:author="Megan Feddern" w:date="2022-04-28T15:08:00Z">
              <w:tcPr>
                <w:tcW w:w="1212" w:type="dxa"/>
                <w:tcBorders>
                  <w:top w:val="single" w:sz="18" w:space="0" w:color="auto"/>
                </w:tcBorders>
              </w:tcPr>
            </w:tcPrChange>
          </w:tcPr>
          <w:p w14:paraId="2531A4FD" w14:textId="1FE7F8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ins w:id="222" w:author="Megan Feddern" w:date="2022-04-28T15:16:00Z">
              <w:r w:rsidR="00D038B4">
                <w:rPr>
                  <w:rFonts w:ascii="Times New Roman" w:eastAsia="Times New Roman" w:hAnsi="Times New Roman" w:cs="Times New Roman"/>
                </w:rPr>
                <w:t xml:space="preserve"> </w:t>
              </w:r>
            </w:ins>
            <w:ins w:id="223" w:author="Megan Feddern" w:date="2022-04-28T15:15:00Z">
              <w:r w:rsidR="00D038B4" w:rsidRPr="00936DDE">
                <w:rPr>
                  <w:rFonts w:ascii="Times New Roman" w:hAnsi="Times New Roman" w:cs="Times New Roman"/>
                  <w:color w:val="000000"/>
                  <w:shd w:val="clear" w:color="auto" w:fill="FFFFFF"/>
                </w:rPr>
                <w:t>±</w:t>
              </w:r>
            </w:ins>
            <w:ins w:id="224" w:author="Megan Feddern" w:date="2022-04-29T08:09:00Z">
              <w:r w:rsidR="006C09AD">
                <w:rPr>
                  <w:rFonts w:ascii="Times New Roman" w:hAnsi="Times New Roman" w:cs="Times New Roman"/>
                  <w:color w:val="000000"/>
                  <w:shd w:val="clear" w:color="auto" w:fill="FFFFFF"/>
                </w:rPr>
                <w:t xml:space="preserve"> </w:t>
              </w:r>
            </w:ins>
            <w:ins w:id="225" w:author="Megan Feddern" w:date="2022-04-29T08:25:00Z">
              <w:r w:rsidR="006C09AD">
                <w:rPr>
                  <w:rFonts w:ascii="Times New Roman" w:hAnsi="Times New Roman" w:cs="Times New Roman"/>
                  <w:color w:val="000000"/>
                  <w:shd w:val="clear" w:color="auto" w:fill="FFFFFF"/>
                </w:rPr>
                <w:t>1.2</w:t>
              </w:r>
            </w:ins>
          </w:p>
        </w:tc>
        <w:tc>
          <w:tcPr>
            <w:tcW w:w="1504" w:type="dxa"/>
            <w:tcBorders>
              <w:top w:val="single" w:sz="18" w:space="0" w:color="auto"/>
            </w:tcBorders>
            <w:tcPrChange w:id="226" w:author="Megan Feddern" w:date="2022-04-28T15:08:00Z">
              <w:tcPr>
                <w:tcW w:w="1459" w:type="dxa"/>
                <w:tcBorders>
                  <w:top w:val="single" w:sz="18" w:space="0" w:color="auto"/>
                </w:tcBorders>
              </w:tcPr>
            </w:tcPrChange>
          </w:tcPr>
          <w:p w14:paraId="7C934CF5" w14:textId="3368934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ins w:id="227" w:author="Megan Feddern" w:date="2022-04-28T15:15:00Z">
              <w:r w:rsidR="00D038B4">
                <w:rPr>
                  <w:rFonts w:ascii="Times New Roman" w:eastAsia="Times New Roman" w:hAnsi="Times New Roman" w:cs="Times New Roman"/>
                </w:rPr>
                <w:t xml:space="preserve"> </w:t>
              </w:r>
            </w:ins>
            <w:ins w:id="228" w:author="Megan Feddern" w:date="2022-04-28T15:14:00Z">
              <w:r w:rsidR="00D038B4" w:rsidRPr="00936DDE">
                <w:rPr>
                  <w:rFonts w:ascii="Times New Roman" w:hAnsi="Times New Roman" w:cs="Times New Roman"/>
                  <w:color w:val="000000"/>
                  <w:shd w:val="clear" w:color="auto" w:fill="FFFFFF"/>
                </w:rPr>
                <w:t>±</w:t>
              </w:r>
            </w:ins>
            <w:ins w:id="229" w:author="Megan Feddern" w:date="2022-04-28T15:15:00Z">
              <w:r w:rsidR="00D038B4">
                <w:rPr>
                  <w:rFonts w:ascii="Times New Roman" w:hAnsi="Times New Roman" w:cs="Times New Roman"/>
                  <w:color w:val="000000"/>
                  <w:shd w:val="clear" w:color="auto" w:fill="FFFFFF"/>
                </w:rPr>
                <w:t xml:space="preserve"> </w:t>
              </w:r>
            </w:ins>
            <w:ins w:id="230" w:author="Megan Feddern" w:date="2022-04-29T07:53:00Z">
              <w:r w:rsidR="00D038B4">
                <w:rPr>
                  <w:rFonts w:ascii="Times New Roman" w:hAnsi="Times New Roman" w:cs="Times New Roman"/>
                  <w:color w:val="000000"/>
                  <w:shd w:val="clear" w:color="auto" w:fill="FFFFFF"/>
                </w:rPr>
                <w:t>2.4</w:t>
              </w:r>
            </w:ins>
          </w:p>
        </w:tc>
        <w:tc>
          <w:tcPr>
            <w:tcW w:w="1348" w:type="dxa"/>
            <w:tcBorders>
              <w:top w:val="single" w:sz="18" w:space="0" w:color="auto"/>
            </w:tcBorders>
            <w:tcPrChange w:id="231" w:author="Megan Feddern" w:date="2022-04-28T15:08:00Z">
              <w:tcPr>
                <w:tcW w:w="1308" w:type="dxa"/>
                <w:tcBorders>
                  <w:top w:val="single" w:sz="18" w:space="0" w:color="auto"/>
                </w:tcBorders>
              </w:tcPr>
            </w:tcPrChange>
          </w:tcPr>
          <w:p w14:paraId="1DF1A285" w14:textId="274B2B8C" w:rsidR="006B02CE" w:rsidRPr="00D038B4" w:rsidRDefault="006B02CE" w:rsidP="00D038B4">
            <w:pPr>
              <w:rPr>
                <w:rPrChange w:id="232" w:author="Megan Feddern" w:date="2022-04-28T15:06:00Z">
                  <w:rPr>
                    <w:rFonts w:ascii="Times New Roman" w:eastAsia="Times New Roman" w:hAnsi="Times New Roman" w:cs="Times New Roman"/>
                  </w:rPr>
                </w:rPrChange>
              </w:rPr>
              <w:pPrChange w:id="233" w:author="Megan Feddern" w:date="2022-04-28T15:06:00Z">
                <w:pPr>
                  <w:jc w:val="center"/>
                </w:pPr>
              </w:pPrChange>
            </w:pPr>
            <w:r>
              <w:rPr>
                <w:rFonts w:ascii="Times New Roman" w:eastAsia="Times New Roman" w:hAnsi="Times New Roman" w:cs="Times New Roman"/>
              </w:rPr>
              <w:t>6.6</w:t>
            </w:r>
            <w:ins w:id="234" w:author="Megan Feddern" w:date="2022-04-28T15:06:00Z">
              <w:r w:rsidR="00D038B4">
                <w:rPr>
                  <w:rFonts w:ascii="Times New Roman" w:eastAsia="Times New Roman" w:hAnsi="Times New Roman" w:cs="Times New Roman"/>
                </w:rPr>
                <w:t xml:space="preserve"> </w:t>
              </w:r>
              <w:r w:rsidR="00D038B4" w:rsidRPr="00D038B4">
                <w:rPr>
                  <w:rFonts w:ascii="Times New Roman" w:hAnsi="Times New Roman" w:cs="Times New Roman"/>
                  <w:color w:val="000000"/>
                  <w:shd w:val="clear" w:color="auto" w:fill="FFFFFF"/>
                  <w:rPrChange w:id="235" w:author="Megan Feddern" w:date="2022-04-28T15:06:00Z">
                    <w:rPr>
                      <w:rFonts w:ascii="Arial" w:hAnsi="Arial" w:cs="Arial"/>
                      <w:color w:val="000000"/>
                      <w:sz w:val="18"/>
                      <w:szCs w:val="18"/>
                      <w:shd w:val="clear" w:color="auto" w:fill="FFFFFF"/>
                    </w:rPr>
                  </w:rPrChange>
                </w:rPr>
                <w:t>±</w:t>
              </w:r>
              <w:r w:rsidR="00D038B4" w:rsidRPr="00D038B4">
                <w:rPr>
                  <w:rFonts w:ascii="Times New Roman" w:hAnsi="Times New Roman" w:cs="Times New Roman"/>
                  <w:color w:val="000000"/>
                  <w:shd w:val="clear" w:color="auto" w:fill="FFFFFF"/>
                  <w:rPrChange w:id="236" w:author="Megan Feddern" w:date="2022-04-28T15:06:00Z">
                    <w:rPr>
                      <w:rFonts w:ascii="Arial" w:hAnsi="Arial" w:cs="Arial"/>
                      <w:color w:val="000000"/>
                      <w:sz w:val="18"/>
                      <w:szCs w:val="18"/>
                      <w:shd w:val="clear" w:color="auto" w:fill="FFFFFF"/>
                    </w:rPr>
                  </w:rPrChange>
                </w:rPr>
                <w:t xml:space="preserve"> 1.7</w:t>
              </w:r>
            </w:ins>
          </w:p>
        </w:tc>
      </w:tr>
      <w:tr w:rsidR="006B02CE" w14:paraId="536EB611" w14:textId="77777777" w:rsidTr="00D038B4">
        <w:trPr>
          <w:trHeight w:val="278"/>
          <w:jc w:val="center"/>
          <w:trPrChange w:id="237" w:author="Megan Feddern" w:date="2022-04-28T15:08:00Z">
            <w:trPr>
              <w:jc w:val="center"/>
            </w:trPr>
          </w:trPrChange>
        </w:trPr>
        <w:tc>
          <w:tcPr>
            <w:tcW w:w="1706" w:type="dxa"/>
            <w:tcPrChange w:id="238" w:author="Megan Feddern" w:date="2022-04-28T15:08:00Z">
              <w:tcPr>
                <w:tcW w:w="1655" w:type="dxa"/>
              </w:tcPr>
            </w:tcPrChange>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76" w:type="dxa"/>
            <w:tcPrChange w:id="239" w:author="Megan Feddern" w:date="2022-04-28T15:08:00Z">
              <w:tcPr>
                <w:tcW w:w="1044" w:type="dxa"/>
              </w:tcPr>
            </w:tcPrChange>
          </w:tcPr>
          <w:p w14:paraId="17C82FA3" w14:textId="7356DD2A"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ins w:id="240"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2.2</w:t>
              </w:r>
            </w:ins>
          </w:p>
        </w:tc>
        <w:tc>
          <w:tcPr>
            <w:tcW w:w="1304" w:type="dxa"/>
            <w:tcPrChange w:id="241" w:author="Megan Feddern" w:date="2022-04-28T15:08:00Z">
              <w:tcPr>
                <w:tcW w:w="1265" w:type="dxa"/>
              </w:tcPr>
            </w:tcPrChange>
          </w:tcPr>
          <w:p w14:paraId="75D8327D" w14:textId="01DC274C"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ins w:id="242" w:author="Megan Feddern" w:date="2022-04-28T15:16:00Z">
              <w:r w:rsidR="00D038B4">
                <w:rPr>
                  <w:rFonts w:ascii="Times New Roman" w:eastAsia="Times New Roman" w:hAnsi="Times New Roman" w:cs="Times New Roman"/>
                </w:rPr>
                <w:t xml:space="preserve"> </w:t>
              </w:r>
            </w:ins>
            <w:ins w:id="243" w:author="Megan Feddern" w:date="2022-04-28T15:15:00Z">
              <w:r w:rsidR="00D038B4" w:rsidRPr="00936DDE">
                <w:rPr>
                  <w:rFonts w:ascii="Times New Roman" w:hAnsi="Times New Roman" w:cs="Times New Roman"/>
                  <w:color w:val="000000"/>
                  <w:shd w:val="clear" w:color="auto" w:fill="FFFFFF"/>
                </w:rPr>
                <w:t>±</w:t>
              </w:r>
            </w:ins>
            <w:ins w:id="244" w:author="Megan Feddern" w:date="2022-04-29T08:07:00Z">
              <w:r w:rsidR="006C09AD">
                <w:rPr>
                  <w:rFonts w:ascii="Times New Roman" w:hAnsi="Times New Roman" w:cs="Times New Roman"/>
                  <w:color w:val="000000"/>
                  <w:shd w:val="clear" w:color="auto" w:fill="FFFFFF"/>
                </w:rPr>
                <w:t xml:space="preserve"> 1.0</w:t>
              </w:r>
            </w:ins>
          </w:p>
        </w:tc>
        <w:tc>
          <w:tcPr>
            <w:tcW w:w="1249" w:type="dxa"/>
            <w:tcPrChange w:id="245" w:author="Megan Feddern" w:date="2022-04-28T15:08:00Z">
              <w:tcPr>
                <w:tcW w:w="1212" w:type="dxa"/>
              </w:tcPr>
            </w:tcPrChange>
          </w:tcPr>
          <w:p w14:paraId="0215E10C" w14:textId="282C5D3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ins w:id="246" w:author="Megan Feddern" w:date="2022-04-28T15:16:00Z">
              <w:r w:rsidR="00D038B4">
                <w:rPr>
                  <w:rFonts w:ascii="Times New Roman" w:eastAsia="Times New Roman" w:hAnsi="Times New Roman" w:cs="Times New Roman"/>
                </w:rPr>
                <w:t xml:space="preserve"> </w:t>
              </w:r>
            </w:ins>
            <w:ins w:id="247" w:author="Megan Feddern" w:date="2022-04-28T15:15:00Z">
              <w:r w:rsidR="00D038B4" w:rsidRPr="00936DDE">
                <w:rPr>
                  <w:rFonts w:ascii="Times New Roman" w:hAnsi="Times New Roman" w:cs="Times New Roman"/>
                  <w:color w:val="000000"/>
                  <w:shd w:val="clear" w:color="auto" w:fill="FFFFFF"/>
                </w:rPr>
                <w:t>±</w:t>
              </w:r>
            </w:ins>
            <w:ins w:id="248" w:author="Megan Feddern" w:date="2022-04-29T08:22:00Z">
              <w:r w:rsidR="006C09AD">
                <w:rPr>
                  <w:rFonts w:ascii="Times New Roman" w:hAnsi="Times New Roman" w:cs="Times New Roman"/>
                  <w:color w:val="000000"/>
                  <w:shd w:val="clear" w:color="auto" w:fill="FFFFFF"/>
                </w:rPr>
                <w:t xml:space="preserve"> </w:t>
              </w:r>
            </w:ins>
            <w:ins w:id="249" w:author="Megan Feddern" w:date="2022-04-29T08:25:00Z">
              <w:r w:rsidR="006C09AD">
                <w:rPr>
                  <w:rFonts w:ascii="Times New Roman" w:hAnsi="Times New Roman" w:cs="Times New Roman"/>
                  <w:color w:val="000000"/>
                  <w:shd w:val="clear" w:color="auto" w:fill="FFFFFF"/>
                </w:rPr>
                <w:t>1.1</w:t>
              </w:r>
            </w:ins>
          </w:p>
        </w:tc>
        <w:tc>
          <w:tcPr>
            <w:tcW w:w="1504" w:type="dxa"/>
            <w:tcPrChange w:id="250" w:author="Megan Feddern" w:date="2022-04-28T15:08:00Z">
              <w:tcPr>
                <w:tcW w:w="1459" w:type="dxa"/>
              </w:tcPr>
            </w:tcPrChange>
          </w:tcPr>
          <w:p w14:paraId="1C6731C0" w14:textId="7D86B9D5"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ins w:id="251" w:author="Megan Feddern" w:date="2022-04-28T15:15:00Z">
              <w:r w:rsidR="00D038B4">
                <w:rPr>
                  <w:rFonts w:ascii="Times New Roman" w:eastAsia="Times New Roman" w:hAnsi="Times New Roman" w:cs="Times New Roman"/>
                </w:rPr>
                <w:t xml:space="preserve"> </w:t>
              </w:r>
            </w:ins>
            <w:ins w:id="252" w:author="Megan Feddern" w:date="2022-04-28T15:14:00Z">
              <w:r w:rsidR="00D038B4" w:rsidRPr="00936DDE">
                <w:rPr>
                  <w:rFonts w:ascii="Times New Roman" w:hAnsi="Times New Roman" w:cs="Times New Roman"/>
                  <w:color w:val="000000"/>
                  <w:shd w:val="clear" w:color="auto" w:fill="FFFFFF"/>
                </w:rPr>
                <w:t>±</w:t>
              </w:r>
            </w:ins>
            <w:ins w:id="253" w:author="Megan Feddern" w:date="2022-04-28T15:15:00Z">
              <w:r w:rsidR="00D038B4">
                <w:rPr>
                  <w:rFonts w:ascii="Times New Roman" w:hAnsi="Times New Roman" w:cs="Times New Roman"/>
                  <w:color w:val="000000"/>
                  <w:shd w:val="clear" w:color="auto" w:fill="FFFFFF"/>
                </w:rPr>
                <w:t xml:space="preserve"> 2.</w:t>
              </w:r>
            </w:ins>
            <w:ins w:id="254" w:author="Megan Feddern" w:date="2022-04-29T07:53:00Z">
              <w:r w:rsidR="00D038B4">
                <w:rPr>
                  <w:rFonts w:ascii="Times New Roman" w:hAnsi="Times New Roman" w:cs="Times New Roman"/>
                  <w:color w:val="000000"/>
                  <w:shd w:val="clear" w:color="auto" w:fill="FFFFFF"/>
                </w:rPr>
                <w:t>9</w:t>
              </w:r>
            </w:ins>
          </w:p>
        </w:tc>
        <w:tc>
          <w:tcPr>
            <w:tcW w:w="1348" w:type="dxa"/>
            <w:tcPrChange w:id="255" w:author="Megan Feddern" w:date="2022-04-28T15:08:00Z">
              <w:tcPr>
                <w:tcW w:w="1308" w:type="dxa"/>
              </w:tcPr>
            </w:tcPrChange>
          </w:tcPr>
          <w:p w14:paraId="2BC22E15" w14:textId="5855ABE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ins w:id="256" w:author="Megan Feddern" w:date="2022-04-28T15:06: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w:t>
              </w:r>
            </w:ins>
            <w:ins w:id="257" w:author="Megan Feddern" w:date="2022-04-28T15:07:00Z">
              <w:r w:rsidR="00D038B4">
                <w:rPr>
                  <w:rFonts w:ascii="Times New Roman" w:hAnsi="Times New Roman" w:cs="Times New Roman"/>
                  <w:color w:val="000000"/>
                  <w:shd w:val="clear" w:color="auto" w:fill="FFFFFF"/>
                </w:rPr>
                <w:t>2.2</w:t>
              </w:r>
            </w:ins>
          </w:p>
        </w:tc>
      </w:tr>
      <w:tr w:rsidR="006B02CE" w14:paraId="5238FDF6" w14:textId="77777777" w:rsidTr="00D038B4">
        <w:trPr>
          <w:trHeight w:val="555"/>
          <w:jc w:val="center"/>
          <w:trPrChange w:id="258" w:author="Megan Feddern" w:date="2022-04-28T15:08:00Z">
            <w:trPr>
              <w:jc w:val="center"/>
            </w:trPr>
          </w:trPrChange>
        </w:trPr>
        <w:tc>
          <w:tcPr>
            <w:tcW w:w="1706" w:type="dxa"/>
            <w:tcPrChange w:id="259" w:author="Megan Feddern" w:date="2022-04-28T15:08:00Z">
              <w:tcPr>
                <w:tcW w:w="1655" w:type="dxa"/>
              </w:tcPr>
            </w:tcPrChange>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76" w:type="dxa"/>
            <w:tcPrChange w:id="260" w:author="Megan Feddern" w:date="2022-04-28T15:08:00Z">
              <w:tcPr>
                <w:tcW w:w="1044" w:type="dxa"/>
              </w:tcPr>
            </w:tcPrChange>
          </w:tcPr>
          <w:p w14:paraId="4275EF38" w14:textId="3FD5E089"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ins w:id="261"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ins>
          </w:p>
        </w:tc>
        <w:tc>
          <w:tcPr>
            <w:tcW w:w="1304" w:type="dxa"/>
            <w:tcPrChange w:id="262" w:author="Megan Feddern" w:date="2022-04-28T15:08:00Z">
              <w:tcPr>
                <w:tcW w:w="1265" w:type="dxa"/>
              </w:tcPr>
            </w:tcPrChange>
          </w:tcPr>
          <w:p w14:paraId="41670891" w14:textId="1E2A99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ins w:id="263" w:author="Megan Feddern" w:date="2022-04-28T15:16:00Z">
              <w:r w:rsidR="00D038B4">
                <w:rPr>
                  <w:rFonts w:ascii="Times New Roman" w:eastAsia="Times New Roman" w:hAnsi="Times New Roman" w:cs="Times New Roman"/>
                </w:rPr>
                <w:t xml:space="preserve"> </w:t>
              </w:r>
            </w:ins>
            <w:ins w:id="264" w:author="Megan Feddern" w:date="2022-04-28T15:15:00Z">
              <w:r w:rsidR="00D038B4" w:rsidRPr="00936DDE">
                <w:rPr>
                  <w:rFonts w:ascii="Times New Roman" w:hAnsi="Times New Roman" w:cs="Times New Roman"/>
                  <w:color w:val="000000"/>
                  <w:shd w:val="clear" w:color="auto" w:fill="FFFFFF"/>
                </w:rPr>
                <w:t>±</w:t>
              </w:r>
            </w:ins>
            <w:ins w:id="265" w:author="Megan Feddern" w:date="2022-04-29T08:08:00Z">
              <w:r w:rsidR="006C09AD">
                <w:rPr>
                  <w:rFonts w:ascii="Times New Roman" w:hAnsi="Times New Roman" w:cs="Times New Roman"/>
                  <w:color w:val="000000"/>
                  <w:shd w:val="clear" w:color="auto" w:fill="FFFFFF"/>
                </w:rPr>
                <w:t xml:space="preserve"> 1.1</w:t>
              </w:r>
            </w:ins>
          </w:p>
        </w:tc>
        <w:tc>
          <w:tcPr>
            <w:tcW w:w="1249" w:type="dxa"/>
            <w:tcPrChange w:id="266" w:author="Megan Feddern" w:date="2022-04-28T15:08:00Z">
              <w:tcPr>
                <w:tcW w:w="1212" w:type="dxa"/>
              </w:tcPr>
            </w:tcPrChange>
          </w:tcPr>
          <w:p w14:paraId="28C0789F" w14:textId="3E1487F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ins w:id="267" w:author="Megan Feddern" w:date="2022-04-28T15:16:00Z">
              <w:r w:rsidR="00D038B4">
                <w:rPr>
                  <w:rFonts w:ascii="Times New Roman" w:eastAsia="Times New Roman" w:hAnsi="Times New Roman" w:cs="Times New Roman"/>
                </w:rPr>
                <w:t xml:space="preserve"> </w:t>
              </w:r>
            </w:ins>
            <w:ins w:id="268" w:author="Megan Feddern" w:date="2022-04-28T15:15:00Z">
              <w:r w:rsidR="00D038B4" w:rsidRPr="00936DDE">
                <w:rPr>
                  <w:rFonts w:ascii="Times New Roman" w:hAnsi="Times New Roman" w:cs="Times New Roman"/>
                  <w:color w:val="000000"/>
                  <w:shd w:val="clear" w:color="auto" w:fill="FFFFFF"/>
                </w:rPr>
                <w:t>±</w:t>
              </w:r>
            </w:ins>
            <w:ins w:id="269" w:author="Megan Feddern" w:date="2022-04-29T08:22:00Z">
              <w:r w:rsidR="006C09AD">
                <w:rPr>
                  <w:rFonts w:ascii="Times New Roman" w:hAnsi="Times New Roman" w:cs="Times New Roman"/>
                  <w:color w:val="000000"/>
                  <w:shd w:val="clear" w:color="auto" w:fill="FFFFFF"/>
                </w:rPr>
                <w:t xml:space="preserve"> </w:t>
              </w:r>
            </w:ins>
            <w:ins w:id="270" w:author="Megan Feddern" w:date="2022-04-29T08:25:00Z">
              <w:r w:rsidR="006C09AD">
                <w:rPr>
                  <w:rFonts w:ascii="Times New Roman" w:hAnsi="Times New Roman" w:cs="Times New Roman"/>
                  <w:color w:val="000000"/>
                  <w:shd w:val="clear" w:color="auto" w:fill="FFFFFF"/>
                </w:rPr>
                <w:t>1.0</w:t>
              </w:r>
            </w:ins>
          </w:p>
        </w:tc>
        <w:tc>
          <w:tcPr>
            <w:tcW w:w="1504" w:type="dxa"/>
            <w:tcPrChange w:id="271" w:author="Megan Feddern" w:date="2022-04-28T15:08:00Z">
              <w:tcPr>
                <w:tcW w:w="1459" w:type="dxa"/>
              </w:tcPr>
            </w:tcPrChange>
          </w:tcPr>
          <w:p w14:paraId="7AE02C59" w14:textId="1041E18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ins w:id="272" w:author="Megan Feddern" w:date="2022-04-28T15:15: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ins>
            <w:ins w:id="273" w:author="Megan Feddern" w:date="2022-04-28T15:16:00Z">
              <w:r w:rsidR="00D038B4">
                <w:rPr>
                  <w:rFonts w:ascii="Times New Roman" w:hAnsi="Times New Roman" w:cs="Times New Roman"/>
                  <w:color w:val="000000"/>
                  <w:shd w:val="clear" w:color="auto" w:fill="FFFFFF"/>
                </w:rPr>
                <w:t xml:space="preserve"> 1.</w:t>
              </w:r>
            </w:ins>
            <w:ins w:id="274" w:author="Megan Feddern" w:date="2022-04-29T07:54:00Z">
              <w:r w:rsidR="00D038B4">
                <w:rPr>
                  <w:rFonts w:ascii="Times New Roman" w:hAnsi="Times New Roman" w:cs="Times New Roman"/>
                  <w:color w:val="000000"/>
                  <w:shd w:val="clear" w:color="auto" w:fill="FFFFFF"/>
                </w:rPr>
                <w:t>8</w:t>
              </w:r>
            </w:ins>
          </w:p>
        </w:tc>
        <w:tc>
          <w:tcPr>
            <w:tcW w:w="1348" w:type="dxa"/>
            <w:tcPrChange w:id="275" w:author="Megan Feddern" w:date="2022-04-28T15:08:00Z">
              <w:tcPr>
                <w:tcW w:w="1308" w:type="dxa"/>
              </w:tcPr>
            </w:tcPrChange>
          </w:tcPr>
          <w:p w14:paraId="316A3326" w14:textId="334FA2D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ins w:id="276" w:author="Megan Feddern" w:date="2022-04-28T15:07: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 xml:space="preserve">± </w:t>
              </w:r>
              <w:r w:rsidR="00D038B4">
                <w:rPr>
                  <w:rFonts w:ascii="Times New Roman" w:hAnsi="Times New Roman" w:cs="Times New Roman"/>
                  <w:color w:val="000000"/>
                  <w:shd w:val="clear" w:color="auto" w:fill="FFFFFF"/>
                </w:rPr>
                <w:t>1.8</w:t>
              </w:r>
            </w:ins>
            <w:r>
              <w:rPr>
                <w:rFonts w:ascii="Times New Roman" w:eastAsia="Times New Roman" w:hAnsi="Times New Roman" w:cs="Times New Roman"/>
              </w:rPr>
              <w:t>*</w:t>
            </w:r>
          </w:p>
        </w:tc>
      </w:tr>
      <w:tr w:rsidR="006B02CE" w14:paraId="464638E6" w14:textId="77777777" w:rsidTr="00D038B4">
        <w:trPr>
          <w:trHeight w:val="278"/>
          <w:jc w:val="center"/>
          <w:trPrChange w:id="277" w:author="Megan Feddern" w:date="2022-04-28T15:08:00Z">
            <w:trPr>
              <w:jc w:val="center"/>
            </w:trPr>
          </w:trPrChange>
        </w:trPr>
        <w:tc>
          <w:tcPr>
            <w:tcW w:w="1706" w:type="dxa"/>
            <w:tcPrChange w:id="278" w:author="Megan Feddern" w:date="2022-04-28T15:08:00Z">
              <w:tcPr>
                <w:tcW w:w="1655" w:type="dxa"/>
              </w:tcPr>
            </w:tcPrChange>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76" w:type="dxa"/>
            <w:tcPrChange w:id="279" w:author="Megan Feddern" w:date="2022-04-28T15:08:00Z">
              <w:tcPr>
                <w:tcW w:w="1044" w:type="dxa"/>
              </w:tcPr>
            </w:tcPrChange>
          </w:tcPr>
          <w:p w14:paraId="4598D79A" w14:textId="6F9D7F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ins w:id="280"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ins>
          </w:p>
        </w:tc>
        <w:tc>
          <w:tcPr>
            <w:tcW w:w="1304" w:type="dxa"/>
            <w:tcPrChange w:id="281" w:author="Megan Feddern" w:date="2022-04-28T15:08:00Z">
              <w:tcPr>
                <w:tcW w:w="1265" w:type="dxa"/>
              </w:tcPr>
            </w:tcPrChange>
          </w:tcPr>
          <w:p w14:paraId="139408F0" w14:textId="187979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ins w:id="282" w:author="Megan Feddern" w:date="2022-04-28T15:16:00Z">
              <w:r w:rsidR="00D038B4">
                <w:rPr>
                  <w:rFonts w:ascii="Times New Roman" w:eastAsia="Times New Roman" w:hAnsi="Times New Roman" w:cs="Times New Roman"/>
                </w:rPr>
                <w:t xml:space="preserve"> </w:t>
              </w:r>
            </w:ins>
            <w:ins w:id="283" w:author="Megan Feddern" w:date="2022-04-28T15:15:00Z">
              <w:r w:rsidR="00D038B4" w:rsidRPr="00936DDE">
                <w:rPr>
                  <w:rFonts w:ascii="Times New Roman" w:hAnsi="Times New Roman" w:cs="Times New Roman"/>
                  <w:color w:val="000000"/>
                  <w:shd w:val="clear" w:color="auto" w:fill="FFFFFF"/>
                </w:rPr>
                <w:t>±</w:t>
              </w:r>
            </w:ins>
            <w:ins w:id="284" w:author="Megan Feddern" w:date="2022-04-29T08:08:00Z">
              <w:r w:rsidR="006C09AD">
                <w:rPr>
                  <w:rFonts w:ascii="Times New Roman" w:hAnsi="Times New Roman" w:cs="Times New Roman"/>
                  <w:color w:val="000000"/>
                  <w:shd w:val="clear" w:color="auto" w:fill="FFFFFF"/>
                </w:rPr>
                <w:t xml:space="preserve"> 1</w:t>
              </w:r>
            </w:ins>
            <w:ins w:id="285" w:author="Megan Feddern" w:date="2022-04-29T08:09:00Z">
              <w:r w:rsidR="006C09AD">
                <w:rPr>
                  <w:rFonts w:ascii="Times New Roman" w:hAnsi="Times New Roman" w:cs="Times New Roman"/>
                  <w:color w:val="000000"/>
                  <w:shd w:val="clear" w:color="auto" w:fill="FFFFFF"/>
                </w:rPr>
                <w:t>.0</w:t>
              </w:r>
            </w:ins>
          </w:p>
        </w:tc>
        <w:tc>
          <w:tcPr>
            <w:tcW w:w="1249" w:type="dxa"/>
            <w:tcPrChange w:id="286" w:author="Megan Feddern" w:date="2022-04-28T15:08:00Z">
              <w:tcPr>
                <w:tcW w:w="1212" w:type="dxa"/>
              </w:tcPr>
            </w:tcPrChange>
          </w:tcPr>
          <w:p w14:paraId="3127986F" w14:textId="0166DFC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ins w:id="287" w:author="Megan Feddern" w:date="2022-04-28T15:16:00Z">
              <w:r w:rsidR="00D038B4">
                <w:rPr>
                  <w:rFonts w:ascii="Times New Roman" w:eastAsia="Times New Roman" w:hAnsi="Times New Roman" w:cs="Times New Roman"/>
                </w:rPr>
                <w:t xml:space="preserve"> </w:t>
              </w:r>
            </w:ins>
            <w:ins w:id="288" w:author="Megan Feddern" w:date="2022-04-28T15:15:00Z">
              <w:r w:rsidR="00D038B4" w:rsidRPr="00936DDE">
                <w:rPr>
                  <w:rFonts w:ascii="Times New Roman" w:hAnsi="Times New Roman" w:cs="Times New Roman"/>
                  <w:color w:val="000000"/>
                  <w:shd w:val="clear" w:color="auto" w:fill="FFFFFF"/>
                </w:rPr>
                <w:t>±</w:t>
              </w:r>
            </w:ins>
            <w:ins w:id="289" w:author="Megan Feddern" w:date="2022-04-29T08:23:00Z">
              <w:r w:rsidR="006C09AD">
                <w:rPr>
                  <w:rFonts w:ascii="Times New Roman" w:hAnsi="Times New Roman" w:cs="Times New Roman"/>
                  <w:color w:val="000000"/>
                  <w:shd w:val="clear" w:color="auto" w:fill="FFFFFF"/>
                </w:rPr>
                <w:t xml:space="preserve"> 0.</w:t>
              </w:r>
            </w:ins>
            <w:ins w:id="290" w:author="Megan Feddern" w:date="2022-04-29T08:25:00Z">
              <w:r w:rsidR="006C09AD">
                <w:rPr>
                  <w:rFonts w:ascii="Times New Roman" w:hAnsi="Times New Roman" w:cs="Times New Roman"/>
                  <w:color w:val="000000"/>
                  <w:shd w:val="clear" w:color="auto" w:fill="FFFFFF"/>
                </w:rPr>
                <w:t>9</w:t>
              </w:r>
            </w:ins>
          </w:p>
        </w:tc>
        <w:tc>
          <w:tcPr>
            <w:tcW w:w="1504" w:type="dxa"/>
            <w:tcPrChange w:id="291" w:author="Megan Feddern" w:date="2022-04-28T15:08:00Z">
              <w:tcPr>
                <w:tcW w:w="1459" w:type="dxa"/>
              </w:tcPr>
            </w:tcPrChange>
          </w:tcPr>
          <w:p w14:paraId="570FAB78" w14:textId="3CF1BCA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ins w:id="292" w:author="Megan Feddern" w:date="2022-04-28T15:15: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ins>
            <w:ins w:id="293" w:author="Megan Feddern" w:date="2022-04-28T15:16:00Z">
              <w:r w:rsidR="00D038B4">
                <w:rPr>
                  <w:rFonts w:ascii="Times New Roman" w:hAnsi="Times New Roman" w:cs="Times New Roman"/>
                  <w:color w:val="000000"/>
                  <w:shd w:val="clear" w:color="auto" w:fill="FFFFFF"/>
                </w:rPr>
                <w:t xml:space="preserve"> 3.7</w:t>
              </w:r>
            </w:ins>
          </w:p>
        </w:tc>
        <w:tc>
          <w:tcPr>
            <w:tcW w:w="1348" w:type="dxa"/>
            <w:tcPrChange w:id="294" w:author="Megan Feddern" w:date="2022-04-28T15:08:00Z">
              <w:tcPr>
                <w:tcW w:w="1308" w:type="dxa"/>
              </w:tcPr>
            </w:tcPrChange>
          </w:tcPr>
          <w:p w14:paraId="0E9A0889" w14:textId="4FB35EB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ins w:id="295" w:author="Megan Feddern" w:date="2022-04-28T15:07: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3.4</w:t>
              </w:r>
            </w:ins>
          </w:p>
        </w:tc>
      </w:tr>
      <w:tr w:rsidR="006B02CE" w14:paraId="1864A7B4" w14:textId="77777777" w:rsidTr="00D038B4">
        <w:trPr>
          <w:trHeight w:val="1025"/>
          <w:jc w:val="center"/>
          <w:trPrChange w:id="296" w:author="Megan Feddern" w:date="2022-04-28T15:08:00Z">
            <w:trPr>
              <w:jc w:val="center"/>
            </w:trPr>
          </w:trPrChange>
        </w:trPr>
        <w:tc>
          <w:tcPr>
            <w:tcW w:w="1706" w:type="dxa"/>
            <w:tcBorders>
              <w:bottom w:val="single" w:sz="12" w:space="0" w:color="auto"/>
            </w:tcBorders>
            <w:tcPrChange w:id="297" w:author="Megan Feddern" w:date="2022-04-28T15:08:00Z">
              <w:tcPr>
                <w:tcW w:w="1655" w:type="dxa"/>
                <w:tcBorders>
                  <w:bottom w:val="single" w:sz="12" w:space="0" w:color="auto"/>
                </w:tcBorders>
              </w:tcPr>
            </w:tcPrChange>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76" w:type="dxa"/>
            <w:tcBorders>
              <w:bottom w:val="single" w:sz="12" w:space="0" w:color="auto"/>
            </w:tcBorders>
            <w:tcPrChange w:id="298" w:author="Megan Feddern" w:date="2022-04-28T15:08:00Z">
              <w:tcPr>
                <w:tcW w:w="1044" w:type="dxa"/>
                <w:tcBorders>
                  <w:bottom w:val="single" w:sz="12" w:space="0" w:color="auto"/>
                </w:tcBorders>
              </w:tcPr>
            </w:tcPrChange>
          </w:tcPr>
          <w:p w14:paraId="4F6A46BD" w14:textId="1D4A14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ins w:id="299"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2.1</w:t>
              </w:r>
            </w:ins>
          </w:p>
        </w:tc>
        <w:tc>
          <w:tcPr>
            <w:tcW w:w="1304" w:type="dxa"/>
            <w:tcBorders>
              <w:bottom w:val="single" w:sz="12" w:space="0" w:color="auto"/>
            </w:tcBorders>
            <w:tcPrChange w:id="300" w:author="Megan Feddern" w:date="2022-04-28T15:08:00Z">
              <w:tcPr>
                <w:tcW w:w="1265" w:type="dxa"/>
                <w:tcBorders>
                  <w:bottom w:val="single" w:sz="12" w:space="0" w:color="auto"/>
                </w:tcBorders>
              </w:tcPr>
            </w:tcPrChange>
          </w:tcPr>
          <w:p w14:paraId="3B28AE6E" w14:textId="2F250A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ins w:id="301" w:author="Megan Feddern" w:date="2022-04-28T15:16:00Z">
              <w:r w:rsidR="00D038B4">
                <w:rPr>
                  <w:rFonts w:ascii="Times New Roman" w:eastAsia="Times New Roman" w:hAnsi="Times New Roman" w:cs="Times New Roman"/>
                </w:rPr>
                <w:t xml:space="preserve"> </w:t>
              </w:r>
            </w:ins>
            <w:ins w:id="302" w:author="Megan Feddern" w:date="2022-04-28T15:15:00Z">
              <w:r w:rsidR="00D038B4" w:rsidRPr="00936DDE">
                <w:rPr>
                  <w:rFonts w:ascii="Times New Roman" w:hAnsi="Times New Roman" w:cs="Times New Roman"/>
                  <w:color w:val="000000"/>
                  <w:shd w:val="clear" w:color="auto" w:fill="FFFFFF"/>
                </w:rPr>
                <w:t>±</w:t>
              </w:r>
            </w:ins>
            <w:ins w:id="303" w:author="Megan Feddern" w:date="2022-04-29T08:09:00Z">
              <w:r w:rsidR="006C09AD">
                <w:rPr>
                  <w:rFonts w:ascii="Times New Roman" w:hAnsi="Times New Roman" w:cs="Times New Roman"/>
                  <w:color w:val="000000"/>
                  <w:shd w:val="clear" w:color="auto" w:fill="FFFFFF"/>
                </w:rPr>
                <w:t xml:space="preserve"> 1.2</w:t>
              </w:r>
            </w:ins>
            <w:r>
              <w:rPr>
                <w:rFonts w:ascii="Times New Roman" w:eastAsia="Times New Roman" w:hAnsi="Times New Roman" w:cs="Times New Roman"/>
              </w:rPr>
              <w:t>*</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49" w:type="dxa"/>
            <w:tcBorders>
              <w:bottom w:val="single" w:sz="12" w:space="0" w:color="auto"/>
            </w:tcBorders>
            <w:tcPrChange w:id="304" w:author="Megan Feddern" w:date="2022-04-28T15:08:00Z">
              <w:tcPr>
                <w:tcW w:w="1212" w:type="dxa"/>
                <w:tcBorders>
                  <w:bottom w:val="single" w:sz="12" w:space="0" w:color="auto"/>
                </w:tcBorders>
              </w:tcPr>
            </w:tcPrChange>
          </w:tcPr>
          <w:p w14:paraId="1D70624B" w14:textId="12C84E78" w:rsidR="006B02CE" w:rsidRDefault="006C09AD" w:rsidP="009F3B4E">
            <w:pPr>
              <w:jc w:val="center"/>
              <w:rPr>
                <w:rFonts w:ascii="Times New Roman" w:eastAsia="Times New Roman" w:hAnsi="Times New Roman" w:cs="Times New Roman"/>
              </w:rPr>
            </w:pPr>
            <w:ins w:id="305" w:author="Megan Feddern" w:date="2022-04-29T08:27:00Z">
              <w:r>
                <w:rPr>
                  <w:rFonts w:ascii="Times New Roman" w:eastAsia="Times New Roman" w:hAnsi="Times New Roman" w:cs="Times New Roman"/>
                </w:rPr>
                <w:t xml:space="preserve">-5.1 </w:t>
              </w:r>
              <w:r w:rsidRPr="00936DDE">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w:t>
              </w:r>
            </w:ins>
            <w:ins w:id="306" w:author="Megan Feddern" w:date="2022-04-29T08:28:00Z">
              <w:r>
                <w:rPr>
                  <w:rFonts w:ascii="Times New Roman" w:hAnsi="Times New Roman" w:cs="Times New Roman"/>
                  <w:color w:val="000000"/>
                  <w:shd w:val="clear" w:color="auto" w:fill="FFFFFF"/>
                </w:rPr>
                <w:t>1.1</w:t>
              </w:r>
            </w:ins>
          </w:p>
        </w:tc>
        <w:tc>
          <w:tcPr>
            <w:tcW w:w="1504" w:type="dxa"/>
            <w:tcBorders>
              <w:bottom w:val="single" w:sz="12" w:space="0" w:color="auto"/>
            </w:tcBorders>
            <w:tcPrChange w:id="307" w:author="Megan Feddern" w:date="2022-04-28T15:08:00Z">
              <w:tcPr>
                <w:tcW w:w="1459" w:type="dxa"/>
                <w:tcBorders>
                  <w:bottom w:val="single" w:sz="12" w:space="0" w:color="auto"/>
                </w:tcBorders>
              </w:tcPr>
            </w:tcPrChange>
          </w:tcPr>
          <w:p w14:paraId="7B779608" w14:textId="10F98E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ins w:id="308" w:author="Megan Feddern" w:date="2022-04-28T15:15: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ins>
            <w:ins w:id="309" w:author="Megan Feddern" w:date="2022-04-28T15:16:00Z">
              <w:r w:rsidR="00D038B4">
                <w:rPr>
                  <w:rFonts w:ascii="Times New Roman" w:hAnsi="Times New Roman" w:cs="Times New Roman"/>
                  <w:color w:val="000000"/>
                  <w:shd w:val="clear" w:color="auto" w:fill="FFFFFF"/>
                </w:rPr>
                <w:t xml:space="preserve"> </w:t>
              </w:r>
            </w:ins>
            <w:ins w:id="310" w:author="Megan Feddern" w:date="2022-04-29T07:54:00Z">
              <w:r w:rsidR="00D038B4">
                <w:rPr>
                  <w:rFonts w:ascii="Times New Roman" w:hAnsi="Times New Roman" w:cs="Times New Roman"/>
                  <w:color w:val="000000"/>
                  <w:shd w:val="clear" w:color="auto" w:fill="FFFFFF"/>
                </w:rPr>
                <w:t>3.4</w:t>
              </w:r>
            </w:ins>
          </w:p>
        </w:tc>
        <w:tc>
          <w:tcPr>
            <w:tcW w:w="1348" w:type="dxa"/>
            <w:tcBorders>
              <w:bottom w:val="single" w:sz="12" w:space="0" w:color="auto"/>
            </w:tcBorders>
            <w:tcPrChange w:id="311" w:author="Megan Feddern" w:date="2022-04-28T15:08:00Z">
              <w:tcPr>
                <w:tcW w:w="1308" w:type="dxa"/>
                <w:tcBorders>
                  <w:bottom w:val="single" w:sz="12" w:space="0" w:color="auto"/>
                </w:tcBorders>
              </w:tcPr>
            </w:tcPrChange>
          </w:tcPr>
          <w:p w14:paraId="30AA82B2" w14:textId="322A489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ins w:id="312" w:author="Megan Feddern" w:date="2022-04-28T15:07: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1.8</w:t>
              </w:r>
            </w:ins>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w:t>
            </w:r>
            <w:proofErr w:type="spellStart"/>
            <w:r w:rsidRPr="00882118">
              <w:rPr>
                <w:rFonts w:ascii="Times New Roman" w:hAnsi="Times New Roman" w:cs="Times New Roman"/>
                <w:sz w:val="20"/>
                <w:szCs w:val="20"/>
              </w:rPr>
              <w:t>Dalles</w:t>
            </w:r>
            <w:proofErr w:type="spellEnd"/>
            <w:r w:rsidRPr="00882118">
              <w:rPr>
                <w:rFonts w:ascii="Times New Roman" w:hAnsi="Times New Roman" w:cs="Times New Roman"/>
                <w:sz w:val="20"/>
                <w:szCs w:val="20"/>
              </w:rPr>
              <w:t xml:space="preserve">,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 xml:space="preserve">Mean coastal upwelling index (CUI) coastal Washington (45°N, 125°W) using </w:t>
            </w:r>
            <w:proofErr w:type="spellStart"/>
            <w:r w:rsidRPr="00882118">
              <w:rPr>
                <w:rFonts w:ascii="Times New Roman" w:hAnsi="Times New Roman" w:cs="Times New Roman"/>
                <w:sz w:val="20"/>
                <w:szCs w:val="20"/>
              </w:rPr>
              <w:t>Bakun</w:t>
            </w:r>
            <w:proofErr w:type="spellEnd"/>
            <w:r w:rsidRPr="00882118">
              <w:rPr>
                <w:rFonts w:ascii="Times New Roman" w:hAnsi="Times New Roman" w:cs="Times New Roman"/>
                <w:sz w:val="20"/>
                <w:szCs w:val="20"/>
              </w:rPr>
              <w:t xml:space="preserve">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3"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4"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5"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6"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w:t>
            </w: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xml:space="preserv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 xml:space="preserve">Chinook Salmon </w:t>
            </w:r>
            <w:proofErr w:type="spellStart"/>
            <w:r>
              <w:rPr>
                <w:rFonts w:ascii="Times New Roman" w:hAnsi="Times New Roman" w:cs="Times New Roman"/>
              </w:rPr>
              <w:t>Spawners</w:t>
            </w:r>
            <w:proofErr w:type="spellEnd"/>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Chinook salmon </w:t>
            </w:r>
            <w:proofErr w:type="spellStart"/>
            <w:r>
              <w:rPr>
                <w:rFonts w:ascii="Times New Roman" w:hAnsi="Times New Roman" w:cs="Times New Roman"/>
                <w:sz w:val="20"/>
                <w:szCs w:val="20"/>
              </w:rPr>
              <w:t>spawner</w:t>
            </w:r>
            <w:proofErr w:type="spellEnd"/>
            <w:r>
              <w:rPr>
                <w:rFonts w:ascii="Times New Roman" w:hAnsi="Times New Roman" w:cs="Times New Roman"/>
                <w:sz w:val="20"/>
                <w:szCs w:val="20"/>
              </w:rPr>
              <w:t xml:space="preserve"> summary data including all populations with a time series with data from at least 1973. Includes: Cedar River, </w:t>
            </w:r>
            <w:proofErr w:type="spellStart"/>
            <w:r>
              <w:rPr>
                <w:rFonts w:ascii="Times New Roman" w:hAnsi="Times New Roman" w:cs="Times New Roman"/>
                <w:sz w:val="20"/>
                <w:szCs w:val="20"/>
              </w:rPr>
              <w:t>Coweeman</w:t>
            </w:r>
            <w:proofErr w:type="spellEnd"/>
            <w:r>
              <w:rPr>
                <w:rFonts w:ascii="Times New Roman" w:hAnsi="Times New Roman" w:cs="Times New Roman"/>
                <w:sz w:val="20"/>
                <w:szCs w:val="20"/>
              </w:rPr>
              <w:t xml:space="preserve"> River, </w:t>
            </w:r>
            <w:proofErr w:type="spellStart"/>
            <w:r>
              <w:rPr>
                <w:rFonts w:ascii="Times New Roman" w:hAnsi="Times New Roman" w:cs="Times New Roman"/>
                <w:sz w:val="20"/>
                <w:szCs w:val="20"/>
              </w:rPr>
              <w:t>Elochoman</w:t>
            </w:r>
            <w:proofErr w:type="spellEnd"/>
            <w:r>
              <w:rPr>
                <w:rFonts w:ascii="Times New Roman" w:hAnsi="Times New Roman" w:cs="Times New Roman"/>
                <w:sz w:val="20"/>
                <w:szCs w:val="20"/>
              </w:rPr>
              <w:t xml:space="preserve"> River, Grays and Chinook Rivers, Green River, Kalama River, Lewis River, Lower Cowlitz River, Lower and Upper Sauk River, Lower and Upper Skagit River, McKenzie River, Mid-Hood Canal, Nisqually River, Puyallup River, Skokomish River, </w:t>
            </w:r>
            <w:proofErr w:type="spellStart"/>
            <w:r>
              <w:rPr>
                <w:rFonts w:ascii="Times New Roman" w:hAnsi="Times New Roman" w:cs="Times New Roman"/>
                <w:sz w:val="20"/>
                <w:szCs w:val="20"/>
              </w:rPr>
              <w:t>Skykomish</w:t>
            </w:r>
            <w:proofErr w:type="spellEnd"/>
            <w:r>
              <w:rPr>
                <w:rFonts w:ascii="Times New Roman" w:hAnsi="Times New Roman" w:cs="Times New Roman"/>
                <w:sz w:val="20"/>
                <w:szCs w:val="20"/>
              </w:rPr>
              <w:t xml:space="preserve"> River, Snoqualmie River, </w:t>
            </w:r>
            <w:proofErr w:type="spellStart"/>
            <w:r>
              <w:rPr>
                <w:rFonts w:ascii="Times New Roman" w:hAnsi="Times New Roman" w:cs="Times New Roman"/>
                <w:sz w:val="20"/>
                <w:szCs w:val="20"/>
              </w:rPr>
              <w:t>Suiattle</w:t>
            </w:r>
            <w:proofErr w:type="spellEnd"/>
            <w:r>
              <w:rPr>
                <w:rFonts w:ascii="Times New Roman" w:hAnsi="Times New Roman" w:cs="Times New Roman"/>
                <w:sz w:val="20"/>
                <w:szCs w:val="20"/>
              </w:rPr>
              <w:t xml:space="preserv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 xml:space="preserve">Northwest Fisheries Science Center, 2020: SPS Abundance - Salmon </w:t>
            </w:r>
            <w:proofErr w:type="spellStart"/>
            <w:r w:rsidRPr="00B17FD8">
              <w:rPr>
                <w:rFonts w:ascii="Times New Roman" w:hAnsi="Times New Roman" w:cs="Times New Roman"/>
                <w:sz w:val="20"/>
                <w:szCs w:val="20"/>
              </w:rPr>
              <w:t>spawner</w:t>
            </w:r>
            <w:proofErr w:type="spellEnd"/>
            <w:r w:rsidRPr="00B17FD8">
              <w:rPr>
                <w:rFonts w:ascii="Times New Roman" w:hAnsi="Times New Roman" w:cs="Times New Roman"/>
                <w:sz w:val="20"/>
                <w:szCs w:val="20"/>
              </w:rPr>
              <w:t xml:space="preserve">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7"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Hatchery release data from the Regional Mark Information System and Wild Salmon Production data summarized by </w:t>
            </w:r>
            <w:proofErr w:type="spellStart"/>
            <w:r>
              <w:rPr>
                <w:rFonts w:ascii="Times New Roman" w:hAnsi="Times New Roman" w:cs="Times New Roman"/>
                <w:sz w:val="20"/>
                <w:szCs w:val="20"/>
              </w:rPr>
              <w:t>Chasco</w:t>
            </w:r>
            <w:proofErr w:type="spellEnd"/>
            <w:r>
              <w:rPr>
                <w:rFonts w:ascii="Times New Roman" w:hAnsi="Times New Roman" w:cs="Times New Roman"/>
                <w:sz w:val="20"/>
                <w:szCs w:val="20"/>
              </w:rPr>
              <w:t xml:space="preserve">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 xml:space="preserve">Jeffries, S., H. Huber, J. </w:t>
            </w:r>
            <w:proofErr w:type="spellStart"/>
            <w:r w:rsidRPr="00A76518">
              <w:rPr>
                <w:rFonts w:ascii="Times New Roman" w:hAnsi="Times New Roman" w:cs="Times New Roman"/>
                <w:sz w:val="20"/>
                <w:szCs w:val="20"/>
              </w:rPr>
              <w:t>Calambokidis</w:t>
            </w:r>
            <w:proofErr w:type="spellEnd"/>
            <w:r w:rsidRPr="00A76518">
              <w:rPr>
                <w:rFonts w:ascii="Times New Roman" w:hAnsi="Times New Roman" w:cs="Times New Roman"/>
                <w:sz w:val="20"/>
                <w:szCs w:val="20"/>
              </w:rPr>
              <w:t xml:space="preserve"> and J. </w:t>
            </w:r>
            <w:proofErr w:type="spellStart"/>
            <w:r w:rsidRPr="00A76518">
              <w:rPr>
                <w:rFonts w:ascii="Times New Roman" w:hAnsi="Times New Roman" w:cs="Times New Roman"/>
                <w:sz w:val="20"/>
                <w:szCs w:val="20"/>
              </w:rPr>
              <w:t>Laake</w:t>
            </w:r>
            <w:proofErr w:type="spellEnd"/>
            <w:r w:rsidRPr="00A76518">
              <w:rPr>
                <w:rFonts w:ascii="Times New Roman" w:hAnsi="Times New Roman" w:cs="Times New Roman"/>
                <w:sz w:val="20"/>
                <w:szCs w:val="20"/>
              </w:rPr>
              <w:t>.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proofErr w:type="spellStart"/>
                  <w:r w:rsidRPr="00B47BA8">
                    <w:rPr>
                      <w:rFonts w:ascii="Times New Roman" w:eastAsia="Times New Roman" w:hAnsi="Times New Roman" w:cs="Times New Roman"/>
                      <w:i/>
                      <w:iCs/>
                    </w:rPr>
                    <w:t>AICc</w:t>
                  </w:r>
                  <w:proofErr w:type="spellEnd"/>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proofErr w:type="spellStart"/>
                  <w:r w:rsidRPr="00B47BA8">
                    <w:rPr>
                      <w:rFonts w:ascii="Times New Roman" w:eastAsia="Times New Roman" w:hAnsi="Times New Roman" w:cs="Times New Roman"/>
                      <w:i/>
                      <w:iCs/>
                    </w:rPr>
                    <w:t>AICc</w:t>
                  </w:r>
                  <w:proofErr w:type="spellEnd"/>
                </w:p>
              </w:tc>
            </w:tr>
            <w:tr w:rsidR="00BE776B" w:rsidRPr="00B47BA8" w14:paraId="6A014E76" w14:textId="77777777" w:rsidTr="002F7223">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2F7223">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2F7223">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2F7223">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2F7223">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2F7223">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2F7223">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2F7223">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2F7223">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2F7223">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21. Harbor seal Abundance, Hake Spawning </w:t>
            </w:r>
            <w:proofErr w:type="spellStart"/>
            <w:r w:rsidRPr="00B47BA8">
              <w:rPr>
                <w:rFonts w:ascii="Times New Roman" w:eastAsia="Times New Roman" w:hAnsi="Times New Roman" w:cs="Times New Roman"/>
              </w:rPr>
              <w:t>iomass</w:t>
            </w:r>
            <w:proofErr w:type="spellEnd"/>
            <w:r w:rsidRPr="00B47BA8">
              <w:rPr>
                <w:rFonts w:ascii="Times New Roman" w:eastAsia="Times New Roman" w:hAnsi="Times New Roman" w:cs="Times New Roman"/>
              </w:rPr>
              <w:t>, Location</w:t>
            </w:r>
          </w:p>
        </w:tc>
        <w:tc>
          <w:tcPr>
            <w:tcW w:w="900" w:type="dxa"/>
            <w:tcMar>
              <w:top w:w="113" w:type="dxa"/>
              <w:left w:w="113" w:type="dxa"/>
              <w:bottom w:w="113" w:type="dxa"/>
              <w:right w:w="113" w:type="dxa"/>
            </w:tcMar>
            <w:hideMark/>
          </w:tcPr>
          <w:p w14:paraId="756E7C3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11. Chinook </w:t>
            </w:r>
            <w:proofErr w:type="spellStart"/>
            <w:r w:rsidRPr="00B47BA8">
              <w:rPr>
                <w:rFonts w:ascii="Times New Roman" w:eastAsia="Times New Roman" w:hAnsi="Times New Roman" w:cs="Times New Roman"/>
              </w:rPr>
              <w:t>Escapments</w:t>
            </w:r>
            <w:proofErr w:type="spellEnd"/>
            <w:r w:rsidRPr="00B47BA8">
              <w:rPr>
                <w:rFonts w:ascii="Times New Roman" w:eastAsia="Times New Roman" w:hAnsi="Times New Roman" w:cs="Times New Roman"/>
              </w:rPr>
              <w:t>,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BB01BC" w:rsidRPr="00B47BA8" w14:paraId="2E3046B8" w14:textId="77777777" w:rsidTr="002F7223">
        <w:tc>
          <w:tcPr>
            <w:tcW w:w="0" w:type="auto"/>
            <w:tcMar>
              <w:top w:w="113" w:type="dxa"/>
              <w:left w:w="113" w:type="dxa"/>
              <w:bottom w:w="113" w:type="dxa"/>
              <w:right w:w="113" w:type="dxa"/>
            </w:tcMar>
            <w:hideMark/>
          </w:tcPr>
          <w:p w14:paraId="761E20DD" w14:textId="0694ACEC"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2F7223">
        <w:tc>
          <w:tcPr>
            <w:tcW w:w="0" w:type="auto"/>
            <w:tcMar>
              <w:top w:w="113" w:type="dxa"/>
              <w:left w:w="113" w:type="dxa"/>
              <w:bottom w:w="113" w:type="dxa"/>
              <w:right w:w="113" w:type="dxa"/>
            </w:tcMar>
            <w:hideMark/>
          </w:tcPr>
          <w:p w14:paraId="0D15C15C"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2F7223">
        <w:tc>
          <w:tcPr>
            <w:tcW w:w="0" w:type="auto"/>
            <w:tcMar>
              <w:top w:w="113" w:type="dxa"/>
              <w:left w:w="113" w:type="dxa"/>
              <w:bottom w:w="113" w:type="dxa"/>
              <w:right w:w="113" w:type="dxa"/>
            </w:tcMar>
            <w:hideMark/>
          </w:tcPr>
          <w:p w14:paraId="021D96A5"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2F7223">
        <w:tc>
          <w:tcPr>
            <w:tcW w:w="0" w:type="auto"/>
            <w:tcMar>
              <w:top w:w="113" w:type="dxa"/>
              <w:left w:w="113" w:type="dxa"/>
              <w:bottom w:w="113" w:type="dxa"/>
              <w:right w:w="113" w:type="dxa"/>
            </w:tcMar>
            <w:hideMark/>
          </w:tcPr>
          <w:p w14:paraId="66BB91F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2F7223">
        <w:tc>
          <w:tcPr>
            <w:tcW w:w="0" w:type="auto"/>
            <w:tcMar>
              <w:top w:w="113" w:type="dxa"/>
              <w:left w:w="113" w:type="dxa"/>
              <w:bottom w:w="113" w:type="dxa"/>
              <w:right w:w="113" w:type="dxa"/>
            </w:tcMar>
            <w:hideMark/>
          </w:tcPr>
          <w:p w14:paraId="4DB73159"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2F7223">
        <w:tc>
          <w:tcPr>
            <w:tcW w:w="0" w:type="auto"/>
            <w:tcMar>
              <w:top w:w="113" w:type="dxa"/>
              <w:left w:w="113" w:type="dxa"/>
              <w:bottom w:w="113" w:type="dxa"/>
              <w:right w:w="113" w:type="dxa"/>
            </w:tcMar>
            <w:hideMark/>
          </w:tcPr>
          <w:p w14:paraId="16A4294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2F7223">
        <w:tc>
          <w:tcPr>
            <w:tcW w:w="0" w:type="auto"/>
            <w:tcMar>
              <w:top w:w="113" w:type="dxa"/>
              <w:left w:w="113" w:type="dxa"/>
              <w:bottom w:w="113" w:type="dxa"/>
              <w:right w:w="113" w:type="dxa"/>
            </w:tcMar>
            <w:hideMark/>
          </w:tcPr>
          <w:p w14:paraId="3BB468C3"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2F7223">
        <w:tc>
          <w:tcPr>
            <w:tcW w:w="0" w:type="auto"/>
            <w:tcMar>
              <w:top w:w="113" w:type="dxa"/>
              <w:left w:w="113" w:type="dxa"/>
              <w:bottom w:w="113" w:type="dxa"/>
              <w:right w:w="113" w:type="dxa"/>
            </w:tcMar>
            <w:hideMark/>
          </w:tcPr>
          <w:p w14:paraId="5CDBC450"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2F7223">
        <w:tc>
          <w:tcPr>
            <w:tcW w:w="0" w:type="auto"/>
            <w:tcMar>
              <w:top w:w="113" w:type="dxa"/>
              <w:left w:w="113" w:type="dxa"/>
              <w:bottom w:w="113" w:type="dxa"/>
              <w:right w:w="113" w:type="dxa"/>
            </w:tcMar>
            <w:hideMark/>
          </w:tcPr>
          <w:p w14:paraId="7B607C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2F7223">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vertAnchor="page" w:horzAnchor="margin" w:tblpY="2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Change w:id="313" w:author="Megan Feddern" w:date="2022-04-07T11:30:00Z">
          <w:tblPr>
            <w:tblStyle w:val="TableGrid"/>
            <w:tblpPr w:leftFromText="180" w:rightFromText="180"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PrChange>
      </w:tblPr>
      <w:tblGrid>
        <w:gridCol w:w="4675"/>
        <w:gridCol w:w="4675"/>
        <w:tblGridChange w:id="314">
          <w:tblGrid>
            <w:gridCol w:w="4675"/>
            <w:gridCol w:w="4675"/>
          </w:tblGrid>
        </w:tblGridChange>
      </w:tblGrid>
      <w:tr w:rsidR="0097498A" w14:paraId="7ED06783" w14:textId="77777777" w:rsidTr="00A673D4">
        <w:tc>
          <w:tcPr>
            <w:tcW w:w="4675" w:type="dxa"/>
            <w:tcBorders>
              <w:top w:val="single" w:sz="8" w:space="0" w:color="auto"/>
              <w:bottom w:val="single" w:sz="8" w:space="0" w:color="auto"/>
            </w:tcBorders>
            <w:tcPrChange w:id="315" w:author="Megan Feddern" w:date="2022-04-07T11:30:00Z">
              <w:tcPr>
                <w:tcW w:w="4675" w:type="dxa"/>
                <w:tcBorders>
                  <w:top w:val="single" w:sz="8" w:space="0" w:color="auto"/>
                  <w:bottom w:val="single" w:sz="8" w:space="0" w:color="auto"/>
                </w:tcBorders>
              </w:tcPr>
            </w:tcPrChange>
          </w:tcPr>
          <w:p w14:paraId="6AFA86A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Change w:id="316" w:author="Megan Feddern" w:date="2022-04-07T11:30:00Z">
              <w:tcPr>
                <w:tcW w:w="4675" w:type="dxa"/>
                <w:tcBorders>
                  <w:top w:val="single" w:sz="8" w:space="0" w:color="auto"/>
                  <w:bottom w:val="single" w:sz="8" w:space="0" w:color="auto"/>
                </w:tcBorders>
              </w:tcPr>
            </w:tcPrChange>
          </w:tcPr>
          <w:p w14:paraId="280C66CC"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A673D4">
        <w:tc>
          <w:tcPr>
            <w:tcW w:w="4675" w:type="dxa"/>
            <w:tcBorders>
              <w:top w:val="single" w:sz="8" w:space="0" w:color="auto"/>
            </w:tcBorders>
            <w:tcPrChange w:id="317" w:author="Megan Feddern" w:date="2022-04-07T11:30:00Z">
              <w:tcPr>
                <w:tcW w:w="4675" w:type="dxa"/>
                <w:tcBorders>
                  <w:top w:val="single" w:sz="8" w:space="0" w:color="auto"/>
                </w:tcBorders>
              </w:tcPr>
            </w:tcPrChange>
          </w:tcPr>
          <w:p w14:paraId="1C2010C4"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Change w:id="318" w:author="Megan Feddern" w:date="2022-04-07T11:30:00Z">
              <w:tcPr>
                <w:tcW w:w="4675" w:type="dxa"/>
                <w:tcBorders>
                  <w:top w:val="single" w:sz="8" w:space="0" w:color="auto"/>
                </w:tcBorders>
              </w:tcPr>
            </w:tcPrChange>
          </w:tcPr>
          <w:p w14:paraId="152FF29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A673D4">
        <w:tc>
          <w:tcPr>
            <w:tcW w:w="4675" w:type="dxa"/>
            <w:tcPrChange w:id="319" w:author="Megan Feddern" w:date="2022-04-07T11:30:00Z">
              <w:tcPr>
                <w:tcW w:w="4675" w:type="dxa"/>
              </w:tcPr>
            </w:tcPrChange>
          </w:tcPr>
          <w:p w14:paraId="2AE9AE50"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Glutamic Acid</w:t>
            </w:r>
          </w:p>
        </w:tc>
        <w:tc>
          <w:tcPr>
            <w:tcW w:w="4675" w:type="dxa"/>
            <w:tcPrChange w:id="320" w:author="Megan Feddern" w:date="2022-04-07T11:30:00Z">
              <w:tcPr>
                <w:tcW w:w="4675" w:type="dxa"/>
              </w:tcPr>
            </w:tcPrChange>
          </w:tcPr>
          <w:p w14:paraId="61D1040F"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A673D4">
        <w:tc>
          <w:tcPr>
            <w:tcW w:w="4675" w:type="dxa"/>
            <w:tcPrChange w:id="321" w:author="Megan Feddern" w:date="2022-04-07T11:30:00Z">
              <w:tcPr>
                <w:tcW w:w="4675" w:type="dxa"/>
              </w:tcPr>
            </w:tcPrChange>
          </w:tcPr>
          <w:p w14:paraId="48626A2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Alanine</w:t>
            </w:r>
          </w:p>
        </w:tc>
        <w:tc>
          <w:tcPr>
            <w:tcW w:w="4675" w:type="dxa"/>
            <w:tcPrChange w:id="322" w:author="Megan Feddern" w:date="2022-04-07T11:30:00Z">
              <w:tcPr>
                <w:tcW w:w="4675" w:type="dxa"/>
              </w:tcPr>
            </w:tcPrChange>
          </w:tcPr>
          <w:p w14:paraId="028EFC3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A673D4">
        <w:tc>
          <w:tcPr>
            <w:tcW w:w="4675" w:type="dxa"/>
            <w:tcPrChange w:id="323" w:author="Megan Feddern" w:date="2022-04-07T11:30:00Z">
              <w:tcPr>
                <w:tcW w:w="4675" w:type="dxa"/>
              </w:tcPr>
            </w:tcPrChange>
          </w:tcPr>
          <w:p w14:paraId="7E3DB3E6"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Proline</w:t>
            </w:r>
          </w:p>
        </w:tc>
        <w:tc>
          <w:tcPr>
            <w:tcW w:w="4675" w:type="dxa"/>
            <w:tcPrChange w:id="324" w:author="Megan Feddern" w:date="2022-04-07T11:30:00Z">
              <w:tcPr>
                <w:tcW w:w="4675" w:type="dxa"/>
              </w:tcPr>
            </w:tcPrChange>
          </w:tcPr>
          <w:p w14:paraId="202B7F9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A673D4">
        <w:tc>
          <w:tcPr>
            <w:tcW w:w="4675" w:type="dxa"/>
            <w:tcPrChange w:id="325" w:author="Megan Feddern" w:date="2022-04-07T11:30:00Z">
              <w:tcPr>
                <w:tcW w:w="4675" w:type="dxa"/>
              </w:tcPr>
            </w:tcPrChange>
          </w:tcPr>
          <w:p w14:paraId="4E5A99BB"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Valine</w:t>
            </w:r>
          </w:p>
        </w:tc>
        <w:tc>
          <w:tcPr>
            <w:tcW w:w="4675" w:type="dxa"/>
            <w:tcPrChange w:id="326" w:author="Megan Feddern" w:date="2022-04-07T11:30:00Z">
              <w:tcPr>
                <w:tcW w:w="4675" w:type="dxa"/>
              </w:tcPr>
            </w:tcPrChange>
          </w:tcPr>
          <w:p w14:paraId="04C88B68"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A673D4">
        <w:tc>
          <w:tcPr>
            <w:tcW w:w="4675" w:type="dxa"/>
            <w:tcPrChange w:id="327" w:author="Megan Feddern" w:date="2022-04-07T11:30:00Z">
              <w:tcPr>
                <w:tcW w:w="4675" w:type="dxa"/>
              </w:tcPr>
            </w:tcPrChange>
          </w:tcPr>
          <w:p w14:paraId="2A39555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Aspartic Acid</w:t>
            </w:r>
          </w:p>
        </w:tc>
        <w:tc>
          <w:tcPr>
            <w:tcW w:w="4675" w:type="dxa"/>
            <w:tcPrChange w:id="328" w:author="Megan Feddern" w:date="2022-04-07T11:30:00Z">
              <w:tcPr>
                <w:tcW w:w="4675" w:type="dxa"/>
              </w:tcPr>
            </w:tcPrChange>
          </w:tcPr>
          <w:p w14:paraId="748AD0B3"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A673D4">
        <w:tc>
          <w:tcPr>
            <w:tcW w:w="4675" w:type="dxa"/>
            <w:tcBorders>
              <w:bottom w:val="single" w:sz="8" w:space="0" w:color="auto"/>
            </w:tcBorders>
            <w:tcPrChange w:id="329" w:author="Megan Feddern" w:date="2022-04-07T11:30:00Z">
              <w:tcPr>
                <w:tcW w:w="4675" w:type="dxa"/>
                <w:tcBorders>
                  <w:bottom w:val="single" w:sz="8" w:space="0" w:color="auto"/>
                </w:tcBorders>
              </w:tcPr>
            </w:tcPrChange>
          </w:tcPr>
          <w:p w14:paraId="0DE86622" w14:textId="77777777" w:rsidR="0097498A" w:rsidRPr="0097498A" w:rsidRDefault="0097498A" w:rsidP="00A673D4">
            <w:pPr>
              <w:jc w:val="center"/>
              <w:rPr>
                <w:rFonts w:ascii="Times New Roman" w:hAnsi="Times New Roman" w:cs="Times New Roman"/>
              </w:rPr>
            </w:pPr>
            <w:proofErr w:type="spellStart"/>
            <w:r w:rsidRPr="0097498A">
              <w:rPr>
                <w:rFonts w:ascii="Times New Roman" w:hAnsi="Times New Roman" w:cs="Times New Roman"/>
              </w:rPr>
              <w:t>Norleucine</w:t>
            </w:r>
            <w:proofErr w:type="spellEnd"/>
          </w:p>
        </w:tc>
        <w:tc>
          <w:tcPr>
            <w:tcW w:w="4675" w:type="dxa"/>
            <w:tcBorders>
              <w:bottom w:val="single" w:sz="8" w:space="0" w:color="auto"/>
            </w:tcBorders>
            <w:tcPrChange w:id="330" w:author="Megan Feddern" w:date="2022-04-07T11:30:00Z">
              <w:tcPr>
                <w:tcW w:w="4675" w:type="dxa"/>
                <w:tcBorders>
                  <w:bottom w:val="single" w:sz="8" w:space="0" w:color="auto"/>
                </w:tcBorders>
              </w:tcPr>
            </w:tcPrChange>
          </w:tcPr>
          <w:p w14:paraId="27A2DE1A"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0.40</w:t>
            </w:r>
          </w:p>
        </w:tc>
      </w:tr>
    </w:tbl>
    <w:p w14:paraId="665CAC18" w14:textId="4E6F86DF"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w:t>
      </w:r>
      <w:ins w:id="331" w:author="Megan Feddern" w:date="2022-04-07T11:29:00Z">
        <w:r w:rsidR="00224386">
          <w:rPr>
            <w:rFonts w:ascii="Times New Roman" w:hAnsi="Times New Roman" w:cs="Times New Roman"/>
          </w:rPr>
          <w:t xml:space="preserve"> calculated as th</w:t>
        </w:r>
      </w:ins>
      <w:ins w:id="332" w:author="Megan Feddern" w:date="2022-04-07T11:30:00Z">
        <w:r w:rsidR="00224386">
          <w:rPr>
            <w:rFonts w:ascii="Times New Roman" w:hAnsi="Times New Roman" w:cs="Times New Roman"/>
          </w:rPr>
          <w:t xml:space="preserve">e average standard deviation </w:t>
        </w:r>
        <w:r w:rsidR="00A673D4">
          <w:rPr>
            <w:rFonts w:ascii="Times New Roman" w:hAnsi="Times New Roman" w:cs="Times New Roman"/>
          </w:rPr>
          <w:t>of standard triplicate injections.</w:t>
        </w:r>
      </w:ins>
      <w:del w:id="333" w:author="Megan Feddern" w:date="2022-04-07T11:29:00Z">
        <w:r w:rsidRPr="0097498A" w:rsidDel="00224386">
          <w:rPr>
            <w:rFonts w:ascii="Times New Roman" w:hAnsi="Times New Roman" w:cs="Times New Roman"/>
          </w:rPr>
          <w:delText xml:space="preserve">. </w:delText>
        </w:r>
      </w:del>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48C55A37" w:rsidR="00EB4456" w:rsidRDefault="00EB4456">
      <w:pPr>
        <w:rPr>
          <w:ins w:id="334" w:author="Megan Feddern" w:date="2022-04-07T14:52:00Z"/>
          <w:rFonts w:ascii="Times New Roman" w:hAnsi="Times New Roman" w:cs="Times New Roman"/>
          <w:bCs/>
        </w:rPr>
      </w:pPr>
      <w:ins w:id="335" w:author="Megan Feddern" w:date="2022-04-07T14:52:00Z">
        <w:r>
          <w:rPr>
            <w:rFonts w:ascii="Times New Roman" w:hAnsi="Times New Roman" w:cs="Times New Roman"/>
            <w:bCs/>
          </w:rPr>
          <w:br w:type="page"/>
        </w:r>
      </w:ins>
    </w:p>
    <w:p w14:paraId="5482A564" w14:textId="4CBA6FBE" w:rsidR="00EB4456" w:rsidRDefault="00EB4456" w:rsidP="00EB4456">
      <w:pPr>
        <w:rPr>
          <w:ins w:id="336" w:author="Megan Feddern" w:date="2022-04-07T14:56:00Z"/>
          <w:rFonts w:ascii="Times New Roman" w:hAnsi="Times New Roman" w:cs="Times New Roman"/>
        </w:rPr>
      </w:pPr>
      <w:ins w:id="337" w:author="Megan Feddern" w:date="2022-04-07T14:52:00Z">
        <w:r w:rsidRPr="00B462A2">
          <w:rPr>
            <w:rFonts w:ascii="Times New Roman" w:hAnsi="Times New Roman" w:cs="Times New Roman"/>
            <w:b/>
          </w:rPr>
          <w:lastRenderedPageBreak/>
          <w:t>Table S</w:t>
        </w:r>
        <w:r>
          <w:rPr>
            <w:rFonts w:ascii="Times New Roman" w:hAnsi="Times New Roman" w:cs="Times New Roman"/>
            <w:b/>
          </w:rPr>
          <w:t>1</w:t>
        </w:r>
        <w:r>
          <w:rPr>
            <w:rFonts w:ascii="Times New Roman" w:hAnsi="Times New Roman" w:cs="Times New Roman"/>
            <w:b/>
          </w:rPr>
          <w:t>6</w:t>
        </w:r>
        <w:r w:rsidRPr="00B462A2">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rPr>
          <w:t>Data summary showing mean</w:t>
        </w:r>
      </w:ins>
      <w:ins w:id="338" w:author="Megan Feddern" w:date="2022-04-07T14:53:00Z">
        <w:r>
          <w:rPr>
            <w:rFonts w:ascii="Times New Roman" w:hAnsi="Times New Roman" w:cs="Times New Roman"/>
          </w:rPr>
          <w:t xml:space="preserve"> trophic position</w:t>
        </w:r>
      </w:ins>
      <w:ins w:id="339" w:author="Megan Feddern" w:date="2022-04-07T14:54:00Z">
        <w:r w:rsidR="008A655C">
          <w:rPr>
            <w:rFonts w:ascii="Times New Roman" w:hAnsi="Times New Roman" w:cs="Times New Roman"/>
          </w:rPr>
          <w:t xml:space="preserve"> </w:t>
        </w:r>
      </w:ins>
      <w:ins w:id="340" w:author="Megan Feddern" w:date="2022-04-07T14:55:00Z">
        <w:r w:rsidR="008A655C">
          <w:rPr>
            <w:rFonts w:ascii="Times New Roman" w:hAnsi="Times New Roman" w:cs="Times New Roman"/>
          </w:rPr>
          <w:t>calculated from</w:t>
        </w:r>
      </w:ins>
      <w:ins w:id="341" w:author="Megan Feddern" w:date="2022-04-07T14:54:00Z">
        <w:r w:rsidR="008A655C">
          <w:rPr>
            <w:rFonts w:ascii="Times New Roman" w:hAnsi="Times New Roman" w:cs="Times New Roman"/>
          </w:rPr>
          <w:t xml:space="preserve"> glutamic acid (trophic) and phe</w:t>
        </w:r>
      </w:ins>
      <w:ins w:id="342" w:author="Megan Feddern" w:date="2022-04-07T14:55:00Z">
        <w:r w:rsidR="008A655C">
          <w:rPr>
            <w:rFonts w:ascii="Times New Roman" w:hAnsi="Times New Roman" w:cs="Times New Roman"/>
          </w:rPr>
          <w:t>nylalanine (source)</w:t>
        </w:r>
      </w:ins>
      <w:ins w:id="343" w:author="Megan Feddern" w:date="2022-04-07T14:53:00Z">
        <w:r>
          <w:rPr>
            <w:rFonts w:ascii="Times New Roman" w:hAnsi="Times New Roman" w:cs="Times New Roman"/>
          </w:rPr>
          <w:t>, number of samples (n), and standar</w:t>
        </w:r>
        <w:r w:rsidR="008A655C">
          <w:rPr>
            <w:rFonts w:ascii="Times New Roman" w:hAnsi="Times New Roman" w:cs="Times New Roman"/>
          </w:rPr>
          <w:t>d</w:t>
        </w:r>
        <w:r>
          <w:rPr>
            <w:rFonts w:ascii="Times New Roman" w:hAnsi="Times New Roman" w:cs="Times New Roman"/>
          </w:rPr>
          <w:t xml:space="preserve"> deviation</w:t>
        </w:r>
        <w:r w:rsidR="008A655C">
          <w:rPr>
            <w:rFonts w:ascii="Times New Roman" w:hAnsi="Times New Roman" w:cs="Times New Roman"/>
          </w:rPr>
          <w:t xml:space="preserve"> </w:t>
        </w:r>
      </w:ins>
      <w:ins w:id="344" w:author="Megan Feddern" w:date="2022-04-07T14:59:00Z">
        <w:r w:rsidR="00947DAA">
          <w:rPr>
            <w:rFonts w:ascii="Times New Roman" w:hAnsi="Times New Roman" w:cs="Times New Roman"/>
          </w:rPr>
          <w:t>(</w:t>
        </w:r>
        <w:proofErr w:type="spellStart"/>
        <w:r w:rsidR="00947DAA">
          <w:rPr>
            <w:rFonts w:ascii="Times New Roman" w:hAnsi="Times New Roman" w:cs="Times New Roman"/>
          </w:rPr>
          <w:t>sd</w:t>
        </w:r>
        <w:proofErr w:type="spellEnd"/>
        <w:r w:rsidR="00947DAA">
          <w:rPr>
            <w:rFonts w:ascii="Times New Roman" w:hAnsi="Times New Roman" w:cs="Times New Roman"/>
          </w:rPr>
          <w:t xml:space="preserve">) </w:t>
        </w:r>
      </w:ins>
      <w:ins w:id="345" w:author="Megan Feddern" w:date="2022-04-07T14:53:00Z">
        <w:r w:rsidR="008A655C">
          <w:rPr>
            <w:rFonts w:ascii="Times New Roman" w:hAnsi="Times New Roman" w:cs="Times New Roman"/>
          </w:rPr>
          <w:t xml:space="preserve">for each year. </w:t>
        </w:r>
      </w:ins>
      <w:ins w:id="346" w:author="Megan Feddern" w:date="2022-04-07T14:54:00Z">
        <w:r w:rsidR="008A655C">
          <w:rPr>
            <w:rFonts w:ascii="Times New Roman" w:hAnsi="Times New Roman" w:cs="Times New Roman"/>
          </w:rPr>
          <w:t>Standard</w:t>
        </w:r>
      </w:ins>
      <w:ins w:id="347" w:author="Megan Feddern" w:date="2022-04-07T14:53:00Z">
        <w:r w:rsidR="008A655C">
          <w:rPr>
            <w:rFonts w:ascii="Times New Roman" w:hAnsi="Times New Roman" w:cs="Times New Roman"/>
          </w:rPr>
          <w:t xml:space="preserve"> </w:t>
        </w:r>
      </w:ins>
      <w:ins w:id="348" w:author="Megan Feddern" w:date="2022-04-07T14:54:00Z">
        <w:r w:rsidR="008A655C">
          <w:rPr>
            <w:rFonts w:ascii="Times New Roman" w:hAnsi="Times New Roman" w:cs="Times New Roman"/>
          </w:rPr>
          <w:t>deviation</w:t>
        </w:r>
      </w:ins>
      <w:ins w:id="349" w:author="Megan Feddern" w:date="2022-04-07T14:53:00Z">
        <w:r w:rsidR="008A655C">
          <w:rPr>
            <w:rFonts w:ascii="Times New Roman" w:hAnsi="Times New Roman" w:cs="Times New Roman"/>
          </w:rPr>
          <w:t xml:space="preserve"> </w:t>
        </w:r>
      </w:ins>
      <w:ins w:id="350" w:author="Megan Feddern" w:date="2022-04-29T08:59:00Z">
        <w:r w:rsidR="00A233A6">
          <w:rPr>
            <w:rFonts w:ascii="Times New Roman" w:hAnsi="Times New Roman" w:cs="Times New Roman"/>
          </w:rPr>
          <w:t xml:space="preserve">of trophic position </w:t>
        </w:r>
      </w:ins>
      <w:ins w:id="351" w:author="Megan Feddern" w:date="2022-04-07T14:54:00Z">
        <w:r w:rsidR="008A655C">
          <w:rPr>
            <w:rFonts w:ascii="Times New Roman" w:hAnsi="Times New Roman" w:cs="Times New Roman"/>
          </w:rPr>
          <w:t xml:space="preserve">was calculated using </w:t>
        </w:r>
      </w:ins>
      <w:ins w:id="352" w:author="Megan Feddern" w:date="2022-04-29T09:00:00Z">
        <w:r w:rsidR="00A233A6">
          <w:rPr>
            <w:rFonts w:ascii="Times New Roman" w:hAnsi="Times New Roman" w:cs="Times New Roman"/>
          </w:rPr>
          <w:t>the</w:t>
        </w:r>
      </w:ins>
      <w:ins w:id="353" w:author="Megan Feddern" w:date="2022-04-29T08:59:00Z">
        <w:r w:rsidR="00A233A6">
          <w:rPr>
            <w:rFonts w:ascii="Times New Roman" w:hAnsi="Times New Roman" w:cs="Times New Roman"/>
          </w:rPr>
          <w:t xml:space="preserve"> standard </w:t>
        </w:r>
      </w:ins>
      <w:ins w:id="354" w:author="Megan Feddern" w:date="2022-04-29T09:00:00Z">
        <w:r w:rsidR="00A233A6">
          <w:rPr>
            <w:rFonts w:ascii="Times New Roman" w:hAnsi="Times New Roman" w:cs="Times New Roman"/>
          </w:rPr>
          <w:t>deviations</w:t>
        </w:r>
      </w:ins>
      <w:ins w:id="355" w:author="Megan Feddern" w:date="2022-04-29T08:59:00Z">
        <w:r w:rsidR="00A233A6">
          <w:rPr>
            <w:rFonts w:ascii="Times New Roman" w:hAnsi="Times New Roman" w:cs="Times New Roman"/>
          </w:rPr>
          <w:t xml:space="preserve"> for TEF</w:t>
        </w:r>
      </w:ins>
      <w:ins w:id="356" w:author="Megan Feddern" w:date="2022-04-29T09:00:00Z">
        <w:r w:rsidR="00A233A6">
          <w:rPr>
            <w:rFonts w:ascii="Times New Roman" w:hAnsi="Times New Roman" w:cs="Times New Roman"/>
          </w:rPr>
          <w:t xml:space="preserve">s and </w:t>
        </w:r>
        <w:r w:rsidR="00A233A6" w:rsidRPr="0091671B">
          <w:rPr>
            <w:rFonts w:ascii="Times New Roman" w:eastAsia="Times New Roman" w:hAnsi="Times New Roman" w:cs="Times New Roman"/>
            <w:i/>
            <w:lang w:val="el-GR"/>
          </w:rPr>
          <w:t>β</w:t>
        </w:r>
        <w:r w:rsidR="00A233A6">
          <w:rPr>
            <w:rFonts w:ascii="Times New Roman" w:hAnsi="Times New Roman" w:cs="Times New Roman"/>
          </w:rPr>
          <w:t xml:space="preserve"> (</w:t>
        </w:r>
      </w:ins>
      <w:ins w:id="357" w:author="Megan Feddern" w:date="2022-04-29T09:01:00Z">
        <w:r w:rsidR="00A233A6">
          <w:rPr>
            <w:rFonts w:ascii="Times New Roman" w:hAnsi="Times New Roman" w:cs="Times New Roman"/>
          </w:rPr>
          <w:t>Appendix S</w:t>
        </w:r>
        <w:proofErr w:type="gramStart"/>
        <w:r w:rsidR="00A233A6">
          <w:rPr>
            <w:rFonts w:ascii="Times New Roman" w:hAnsi="Times New Roman" w:cs="Times New Roman"/>
          </w:rPr>
          <w:t>1:</w:t>
        </w:r>
      </w:ins>
      <w:ins w:id="358" w:author="Megan Feddern" w:date="2022-04-29T09:00:00Z">
        <w:r w:rsidR="00A233A6">
          <w:rPr>
            <w:rFonts w:ascii="Times New Roman" w:hAnsi="Times New Roman" w:cs="Times New Roman"/>
          </w:rPr>
          <w:t>Table</w:t>
        </w:r>
        <w:proofErr w:type="gramEnd"/>
        <w:r w:rsidR="00A233A6">
          <w:rPr>
            <w:rFonts w:ascii="Times New Roman" w:hAnsi="Times New Roman" w:cs="Times New Roman"/>
          </w:rPr>
          <w:t xml:space="preserve"> S</w:t>
        </w:r>
      </w:ins>
      <w:ins w:id="359" w:author="Megan Feddern" w:date="2022-04-29T09:01:00Z">
        <w:r w:rsidR="00A233A6">
          <w:rPr>
            <w:rFonts w:ascii="Times New Roman" w:hAnsi="Times New Roman" w:cs="Times New Roman"/>
          </w:rPr>
          <w:t>2</w:t>
        </w:r>
      </w:ins>
      <w:ins w:id="360" w:author="Megan Feddern" w:date="2022-04-29T09:00:00Z">
        <w:r w:rsidR="00A233A6">
          <w:rPr>
            <w:rFonts w:ascii="Times New Roman" w:hAnsi="Times New Roman" w:cs="Times New Roman"/>
          </w:rPr>
          <w:t xml:space="preserve">) and </w:t>
        </w:r>
      </w:ins>
      <w:ins w:id="361" w:author="Megan Feddern" w:date="2022-04-07T14:54:00Z">
        <w:r w:rsidR="008A655C">
          <w:rPr>
            <w:rFonts w:ascii="Times New Roman" w:hAnsi="Times New Roman" w:cs="Times New Roman"/>
          </w:rPr>
          <w:t xml:space="preserve">the analytical error for </w:t>
        </w:r>
      </w:ins>
      <w:ins w:id="362" w:author="Megan Feddern" w:date="2022-04-07T14:55:00Z">
        <w:r w:rsidR="008A655C">
          <w:rPr>
            <w:rFonts w:ascii="Times New Roman" w:hAnsi="Times New Roman" w:cs="Times New Roman"/>
          </w:rPr>
          <w:t xml:space="preserve">glutamic acid and </w:t>
        </w:r>
      </w:ins>
      <w:ins w:id="363" w:author="Megan Feddern" w:date="2022-04-07T14:56:00Z">
        <w:r w:rsidR="008A655C">
          <w:rPr>
            <w:rFonts w:ascii="Times New Roman" w:hAnsi="Times New Roman" w:cs="Times New Roman"/>
          </w:rPr>
          <w:t>phenylalanine</w:t>
        </w:r>
      </w:ins>
      <w:ins w:id="364" w:author="Megan Feddern" w:date="2022-04-07T14:55:00Z">
        <w:r w:rsidR="008A655C">
          <w:rPr>
            <w:rFonts w:ascii="Times New Roman" w:hAnsi="Times New Roman" w:cs="Times New Roman"/>
          </w:rPr>
          <w:t xml:space="preserve"> (</w:t>
        </w:r>
      </w:ins>
      <w:ins w:id="365" w:author="Megan Feddern" w:date="2022-04-29T09:00:00Z">
        <w:r w:rsidR="00A233A6">
          <w:rPr>
            <w:rFonts w:ascii="Times New Roman" w:hAnsi="Times New Roman" w:cs="Times New Roman"/>
          </w:rPr>
          <w:t>Appendix S1:</w:t>
        </w:r>
      </w:ins>
      <w:ins w:id="366" w:author="Megan Feddern" w:date="2022-04-07T14:56:00Z">
        <w:r w:rsidR="008A655C">
          <w:rPr>
            <w:rFonts w:ascii="Times New Roman" w:hAnsi="Times New Roman" w:cs="Times New Roman"/>
          </w:rPr>
          <w:t>Table</w:t>
        </w:r>
      </w:ins>
      <w:ins w:id="367" w:author="Megan Feddern" w:date="2022-04-07T14:55:00Z">
        <w:r w:rsidR="008A655C">
          <w:rPr>
            <w:rFonts w:ascii="Times New Roman" w:hAnsi="Times New Roman" w:cs="Times New Roman"/>
          </w:rPr>
          <w:t xml:space="preserve"> S1</w:t>
        </w:r>
      </w:ins>
      <w:ins w:id="368" w:author="Megan Feddern" w:date="2022-04-07T14:56:00Z">
        <w:r w:rsidR="008A655C">
          <w:rPr>
            <w:rFonts w:ascii="Times New Roman" w:hAnsi="Times New Roman" w:cs="Times New Roman"/>
          </w:rPr>
          <w:t>3)</w:t>
        </w:r>
      </w:ins>
      <w:ins w:id="369" w:author="Megan Feddern" w:date="2022-04-29T09:00:00Z">
        <w:r w:rsidR="00A233A6">
          <w:rPr>
            <w:rFonts w:ascii="Times New Roman" w:hAnsi="Times New Roman" w:cs="Times New Roman"/>
          </w:rPr>
          <w:t xml:space="preserve"> following the methods of Blum et al. </w:t>
        </w:r>
      </w:ins>
      <w:ins w:id="370" w:author="Megan Feddern" w:date="2022-04-29T09:01:00Z">
        <w:r w:rsidR="00A233A6">
          <w:rPr>
            <w:rFonts w:ascii="Times New Roman" w:hAnsi="Times New Roman" w:cs="Times New Roman"/>
          </w:rPr>
          <w:t>2013</w:t>
        </w:r>
      </w:ins>
      <w:ins w:id="371" w:author="Megan Feddern" w:date="2022-04-26T10:29:00Z">
        <w:r w:rsidR="00345E4E">
          <w:rPr>
            <w:rFonts w:ascii="Times New Roman" w:hAnsi="Times New Roman" w:cs="Times New Roman"/>
          </w:rPr>
          <w:t>.</w:t>
        </w:r>
      </w:ins>
    </w:p>
    <w:p w14:paraId="00EB0897" w14:textId="53B54552" w:rsidR="008A655C" w:rsidRDefault="008A655C" w:rsidP="00EB4456">
      <w:pPr>
        <w:rPr>
          <w:ins w:id="372" w:author="Megan Feddern" w:date="2022-04-07T14:56:00Z"/>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Change w:id="373" w:author="Megan Feddern" w:date="2022-04-28T15:03:00Z">
          <w:tblPr>
            <w:tblW w:w="0" w:type="auto"/>
            <w:tblCellMar>
              <w:top w:w="15" w:type="dxa"/>
              <w:left w:w="15" w:type="dxa"/>
              <w:bottom w:w="15" w:type="dxa"/>
              <w:right w:w="15" w:type="dxa"/>
            </w:tblCellMar>
            <w:tblLook w:val="04A0" w:firstRow="1" w:lastRow="0" w:firstColumn="1" w:lastColumn="0" w:noHBand="0" w:noVBand="1"/>
          </w:tblPr>
        </w:tblPrChange>
      </w:tblPr>
      <w:tblGrid>
        <w:gridCol w:w="713"/>
        <w:gridCol w:w="778"/>
        <w:gridCol w:w="530"/>
        <w:gridCol w:w="470"/>
        <w:tblGridChange w:id="374">
          <w:tblGrid>
            <w:gridCol w:w="748"/>
            <w:gridCol w:w="778"/>
            <w:gridCol w:w="530"/>
            <w:gridCol w:w="470"/>
          </w:tblGrid>
        </w:tblGridChange>
      </w:tblGrid>
      <w:tr w:rsidR="00D038B4" w14:paraId="4400A284" w14:textId="77777777" w:rsidTr="00D038B4">
        <w:trPr>
          <w:jc w:val="center"/>
          <w:ins w:id="375" w:author="Megan Feddern" w:date="2022-04-28T15:03:00Z"/>
        </w:trPr>
        <w:tc>
          <w:tcPr>
            <w:tcW w:w="0" w:type="auto"/>
            <w:gridSpan w:val="4"/>
            <w:tcBorders>
              <w:top w:val="nil"/>
              <w:left w:val="nil"/>
              <w:bottom w:val="nil"/>
              <w:right w:val="nil"/>
            </w:tcBorders>
            <w:tcMar>
              <w:top w:w="113" w:type="dxa"/>
              <w:left w:w="113" w:type="dxa"/>
              <w:bottom w:w="113" w:type="dxa"/>
              <w:right w:w="113" w:type="dxa"/>
            </w:tcMar>
            <w:vAlign w:val="center"/>
            <w:hideMark/>
            <w:tcPrChange w:id="376" w:author="Megan Feddern" w:date="2022-04-28T15:03:00Z">
              <w:tcPr>
                <w:tcW w:w="0" w:type="auto"/>
                <w:gridSpan w:val="4"/>
                <w:tcBorders>
                  <w:top w:val="nil"/>
                  <w:left w:val="nil"/>
                  <w:bottom w:val="nil"/>
                  <w:right w:val="nil"/>
                </w:tcBorders>
                <w:tcMar>
                  <w:top w:w="113" w:type="dxa"/>
                  <w:left w:w="113" w:type="dxa"/>
                  <w:bottom w:w="113" w:type="dxa"/>
                  <w:right w:w="113" w:type="dxa"/>
                </w:tcMar>
                <w:vAlign w:val="center"/>
                <w:hideMark/>
              </w:tcPr>
            </w:tcPrChange>
          </w:tcPr>
          <w:p w14:paraId="3E50FCD7" w14:textId="77777777" w:rsidR="00D038B4" w:rsidRDefault="00D038B4" w:rsidP="00936DDE">
            <w:pPr>
              <w:rPr>
                <w:ins w:id="377" w:author="Megan Feddern" w:date="2022-04-28T15:03:00Z"/>
                <w:rFonts w:eastAsia="Times New Roman"/>
                <w:b/>
                <w:bCs/>
              </w:rPr>
            </w:pPr>
          </w:p>
        </w:tc>
      </w:tr>
      <w:tr w:rsidR="00D038B4" w14:paraId="52C5D756" w14:textId="77777777" w:rsidTr="00D038B4">
        <w:trPr>
          <w:jc w:val="center"/>
          <w:ins w:id="378" w:author="Megan Feddern" w:date="2022-04-28T15:03:00Z"/>
        </w:trPr>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79"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676776B2" w14:textId="2039F6C1" w:rsidR="00D038B4" w:rsidRDefault="00D038B4" w:rsidP="00936DDE">
            <w:pPr>
              <w:rPr>
                <w:ins w:id="380" w:author="Megan Feddern" w:date="2022-04-28T15:03:00Z"/>
                <w:rFonts w:eastAsia="Times New Roman"/>
                <w:i/>
                <w:iCs/>
              </w:rPr>
            </w:pPr>
            <w:ins w:id="381" w:author="Megan Feddern" w:date="2022-04-28T15:04:00Z">
              <w:r>
                <w:rPr>
                  <w:rFonts w:eastAsia="Times New Roman"/>
                  <w:i/>
                  <w:iCs/>
                </w:rPr>
                <w:t>Year</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82"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07417537" w14:textId="77777777" w:rsidR="00D038B4" w:rsidRDefault="00D038B4" w:rsidP="00936DDE">
            <w:pPr>
              <w:jc w:val="center"/>
              <w:rPr>
                <w:ins w:id="383" w:author="Megan Feddern" w:date="2022-04-28T15:03:00Z"/>
                <w:rFonts w:eastAsia="Times New Roman"/>
                <w:i/>
                <w:iCs/>
              </w:rPr>
            </w:pPr>
            <w:ins w:id="384" w:author="Megan Feddern" w:date="2022-04-28T15:03:00Z">
              <w:r>
                <w:rPr>
                  <w:rFonts w:eastAsia="Times New Roman"/>
                  <w:i/>
                  <w:iCs/>
                </w:rPr>
                <w:t>mean</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85"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753A7DB1" w14:textId="77777777" w:rsidR="00D038B4" w:rsidRDefault="00D038B4" w:rsidP="00936DDE">
            <w:pPr>
              <w:jc w:val="center"/>
              <w:rPr>
                <w:ins w:id="386" w:author="Megan Feddern" w:date="2022-04-28T15:03:00Z"/>
                <w:rFonts w:eastAsia="Times New Roman"/>
                <w:i/>
                <w:iCs/>
              </w:rPr>
            </w:pPr>
            <w:ins w:id="387" w:author="Megan Feddern" w:date="2022-04-28T15:03:00Z">
              <w:r>
                <w:rPr>
                  <w:rFonts w:eastAsia="Times New Roman"/>
                  <w:i/>
                  <w:iCs/>
                </w:rPr>
                <w:t>SD</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88"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5FF4F0C6" w14:textId="77777777" w:rsidR="00D038B4" w:rsidRDefault="00D038B4" w:rsidP="00936DDE">
            <w:pPr>
              <w:jc w:val="center"/>
              <w:rPr>
                <w:ins w:id="389" w:author="Megan Feddern" w:date="2022-04-28T15:03:00Z"/>
                <w:rFonts w:eastAsia="Times New Roman"/>
                <w:i/>
                <w:iCs/>
              </w:rPr>
            </w:pPr>
            <w:ins w:id="390" w:author="Megan Feddern" w:date="2022-04-28T15:03:00Z">
              <w:r>
                <w:rPr>
                  <w:rFonts w:eastAsia="Times New Roman"/>
                  <w:i/>
                  <w:iCs/>
                </w:rPr>
                <w:t>n</w:t>
              </w:r>
            </w:ins>
          </w:p>
        </w:tc>
      </w:tr>
      <w:tr w:rsidR="00D038B4" w14:paraId="73BCFE77" w14:textId="77777777" w:rsidTr="00D038B4">
        <w:trPr>
          <w:jc w:val="center"/>
          <w:ins w:id="391" w:author="Megan Feddern" w:date="2022-04-28T15:03:00Z"/>
        </w:trPr>
        <w:tc>
          <w:tcPr>
            <w:tcW w:w="0" w:type="auto"/>
            <w:tcMar>
              <w:top w:w="113" w:type="dxa"/>
              <w:left w:w="113" w:type="dxa"/>
              <w:bottom w:w="113" w:type="dxa"/>
              <w:right w:w="113" w:type="dxa"/>
            </w:tcMar>
            <w:hideMark/>
            <w:tcPrChange w:id="392" w:author="Megan Feddern" w:date="2022-04-28T15:03:00Z">
              <w:tcPr>
                <w:tcW w:w="0" w:type="auto"/>
                <w:tcMar>
                  <w:top w:w="113" w:type="dxa"/>
                  <w:left w:w="113" w:type="dxa"/>
                  <w:bottom w:w="113" w:type="dxa"/>
                  <w:right w:w="113" w:type="dxa"/>
                </w:tcMar>
                <w:hideMark/>
              </w:tcPr>
            </w:tcPrChange>
          </w:tcPr>
          <w:p w14:paraId="0AE2DE4E" w14:textId="77777777" w:rsidR="00D038B4" w:rsidRDefault="00D038B4" w:rsidP="00936DDE">
            <w:pPr>
              <w:rPr>
                <w:ins w:id="393" w:author="Megan Feddern" w:date="2022-04-28T15:03:00Z"/>
                <w:rFonts w:eastAsia="Times New Roman"/>
              </w:rPr>
            </w:pPr>
            <w:ins w:id="394" w:author="Megan Feddern" w:date="2022-04-28T15:03:00Z">
              <w:r>
                <w:rPr>
                  <w:rFonts w:eastAsia="Times New Roman"/>
                </w:rPr>
                <w:t>1928</w:t>
              </w:r>
            </w:ins>
          </w:p>
        </w:tc>
        <w:tc>
          <w:tcPr>
            <w:tcW w:w="0" w:type="auto"/>
            <w:tcMar>
              <w:top w:w="113" w:type="dxa"/>
              <w:left w:w="113" w:type="dxa"/>
              <w:bottom w:w="113" w:type="dxa"/>
              <w:right w:w="113" w:type="dxa"/>
            </w:tcMar>
            <w:hideMark/>
            <w:tcPrChange w:id="395" w:author="Megan Feddern" w:date="2022-04-28T15:03:00Z">
              <w:tcPr>
                <w:tcW w:w="0" w:type="auto"/>
                <w:tcMar>
                  <w:top w:w="113" w:type="dxa"/>
                  <w:left w:w="113" w:type="dxa"/>
                  <w:bottom w:w="113" w:type="dxa"/>
                  <w:right w:w="113" w:type="dxa"/>
                </w:tcMar>
                <w:hideMark/>
              </w:tcPr>
            </w:tcPrChange>
          </w:tcPr>
          <w:p w14:paraId="3C770491" w14:textId="77777777" w:rsidR="00D038B4" w:rsidRDefault="00D038B4" w:rsidP="00936DDE">
            <w:pPr>
              <w:jc w:val="center"/>
              <w:rPr>
                <w:ins w:id="396" w:author="Megan Feddern" w:date="2022-04-28T15:03:00Z"/>
                <w:rFonts w:eastAsia="Times New Roman"/>
              </w:rPr>
            </w:pPr>
            <w:ins w:id="397" w:author="Megan Feddern" w:date="2022-04-28T15:03:00Z">
              <w:r>
                <w:rPr>
                  <w:rFonts w:eastAsia="Times New Roman"/>
                </w:rPr>
                <w:t>4.3</w:t>
              </w:r>
            </w:ins>
          </w:p>
        </w:tc>
        <w:tc>
          <w:tcPr>
            <w:tcW w:w="0" w:type="auto"/>
            <w:tcMar>
              <w:top w:w="113" w:type="dxa"/>
              <w:left w:w="113" w:type="dxa"/>
              <w:bottom w:w="113" w:type="dxa"/>
              <w:right w:w="113" w:type="dxa"/>
            </w:tcMar>
            <w:hideMark/>
            <w:tcPrChange w:id="398" w:author="Megan Feddern" w:date="2022-04-28T15:03:00Z">
              <w:tcPr>
                <w:tcW w:w="0" w:type="auto"/>
                <w:tcMar>
                  <w:top w:w="113" w:type="dxa"/>
                  <w:left w:w="113" w:type="dxa"/>
                  <w:bottom w:w="113" w:type="dxa"/>
                  <w:right w:w="113" w:type="dxa"/>
                </w:tcMar>
                <w:hideMark/>
              </w:tcPr>
            </w:tcPrChange>
          </w:tcPr>
          <w:p w14:paraId="3CF70B4A" w14:textId="77777777" w:rsidR="00D038B4" w:rsidRDefault="00D038B4" w:rsidP="00936DDE">
            <w:pPr>
              <w:jc w:val="center"/>
              <w:rPr>
                <w:ins w:id="399" w:author="Megan Feddern" w:date="2022-04-28T15:03:00Z"/>
                <w:rFonts w:eastAsia="Times New Roman"/>
              </w:rPr>
            </w:pPr>
            <w:ins w:id="400" w:author="Megan Feddern" w:date="2022-04-28T15:03:00Z">
              <w:r>
                <w:rPr>
                  <w:rFonts w:eastAsia="Times New Roman"/>
                </w:rPr>
                <w:t>0.2</w:t>
              </w:r>
            </w:ins>
          </w:p>
        </w:tc>
        <w:tc>
          <w:tcPr>
            <w:tcW w:w="0" w:type="auto"/>
            <w:tcMar>
              <w:top w:w="113" w:type="dxa"/>
              <w:left w:w="113" w:type="dxa"/>
              <w:bottom w:w="113" w:type="dxa"/>
              <w:right w:w="113" w:type="dxa"/>
            </w:tcMar>
            <w:hideMark/>
            <w:tcPrChange w:id="401" w:author="Megan Feddern" w:date="2022-04-28T15:03:00Z">
              <w:tcPr>
                <w:tcW w:w="0" w:type="auto"/>
                <w:tcMar>
                  <w:top w:w="113" w:type="dxa"/>
                  <w:left w:w="113" w:type="dxa"/>
                  <w:bottom w:w="113" w:type="dxa"/>
                  <w:right w:w="113" w:type="dxa"/>
                </w:tcMar>
                <w:hideMark/>
              </w:tcPr>
            </w:tcPrChange>
          </w:tcPr>
          <w:p w14:paraId="6C78DCD6" w14:textId="77777777" w:rsidR="00D038B4" w:rsidRDefault="00D038B4" w:rsidP="00936DDE">
            <w:pPr>
              <w:jc w:val="center"/>
              <w:rPr>
                <w:ins w:id="402" w:author="Megan Feddern" w:date="2022-04-28T15:03:00Z"/>
                <w:rFonts w:eastAsia="Times New Roman"/>
              </w:rPr>
            </w:pPr>
            <w:ins w:id="403" w:author="Megan Feddern" w:date="2022-04-28T15:03:00Z">
              <w:r>
                <w:rPr>
                  <w:rFonts w:eastAsia="Times New Roman"/>
                </w:rPr>
                <w:t>3</w:t>
              </w:r>
            </w:ins>
          </w:p>
        </w:tc>
      </w:tr>
      <w:tr w:rsidR="00D038B4" w14:paraId="65AC5912" w14:textId="77777777" w:rsidTr="00D038B4">
        <w:trPr>
          <w:jc w:val="center"/>
          <w:ins w:id="404" w:author="Megan Feddern" w:date="2022-04-28T15:03:00Z"/>
        </w:trPr>
        <w:tc>
          <w:tcPr>
            <w:tcW w:w="0" w:type="auto"/>
            <w:tcMar>
              <w:top w:w="113" w:type="dxa"/>
              <w:left w:w="113" w:type="dxa"/>
              <w:bottom w:w="113" w:type="dxa"/>
              <w:right w:w="113" w:type="dxa"/>
            </w:tcMar>
            <w:hideMark/>
            <w:tcPrChange w:id="405" w:author="Megan Feddern" w:date="2022-04-28T15:03:00Z">
              <w:tcPr>
                <w:tcW w:w="0" w:type="auto"/>
                <w:tcMar>
                  <w:top w:w="113" w:type="dxa"/>
                  <w:left w:w="113" w:type="dxa"/>
                  <w:bottom w:w="113" w:type="dxa"/>
                  <w:right w:w="113" w:type="dxa"/>
                </w:tcMar>
                <w:hideMark/>
              </w:tcPr>
            </w:tcPrChange>
          </w:tcPr>
          <w:p w14:paraId="347B1DD5" w14:textId="77777777" w:rsidR="00D038B4" w:rsidRDefault="00D038B4" w:rsidP="00936DDE">
            <w:pPr>
              <w:rPr>
                <w:ins w:id="406" w:author="Megan Feddern" w:date="2022-04-28T15:03:00Z"/>
                <w:rFonts w:eastAsia="Times New Roman"/>
              </w:rPr>
            </w:pPr>
            <w:ins w:id="407" w:author="Megan Feddern" w:date="2022-04-28T15:03:00Z">
              <w:r>
                <w:rPr>
                  <w:rFonts w:eastAsia="Times New Roman"/>
                </w:rPr>
                <w:t>1937</w:t>
              </w:r>
            </w:ins>
          </w:p>
        </w:tc>
        <w:tc>
          <w:tcPr>
            <w:tcW w:w="0" w:type="auto"/>
            <w:tcMar>
              <w:top w:w="113" w:type="dxa"/>
              <w:left w:w="113" w:type="dxa"/>
              <w:bottom w:w="113" w:type="dxa"/>
              <w:right w:w="113" w:type="dxa"/>
            </w:tcMar>
            <w:hideMark/>
            <w:tcPrChange w:id="408" w:author="Megan Feddern" w:date="2022-04-28T15:03:00Z">
              <w:tcPr>
                <w:tcW w:w="0" w:type="auto"/>
                <w:tcMar>
                  <w:top w:w="113" w:type="dxa"/>
                  <w:left w:w="113" w:type="dxa"/>
                  <w:bottom w:w="113" w:type="dxa"/>
                  <w:right w:w="113" w:type="dxa"/>
                </w:tcMar>
                <w:hideMark/>
              </w:tcPr>
            </w:tcPrChange>
          </w:tcPr>
          <w:p w14:paraId="72343EEE" w14:textId="77777777" w:rsidR="00D038B4" w:rsidRDefault="00D038B4" w:rsidP="00936DDE">
            <w:pPr>
              <w:jc w:val="center"/>
              <w:rPr>
                <w:ins w:id="409" w:author="Megan Feddern" w:date="2022-04-28T15:03:00Z"/>
                <w:rFonts w:eastAsia="Times New Roman"/>
              </w:rPr>
            </w:pPr>
            <w:ins w:id="410" w:author="Megan Feddern" w:date="2022-04-28T15:03:00Z">
              <w:r>
                <w:rPr>
                  <w:rFonts w:eastAsia="Times New Roman"/>
                </w:rPr>
                <w:t>4.0</w:t>
              </w:r>
            </w:ins>
          </w:p>
        </w:tc>
        <w:tc>
          <w:tcPr>
            <w:tcW w:w="0" w:type="auto"/>
            <w:tcMar>
              <w:top w:w="113" w:type="dxa"/>
              <w:left w:w="113" w:type="dxa"/>
              <w:bottom w:w="113" w:type="dxa"/>
              <w:right w:w="113" w:type="dxa"/>
            </w:tcMar>
            <w:hideMark/>
            <w:tcPrChange w:id="411" w:author="Megan Feddern" w:date="2022-04-28T15:03:00Z">
              <w:tcPr>
                <w:tcW w:w="0" w:type="auto"/>
                <w:tcMar>
                  <w:top w:w="113" w:type="dxa"/>
                  <w:left w:w="113" w:type="dxa"/>
                  <w:bottom w:w="113" w:type="dxa"/>
                  <w:right w:w="113" w:type="dxa"/>
                </w:tcMar>
                <w:hideMark/>
              </w:tcPr>
            </w:tcPrChange>
          </w:tcPr>
          <w:p w14:paraId="595F2666" w14:textId="77777777" w:rsidR="00D038B4" w:rsidRDefault="00D038B4" w:rsidP="00936DDE">
            <w:pPr>
              <w:jc w:val="center"/>
              <w:rPr>
                <w:ins w:id="412" w:author="Megan Feddern" w:date="2022-04-28T15:03:00Z"/>
                <w:rFonts w:eastAsia="Times New Roman"/>
              </w:rPr>
            </w:pPr>
            <w:ins w:id="413" w:author="Megan Feddern" w:date="2022-04-28T15:03:00Z">
              <w:r>
                <w:rPr>
                  <w:rFonts w:eastAsia="Times New Roman"/>
                </w:rPr>
                <w:t>0.3</w:t>
              </w:r>
            </w:ins>
          </w:p>
        </w:tc>
        <w:tc>
          <w:tcPr>
            <w:tcW w:w="0" w:type="auto"/>
            <w:tcMar>
              <w:top w:w="113" w:type="dxa"/>
              <w:left w:w="113" w:type="dxa"/>
              <w:bottom w:w="113" w:type="dxa"/>
              <w:right w:w="113" w:type="dxa"/>
            </w:tcMar>
            <w:hideMark/>
            <w:tcPrChange w:id="414" w:author="Megan Feddern" w:date="2022-04-28T15:03:00Z">
              <w:tcPr>
                <w:tcW w:w="0" w:type="auto"/>
                <w:tcMar>
                  <w:top w:w="113" w:type="dxa"/>
                  <w:left w:w="113" w:type="dxa"/>
                  <w:bottom w:w="113" w:type="dxa"/>
                  <w:right w:w="113" w:type="dxa"/>
                </w:tcMar>
                <w:hideMark/>
              </w:tcPr>
            </w:tcPrChange>
          </w:tcPr>
          <w:p w14:paraId="3250ED4C" w14:textId="77777777" w:rsidR="00D038B4" w:rsidRDefault="00D038B4" w:rsidP="00936DDE">
            <w:pPr>
              <w:jc w:val="center"/>
              <w:rPr>
                <w:ins w:id="415" w:author="Megan Feddern" w:date="2022-04-28T15:03:00Z"/>
                <w:rFonts w:eastAsia="Times New Roman"/>
              </w:rPr>
            </w:pPr>
            <w:ins w:id="416" w:author="Megan Feddern" w:date="2022-04-28T15:03:00Z">
              <w:r>
                <w:rPr>
                  <w:rFonts w:eastAsia="Times New Roman"/>
                </w:rPr>
                <w:t>1</w:t>
              </w:r>
            </w:ins>
          </w:p>
        </w:tc>
      </w:tr>
      <w:tr w:rsidR="00D038B4" w14:paraId="68899731" w14:textId="77777777" w:rsidTr="00D038B4">
        <w:trPr>
          <w:jc w:val="center"/>
          <w:ins w:id="417" w:author="Megan Feddern" w:date="2022-04-28T15:03:00Z"/>
        </w:trPr>
        <w:tc>
          <w:tcPr>
            <w:tcW w:w="0" w:type="auto"/>
            <w:tcMar>
              <w:top w:w="113" w:type="dxa"/>
              <w:left w:w="113" w:type="dxa"/>
              <w:bottom w:w="113" w:type="dxa"/>
              <w:right w:w="113" w:type="dxa"/>
            </w:tcMar>
            <w:hideMark/>
            <w:tcPrChange w:id="418" w:author="Megan Feddern" w:date="2022-04-28T15:03:00Z">
              <w:tcPr>
                <w:tcW w:w="0" w:type="auto"/>
                <w:tcMar>
                  <w:top w:w="113" w:type="dxa"/>
                  <w:left w:w="113" w:type="dxa"/>
                  <w:bottom w:w="113" w:type="dxa"/>
                  <w:right w:w="113" w:type="dxa"/>
                </w:tcMar>
                <w:hideMark/>
              </w:tcPr>
            </w:tcPrChange>
          </w:tcPr>
          <w:p w14:paraId="1FE1E6ED" w14:textId="77777777" w:rsidR="00D038B4" w:rsidRDefault="00D038B4" w:rsidP="00936DDE">
            <w:pPr>
              <w:rPr>
                <w:ins w:id="419" w:author="Megan Feddern" w:date="2022-04-28T15:03:00Z"/>
                <w:rFonts w:eastAsia="Times New Roman"/>
              </w:rPr>
            </w:pPr>
            <w:ins w:id="420" w:author="Megan Feddern" w:date="2022-04-28T15:03:00Z">
              <w:r>
                <w:rPr>
                  <w:rFonts w:eastAsia="Times New Roman"/>
                </w:rPr>
                <w:t>1942</w:t>
              </w:r>
            </w:ins>
          </w:p>
        </w:tc>
        <w:tc>
          <w:tcPr>
            <w:tcW w:w="0" w:type="auto"/>
            <w:tcMar>
              <w:top w:w="113" w:type="dxa"/>
              <w:left w:w="113" w:type="dxa"/>
              <w:bottom w:w="113" w:type="dxa"/>
              <w:right w:w="113" w:type="dxa"/>
            </w:tcMar>
            <w:hideMark/>
            <w:tcPrChange w:id="421" w:author="Megan Feddern" w:date="2022-04-28T15:03:00Z">
              <w:tcPr>
                <w:tcW w:w="0" w:type="auto"/>
                <w:tcMar>
                  <w:top w:w="113" w:type="dxa"/>
                  <w:left w:w="113" w:type="dxa"/>
                  <w:bottom w:w="113" w:type="dxa"/>
                  <w:right w:w="113" w:type="dxa"/>
                </w:tcMar>
                <w:hideMark/>
              </w:tcPr>
            </w:tcPrChange>
          </w:tcPr>
          <w:p w14:paraId="3864CE57" w14:textId="77777777" w:rsidR="00D038B4" w:rsidRDefault="00D038B4" w:rsidP="00936DDE">
            <w:pPr>
              <w:jc w:val="center"/>
              <w:rPr>
                <w:ins w:id="422" w:author="Megan Feddern" w:date="2022-04-28T15:03:00Z"/>
                <w:rFonts w:eastAsia="Times New Roman"/>
              </w:rPr>
            </w:pPr>
            <w:ins w:id="423" w:author="Megan Feddern" w:date="2022-04-28T15:03:00Z">
              <w:r>
                <w:rPr>
                  <w:rFonts w:eastAsia="Times New Roman"/>
                </w:rPr>
                <w:t>4.4</w:t>
              </w:r>
            </w:ins>
          </w:p>
        </w:tc>
        <w:tc>
          <w:tcPr>
            <w:tcW w:w="0" w:type="auto"/>
            <w:tcMar>
              <w:top w:w="113" w:type="dxa"/>
              <w:left w:w="113" w:type="dxa"/>
              <w:bottom w:w="113" w:type="dxa"/>
              <w:right w:w="113" w:type="dxa"/>
            </w:tcMar>
            <w:hideMark/>
            <w:tcPrChange w:id="424" w:author="Megan Feddern" w:date="2022-04-28T15:03:00Z">
              <w:tcPr>
                <w:tcW w:w="0" w:type="auto"/>
                <w:tcMar>
                  <w:top w:w="113" w:type="dxa"/>
                  <w:left w:w="113" w:type="dxa"/>
                  <w:bottom w:w="113" w:type="dxa"/>
                  <w:right w:w="113" w:type="dxa"/>
                </w:tcMar>
                <w:hideMark/>
              </w:tcPr>
            </w:tcPrChange>
          </w:tcPr>
          <w:p w14:paraId="0E4CBAF2" w14:textId="77777777" w:rsidR="00D038B4" w:rsidRDefault="00D038B4" w:rsidP="00936DDE">
            <w:pPr>
              <w:jc w:val="center"/>
              <w:rPr>
                <w:ins w:id="425" w:author="Megan Feddern" w:date="2022-04-28T15:03:00Z"/>
                <w:rFonts w:eastAsia="Times New Roman"/>
              </w:rPr>
            </w:pPr>
            <w:ins w:id="426" w:author="Megan Feddern" w:date="2022-04-28T15:03:00Z">
              <w:r>
                <w:rPr>
                  <w:rFonts w:eastAsia="Times New Roman"/>
                </w:rPr>
                <w:t>0.1</w:t>
              </w:r>
            </w:ins>
          </w:p>
        </w:tc>
        <w:tc>
          <w:tcPr>
            <w:tcW w:w="0" w:type="auto"/>
            <w:tcMar>
              <w:top w:w="113" w:type="dxa"/>
              <w:left w:w="113" w:type="dxa"/>
              <w:bottom w:w="113" w:type="dxa"/>
              <w:right w:w="113" w:type="dxa"/>
            </w:tcMar>
            <w:hideMark/>
            <w:tcPrChange w:id="427" w:author="Megan Feddern" w:date="2022-04-28T15:03:00Z">
              <w:tcPr>
                <w:tcW w:w="0" w:type="auto"/>
                <w:tcMar>
                  <w:top w:w="113" w:type="dxa"/>
                  <w:left w:w="113" w:type="dxa"/>
                  <w:bottom w:w="113" w:type="dxa"/>
                  <w:right w:w="113" w:type="dxa"/>
                </w:tcMar>
                <w:hideMark/>
              </w:tcPr>
            </w:tcPrChange>
          </w:tcPr>
          <w:p w14:paraId="30AC9980" w14:textId="77777777" w:rsidR="00D038B4" w:rsidRDefault="00D038B4" w:rsidP="00936DDE">
            <w:pPr>
              <w:jc w:val="center"/>
              <w:rPr>
                <w:ins w:id="428" w:author="Megan Feddern" w:date="2022-04-28T15:03:00Z"/>
                <w:rFonts w:eastAsia="Times New Roman"/>
              </w:rPr>
            </w:pPr>
            <w:ins w:id="429" w:author="Megan Feddern" w:date="2022-04-28T15:03:00Z">
              <w:r>
                <w:rPr>
                  <w:rFonts w:eastAsia="Times New Roman"/>
                </w:rPr>
                <w:t>9</w:t>
              </w:r>
            </w:ins>
          </w:p>
        </w:tc>
      </w:tr>
      <w:tr w:rsidR="00D038B4" w14:paraId="0D66E070" w14:textId="77777777" w:rsidTr="00D038B4">
        <w:trPr>
          <w:jc w:val="center"/>
          <w:ins w:id="430" w:author="Megan Feddern" w:date="2022-04-28T15:03:00Z"/>
        </w:trPr>
        <w:tc>
          <w:tcPr>
            <w:tcW w:w="0" w:type="auto"/>
            <w:tcMar>
              <w:top w:w="113" w:type="dxa"/>
              <w:left w:w="113" w:type="dxa"/>
              <w:bottom w:w="113" w:type="dxa"/>
              <w:right w:w="113" w:type="dxa"/>
            </w:tcMar>
            <w:hideMark/>
            <w:tcPrChange w:id="431" w:author="Megan Feddern" w:date="2022-04-28T15:03:00Z">
              <w:tcPr>
                <w:tcW w:w="0" w:type="auto"/>
                <w:tcMar>
                  <w:top w:w="113" w:type="dxa"/>
                  <w:left w:w="113" w:type="dxa"/>
                  <w:bottom w:w="113" w:type="dxa"/>
                  <w:right w:w="113" w:type="dxa"/>
                </w:tcMar>
                <w:hideMark/>
              </w:tcPr>
            </w:tcPrChange>
          </w:tcPr>
          <w:p w14:paraId="017A2EE3" w14:textId="77777777" w:rsidR="00D038B4" w:rsidRDefault="00D038B4" w:rsidP="00936DDE">
            <w:pPr>
              <w:rPr>
                <w:ins w:id="432" w:author="Megan Feddern" w:date="2022-04-28T15:03:00Z"/>
                <w:rFonts w:eastAsia="Times New Roman"/>
              </w:rPr>
            </w:pPr>
            <w:ins w:id="433" w:author="Megan Feddern" w:date="2022-04-28T15:03:00Z">
              <w:r>
                <w:rPr>
                  <w:rFonts w:eastAsia="Times New Roman"/>
                </w:rPr>
                <w:t>1959</w:t>
              </w:r>
            </w:ins>
          </w:p>
        </w:tc>
        <w:tc>
          <w:tcPr>
            <w:tcW w:w="0" w:type="auto"/>
            <w:tcMar>
              <w:top w:w="113" w:type="dxa"/>
              <w:left w:w="113" w:type="dxa"/>
              <w:bottom w:w="113" w:type="dxa"/>
              <w:right w:w="113" w:type="dxa"/>
            </w:tcMar>
            <w:hideMark/>
            <w:tcPrChange w:id="434" w:author="Megan Feddern" w:date="2022-04-28T15:03:00Z">
              <w:tcPr>
                <w:tcW w:w="0" w:type="auto"/>
                <w:tcMar>
                  <w:top w:w="113" w:type="dxa"/>
                  <w:left w:w="113" w:type="dxa"/>
                  <w:bottom w:w="113" w:type="dxa"/>
                  <w:right w:w="113" w:type="dxa"/>
                </w:tcMar>
                <w:hideMark/>
              </w:tcPr>
            </w:tcPrChange>
          </w:tcPr>
          <w:p w14:paraId="47656626" w14:textId="77777777" w:rsidR="00D038B4" w:rsidRDefault="00D038B4" w:rsidP="00936DDE">
            <w:pPr>
              <w:jc w:val="center"/>
              <w:rPr>
                <w:ins w:id="435" w:author="Megan Feddern" w:date="2022-04-28T15:03:00Z"/>
                <w:rFonts w:eastAsia="Times New Roman"/>
              </w:rPr>
            </w:pPr>
            <w:ins w:id="436" w:author="Megan Feddern" w:date="2022-04-28T15:03:00Z">
              <w:r>
                <w:rPr>
                  <w:rFonts w:eastAsia="Times New Roman"/>
                </w:rPr>
                <w:t>4.9</w:t>
              </w:r>
            </w:ins>
          </w:p>
        </w:tc>
        <w:tc>
          <w:tcPr>
            <w:tcW w:w="0" w:type="auto"/>
            <w:tcMar>
              <w:top w:w="113" w:type="dxa"/>
              <w:left w:w="113" w:type="dxa"/>
              <w:bottom w:w="113" w:type="dxa"/>
              <w:right w:w="113" w:type="dxa"/>
            </w:tcMar>
            <w:hideMark/>
            <w:tcPrChange w:id="437" w:author="Megan Feddern" w:date="2022-04-28T15:03:00Z">
              <w:tcPr>
                <w:tcW w:w="0" w:type="auto"/>
                <w:tcMar>
                  <w:top w:w="113" w:type="dxa"/>
                  <w:left w:w="113" w:type="dxa"/>
                  <w:bottom w:w="113" w:type="dxa"/>
                  <w:right w:w="113" w:type="dxa"/>
                </w:tcMar>
                <w:hideMark/>
              </w:tcPr>
            </w:tcPrChange>
          </w:tcPr>
          <w:p w14:paraId="180C95AD" w14:textId="77777777" w:rsidR="00D038B4" w:rsidRDefault="00D038B4" w:rsidP="00936DDE">
            <w:pPr>
              <w:jc w:val="center"/>
              <w:rPr>
                <w:ins w:id="438" w:author="Megan Feddern" w:date="2022-04-28T15:03:00Z"/>
                <w:rFonts w:eastAsia="Times New Roman"/>
              </w:rPr>
            </w:pPr>
            <w:ins w:id="439" w:author="Megan Feddern" w:date="2022-04-28T15:03:00Z">
              <w:r>
                <w:rPr>
                  <w:rFonts w:eastAsia="Times New Roman"/>
                </w:rPr>
                <w:t>0.4</w:t>
              </w:r>
            </w:ins>
          </w:p>
        </w:tc>
        <w:tc>
          <w:tcPr>
            <w:tcW w:w="0" w:type="auto"/>
            <w:tcMar>
              <w:top w:w="113" w:type="dxa"/>
              <w:left w:w="113" w:type="dxa"/>
              <w:bottom w:w="113" w:type="dxa"/>
              <w:right w:w="113" w:type="dxa"/>
            </w:tcMar>
            <w:hideMark/>
            <w:tcPrChange w:id="440" w:author="Megan Feddern" w:date="2022-04-28T15:03:00Z">
              <w:tcPr>
                <w:tcW w:w="0" w:type="auto"/>
                <w:tcMar>
                  <w:top w:w="113" w:type="dxa"/>
                  <w:left w:w="113" w:type="dxa"/>
                  <w:bottom w:w="113" w:type="dxa"/>
                  <w:right w:w="113" w:type="dxa"/>
                </w:tcMar>
                <w:hideMark/>
              </w:tcPr>
            </w:tcPrChange>
          </w:tcPr>
          <w:p w14:paraId="35D6D2EF" w14:textId="77777777" w:rsidR="00D038B4" w:rsidRDefault="00D038B4" w:rsidP="00936DDE">
            <w:pPr>
              <w:jc w:val="center"/>
              <w:rPr>
                <w:ins w:id="441" w:author="Megan Feddern" w:date="2022-04-28T15:03:00Z"/>
                <w:rFonts w:eastAsia="Times New Roman"/>
              </w:rPr>
            </w:pPr>
            <w:ins w:id="442" w:author="Megan Feddern" w:date="2022-04-28T15:03:00Z">
              <w:r>
                <w:rPr>
                  <w:rFonts w:eastAsia="Times New Roman"/>
                </w:rPr>
                <w:t>1</w:t>
              </w:r>
            </w:ins>
          </w:p>
        </w:tc>
      </w:tr>
      <w:tr w:rsidR="00D038B4" w14:paraId="7B107D63" w14:textId="77777777" w:rsidTr="00D038B4">
        <w:trPr>
          <w:jc w:val="center"/>
          <w:ins w:id="443" w:author="Megan Feddern" w:date="2022-04-28T15:03:00Z"/>
        </w:trPr>
        <w:tc>
          <w:tcPr>
            <w:tcW w:w="0" w:type="auto"/>
            <w:tcMar>
              <w:top w:w="113" w:type="dxa"/>
              <w:left w:w="113" w:type="dxa"/>
              <w:bottom w:w="113" w:type="dxa"/>
              <w:right w:w="113" w:type="dxa"/>
            </w:tcMar>
            <w:hideMark/>
            <w:tcPrChange w:id="444" w:author="Megan Feddern" w:date="2022-04-28T15:03:00Z">
              <w:tcPr>
                <w:tcW w:w="0" w:type="auto"/>
                <w:tcMar>
                  <w:top w:w="113" w:type="dxa"/>
                  <w:left w:w="113" w:type="dxa"/>
                  <w:bottom w:w="113" w:type="dxa"/>
                  <w:right w:w="113" w:type="dxa"/>
                </w:tcMar>
                <w:hideMark/>
              </w:tcPr>
            </w:tcPrChange>
          </w:tcPr>
          <w:p w14:paraId="3EBCD259" w14:textId="77777777" w:rsidR="00D038B4" w:rsidRDefault="00D038B4" w:rsidP="00936DDE">
            <w:pPr>
              <w:rPr>
                <w:ins w:id="445" w:author="Megan Feddern" w:date="2022-04-28T15:03:00Z"/>
                <w:rFonts w:eastAsia="Times New Roman"/>
              </w:rPr>
            </w:pPr>
            <w:ins w:id="446" w:author="Megan Feddern" w:date="2022-04-28T15:03:00Z">
              <w:r>
                <w:rPr>
                  <w:rFonts w:eastAsia="Times New Roman"/>
                </w:rPr>
                <w:t>1969</w:t>
              </w:r>
            </w:ins>
          </w:p>
        </w:tc>
        <w:tc>
          <w:tcPr>
            <w:tcW w:w="0" w:type="auto"/>
            <w:tcMar>
              <w:top w:w="113" w:type="dxa"/>
              <w:left w:w="113" w:type="dxa"/>
              <w:bottom w:w="113" w:type="dxa"/>
              <w:right w:w="113" w:type="dxa"/>
            </w:tcMar>
            <w:hideMark/>
            <w:tcPrChange w:id="447" w:author="Megan Feddern" w:date="2022-04-28T15:03:00Z">
              <w:tcPr>
                <w:tcW w:w="0" w:type="auto"/>
                <w:tcMar>
                  <w:top w:w="113" w:type="dxa"/>
                  <w:left w:w="113" w:type="dxa"/>
                  <w:bottom w:w="113" w:type="dxa"/>
                  <w:right w:w="113" w:type="dxa"/>
                </w:tcMar>
                <w:hideMark/>
              </w:tcPr>
            </w:tcPrChange>
          </w:tcPr>
          <w:p w14:paraId="6CDE79DE" w14:textId="77777777" w:rsidR="00D038B4" w:rsidRDefault="00D038B4" w:rsidP="00936DDE">
            <w:pPr>
              <w:jc w:val="center"/>
              <w:rPr>
                <w:ins w:id="448" w:author="Megan Feddern" w:date="2022-04-28T15:03:00Z"/>
                <w:rFonts w:eastAsia="Times New Roman"/>
              </w:rPr>
            </w:pPr>
            <w:ins w:id="449" w:author="Megan Feddern" w:date="2022-04-28T15:03:00Z">
              <w:r>
                <w:rPr>
                  <w:rFonts w:eastAsia="Times New Roman"/>
                </w:rPr>
                <w:t>4.5</w:t>
              </w:r>
            </w:ins>
          </w:p>
        </w:tc>
        <w:tc>
          <w:tcPr>
            <w:tcW w:w="0" w:type="auto"/>
            <w:tcMar>
              <w:top w:w="113" w:type="dxa"/>
              <w:left w:w="113" w:type="dxa"/>
              <w:bottom w:w="113" w:type="dxa"/>
              <w:right w:w="113" w:type="dxa"/>
            </w:tcMar>
            <w:hideMark/>
            <w:tcPrChange w:id="450" w:author="Megan Feddern" w:date="2022-04-28T15:03:00Z">
              <w:tcPr>
                <w:tcW w:w="0" w:type="auto"/>
                <w:tcMar>
                  <w:top w:w="113" w:type="dxa"/>
                  <w:left w:w="113" w:type="dxa"/>
                  <w:bottom w:w="113" w:type="dxa"/>
                  <w:right w:w="113" w:type="dxa"/>
                </w:tcMar>
                <w:hideMark/>
              </w:tcPr>
            </w:tcPrChange>
          </w:tcPr>
          <w:p w14:paraId="2DF63C2D" w14:textId="77777777" w:rsidR="00D038B4" w:rsidRDefault="00D038B4" w:rsidP="00936DDE">
            <w:pPr>
              <w:jc w:val="center"/>
              <w:rPr>
                <w:ins w:id="451" w:author="Megan Feddern" w:date="2022-04-28T15:03:00Z"/>
                <w:rFonts w:eastAsia="Times New Roman"/>
              </w:rPr>
            </w:pPr>
            <w:ins w:id="452" w:author="Megan Feddern" w:date="2022-04-28T15:03:00Z">
              <w:r>
                <w:rPr>
                  <w:rFonts w:eastAsia="Times New Roman"/>
                </w:rPr>
                <w:t>0.1</w:t>
              </w:r>
            </w:ins>
          </w:p>
        </w:tc>
        <w:tc>
          <w:tcPr>
            <w:tcW w:w="0" w:type="auto"/>
            <w:tcMar>
              <w:top w:w="113" w:type="dxa"/>
              <w:left w:w="113" w:type="dxa"/>
              <w:bottom w:w="113" w:type="dxa"/>
              <w:right w:w="113" w:type="dxa"/>
            </w:tcMar>
            <w:hideMark/>
            <w:tcPrChange w:id="453" w:author="Megan Feddern" w:date="2022-04-28T15:03:00Z">
              <w:tcPr>
                <w:tcW w:w="0" w:type="auto"/>
                <w:tcMar>
                  <w:top w:w="113" w:type="dxa"/>
                  <w:left w:w="113" w:type="dxa"/>
                  <w:bottom w:w="113" w:type="dxa"/>
                  <w:right w:w="113" w:type="dxa"/>
                </w:tcMar>
                <w:hideMark/>
              </w:tcPr>
            </w:tcPrChange>
          </w:tcPr>
          <w:p w14:paraId="5A6F4E02" w14:textId="77777777" w:rsidR="00D038B4" w:rsidRDefault="00D038B4" w:rsidP="00936DDE">
            <w:pPr>
              <w:jc w:val="center"/>
              <w:rPr>
                <w:ins w:id="454" w:author="Megan Feddern" w:date="2022-04-28T15:03:00Z"/>
                <w:rFonts w:eastAsia="Times New Roman"/>
              </w:rPr>
            </w:pPr>
            <w:ins w:id="455" w:author="Megan Feddern" w:date="2022-04-28T15:03:00Z">
              <w:r>
                <w:rPr>
                  <w:rFonts w:eastAsia="Times New Roman"/>
                </w:rPr>
                <w:t>9</w:t>
              </w:r>
            </w:ins>
          </w:p>
        </w:tc>
      </w:tr>
      <w:tr w:rsidR="00D038B4" w14:paraId="0258F36C" w14:textId="77777777" w:rsidTr="00D038B4">
        <w:trPr>
          <w:jc w:val="center"/>
          <w:ins w:id="456" w:author="Megan Feddern" w:date="2022-04-28T15:03:00Z"/>
        </w:trPr>
        <w:tc>
          <w:tcPr>
            <w:tcW w:w="0" w:type="auto"/>
            <w:tcMar>
              <w:top w:w="113" w:type="dxa"/>
              <w:left w:w="113" w:type="dxa"/>
              <w:bottom w:w="113" w:type="dxa"/>
              <w:right w:w="113" w:type="dxa"/>
            </w:tcMar>
            <w:hideMark/>
            <w:tcPrChange w:id="457" w:author="Megan Feddern" w:date="2022-04-28T15:03:00Z">
              <w:tcPr>
                <w:tcW w:w="0" w:type="auto"/>
                <w:tcMar>
                  <w:top w:w="113" w:type="dxa"/>
                  <w:left w:w="113" w:type="dxa"/>
                  <w:bottom w:w="113" w:type="dxa"/>
                  <w:right w:w="113" w:type="dxa"/>
                </w:tcMar>
                <w:hideMark/>
              </w:tcPr>
            </w:tcPrChange>
          </w:tcPr>
          <w:p w14:paraId="42A736ED" w14:textId="77777777" w:rsidR="00D038B4" w:rsidRDefault="00D038B4" w:rsidP="00936DDE">
            <w:pPr>
              <w:rPr>
                <w:ins w:id="458" w:author="Megan Feddern" w:date="2022-04-28T15:03:00Z"/>
                <w:rFonts w:eastAsia="Times New Roman"/>
              </w:rPr>
            </w:pPr>
            <w:ins w:id="459" w:author="Megan Feddern" w:date="2022-04-28T15:03:00Z">
              <w:r>
                <w:rPr>
                  <w:rFonts w:eastAsia="Times New Roman"/>
                </w:rPr>
                <w:t>1970</w:t>
              </w:r>
            </w:ins>
          </w:p>
        </w:tc>
        <w:tc>
          <w:tcPr>
            <w:tcW w:w="0" w:type="auto"/>
            <w:tcMar>
              <w:top w:w="113" w:type="dxa"/>
              <w:left w:w="113" w:type="dxa"/>
              <w:bottom w:w="113" w:type="dxa"/>
              <w:right w:w="113" w:type="dxa"/>
            </w:tcMar>
            <w:hideMark/>
            <w:tcPrChange w:id="460" w:author="Megan Feddern" w:date="2022-04-28T15:03:00Z">
              <w:tcPr>
                <w:tcW w:w="0" w:type="auto"/>
                <w:tcMar>
                  <w:top w:w="113" w:type="dxa"/>
                  <w:left w:w="113" w:type="dxa"/>
                  <w:bottom w:w="113" w:type="dxa"/>
                  <w:right w:w="113" w:type="dxa"/>
                </w:tcMar>
                <w:hideMark/>
              </w:tcPr>
            </w:tcPrChange>
          </w:tcPr>
          <w:p w14:paraId="23F2F499" w14:textId="77777777" w:rsidR="00D038B4" w:rsidRDefault="00D038B4" w:rsidP="00936DDE">
            <w:pPr>
              <w:jc w:val="center"/>
              <w:rPr>
                <w:ins w:id="461" w:author="Megan Feddern" w:date="2022-04-28T15:03:00Z"/>
                <w:rFonts w:eastAsia="Times New Roman"/>
              </w:rPr>
            </w:pPr>
            <w:ins w:id="462" w:author="Megan Feddern" w:date="2022-04-28T15:03:00Z">
              <w:r>
                <w:rPr>
                  <w:rFonts w:eastAsia="Times New Roman"/>
                </w:rPr>
                <w:t>4.6</w:t>
              </w:r>
            </w:ins>
          </w:p>
        </w:tc>
        <w:tc>
          <w:tcPr>
            <w:tcW w:w="0" w:type="auto"/>
            <w:tcMar>
              <w:top w:w="113" w:type="dxa"/>
              <w:left w:w="113" w:type="dxa"/>
              <w:bottom w:w="113" w:type="dxa"/>
              <w:right w:w="113" w:type="dxa"/>
            </w:tcMar>
            <w:hideMark/>
            <w:tcPrChange w:id="463" w:author="Megan Feddern" w:date="2022-04-28T15:03:00Z">
              <w:tcPr>
                <w:tcW w:w="0" w:type="auto"/>
                <w:tcMar>
                  <w:top w:w="113" w:type="dxa"/>
                  <w:left w:w="113" w:type="dxa"/>
                  <w:bottom w:w="113" w:type="dxa"/>
                  <w:right w:w="113" w:type="dxa"/>
                </w:tcMar>
                <w:hideMark/>
              </w:tcPr>
            </w:tcPrChange>
          </w:tcPr>
          <w:p w14:paraId="3A9E4489" w14:textId="77777777" w:rsidR="00D038B4" w:rsidRDefault="00D038B4" w:rsidP="00936DDE">
            <w:pPr>
              <w:jc w:val="center"/>
              <w:rPr>
                <w:ins w:id="464" w:author="Megan Feddern" w:date="2022-04-28T15:03:00Z"/>
                <w:rFonts w:eastAsia="Times New Roman"/>
              </w:rPr>
            </w:pPr>
            <w:ins w:id="465" w:author="Megan Feddern" w:date="2022-04-28T15:03:00Z">
              <w:r>
                <w:rPr>
                  <w:rFonts w:eastAsia="Times New Roman"/>
                </w:rPr>
                <w:t>0.2</w:t>
              </w:r>
            </w:ins>
          </w:p>
        </w:tc>
        <w:tc>
          <w:tcPr>
            <w:tcW w:w="0" w:type="auto"/>
            <w:tcMar>
              <w:top w:w="113" w:type="dxa"/>
              <w:left w:w="113" w:type="dxa"/>
              <w:bottom w:w="113" w:type="dxa"/>
              <w:right w:w="113" w:type="dxa"/>
            </w:tcMar>
            <w:hideMark/>
            <w:tcPrChange w:id="466" w:author="Megan Feddern" w:date="2022-04-28T15:03:00Z">
              <w:tcPr>
                <w:tcW w:w="0" w:type="auto"/>
                <w:tcMar>
                  <w:top w:w="113" w:type="dxa"/>
                  <w:left w:w="113" w:type="dxa"/>
                  <w:bottom w:w="113" w:type="dxa"/>
                  <w:right w:w="113" w:type="dxa"/>
                </w:tcMar>
                <w:hideMark/>
              </w:tcPr>
            </w:tcPrChange>
          </w:tcPr>
          <w:p w14:paraId="64B80306" w14:textId="77777777" w:rsidR="00D038B4" w:rsidRDefault="00D038B4" w:rsidP="00936DDE">
            <w:pPr>
              <w:jc w:val="center"/>
              <w:rPr>
                <w:ins w:id="467" w:author="Megan Feddern" w:date="2022-04-28T15:03:00Z"/>
                <w:rFonts w:eastAsia="Times New Roman"/>
              </w:rPr>
            </w:pPr>
            <w:ins w:id="468" w:author="Megan Feddern" w:date="2022-04-28T15:03:00Z">
              <w:r>
                <w:rPr>
                  <w:rFonts w:eastAsia="Times New Roman"/>
                </w:rPr>
                <w:t>4</w:t>
              </w:r>
            </w:ins>
          </w:p>
        </w:tc>
      </w:tr>
      <w:tr w:rsidR="00D038B4" w14:paraId="1FBEBA9C" w14:textId="77777777" w:rsidTr="00D038B4">
        <w:trPr>
          <w:jc w:val="center"/>
          <w:ins w:id="469" w:author="Megan Feddern" w:date="2022-04-28T15:03:00Z"/>
        </w:trPr>
        <w:tc>
          <w:tcPr>
            <w:tcW w:w="0" w:type="auto"/>
            <w:tcMar>
              <w:top w:w="113" w:type="dxa"/>
              <w:left w:w="113" w:type="dxa"/>
              <w:bottom w:w="113" w:type="dxa"/>
              <w:right w:w="113" w:type="dxa"/>
            </w:tcMar>
            <w:hideMark/>
            <w:tcPrChange w:id="470" w:author="Megan Feddern" w:date="2022-04-28T15:03:00Z">
              <w:tcPr>
                <w:tcW w:w="0" w:type="auto"/>
                <w:tcMar>
                  <w:top w:w="113" w:type="dxa"/>
                  <w:left w:w="113" w:type="dxa"/>
                  <w:bottom w:w="113" w:type="dxa"/>
                  <w:right w:w="113" w:type="dxa"/>
                </w:tcMar>
                <w:hideMark/>
              </w:tcPr>
            </w:tcPrChange>
          </w:tcPr>
          <w:p w14:paraId="297F1B7A" w14:textId="77777777" w:rsidR="00D038B4" w:rsidRDefault="00D038B4" w:rsidP="00936DDE">
            <w:pPr>
              <w:rPr>
                <w:ins w:id="471" w:author="Megan Feddern" w:date="2022-04-28T15:03:00Z"/>
                <w:rFonts w:eastAsia="Times New Roman"/>
              </w:rPr>
            </w:pPr>
            <w:ins w:id="472" w:author="Megan Feddern" w:date="2022-04-28T15:03:00Z">
              <w:r>
                <w:rPr>
                  <w:rFonts w:eastAsia="Times New Roman"/>
                </w:rPr>
                <w:t>1971</w:t>
              </w:r>
            </w:ins>
          </w:p>
        </w:tc>
        <w:tc>
          <w:tcPr>
            <w:tcW w:w="0" w:type="auto"/>
            <w:tcMar>
              <w:top w:w="113" w:type="dxa"/>
              <w:left w:w="113" w:type="dxa"/>
              <w:bottom w:w="113" w:type="dxa"/>
              <w:right w:w="113" w:type="dxa"/>
            </w:tcMar>
            <w:hideMark/>
            <w:tcPrChange w:id="473" w:author="Megan Feddern" w:date="2022-04-28T15:03:00Z">
              <w:tcPr>
                <w:tcW w:w="0" w:type="auto"/>
                <w:tcMar>
                  <w:top w:w="113" w:type="dxa"/>
                  <w:left w:w="113" w:type="dxa"/>
                  <w:bottom w:w="113" w:type="dxa"/>
                  <w:right w:w="113" w:type="dxa"/>
                </w:tcMar>
                <w:hideMark/>
              </w:tcPr>
            </w:tcPrChange>
          </w:tcPr>
          <w:p w14:paraId="0C4DD55E" w14:textId="77777777" w:rsidR="00D038B4" w:rsidRDefault="00D038B4" w:rsidP="00936DDE">
            <w:pPr>
              <w:jc w:val="center"/>
              <w:rPr>
                <w:ins w:id="474" w:author="Megan Feddern" w:date="2022-04-28T15:03:00Z"/>
                <w:rFonts w:eastAsia="Times New Roman"/>
              </w:rPr>
            </w:pPr>
            <w:ins w:id="475" w:author="Megan Feddern" w:date="2022-04-28T15:03:00Z">
              <w:r>
                <w:rPr>
                  <w:rFonts w:eastAsia="Times New Roman"/>
                </w:rPr>
                <w:t>4.5</w:t>
              </w:r>
            </w:ins>
          </w:p>
        </w:tc>
        <w:tc>
          <w:tcPr>
            <w:tcW w:w="0" w:type="auto"/>
            <w:tcMar>
              <w:top w:w="113" w:type="dxa"/>
              <w:left w:w="113" w:type="dxa"/>
              <w:bottom w:w="113" w:type="dxa"/>
              <w:right w:w="113" w:type="dxa"/>
            </w:tcMar>
            <w:hideMark/>
            <w:tcPrChange w:id="476" w:author="Megan Feddern" w:date="2022-04-28T15:03:00Z">
              <w:tcPr>
                <w:tcW w:w="0" w:type="auto"/>
                <w:tcMar>
                  <w:top w:w="113" w:type="dxa"/>
                  <w:left w:w="113" w:type="dxa"/>
                  <w:bottom w:w="113" w:type="dxa"/>
                  <w:right w:w="113" w:type="dxa"/>
                </w:tcMar>
                <w:hideMark/>
              </w:tcPr>
            </w:tcPrChange>
          </w:tcPr>
          <w:p w14:paraId="20FF2A8D" w14:textId="77777777" w:rsidR="00D038B4" w:rsidRDefault="00D038B4" w:rsidP="00936DDE">
            <w:pPr>
              <w:jc w:val="center"/>
              <w:rPr>
                <w:ins w:id="477" w:author="Megan Feddern" w:date="2022-04-28T15:03:00Z"/>
                <w:rFonts w:eastAsia="Times New Roman"/>
              </w:rPr>
            </w:pPr>
            <w:ins w:id="478" w:author="Megan Feddern" w:date="2022-04-28T15:03:00Z">
              <w:r>
                <w:rPr>
                  <w:rFonts w:eastAsia="Times New Roman"/>
                </w:rPr>
                <w:t>0.3</w:t>
              </w:r>
            </w:ins>
          </w:p>
        </w:tc>
        <w:tc>
          <w:tcPr>
            <w:tcW w:w="0" w:type="auto"/>
            <w:tcMar>
              <w:top w:w="113" w:type="dxa"/>
              <w:left w:w="113" w:type="dxa"/>
              <w:bottom w:w="113" w:type="dxa"/>
              <w:right w:w="113" w:type="dxa"/>
            </w:tcMar>
            <w:hideMark/>
            <w:tcPrChange w:id="479" w:author="Megan Feddern" w:date="2022-04-28T15:03:00Z">
              <w:tcPr>
                <w:tcW w:w="0" w:type="auto"/>
                <w:tcMar>
                  <w:top w:w="113" w:type="dxa"/>
                  <w:left w:w="113" w:type="dxa"/>
                  <w:bottom w:w="113" w:type="dxa"/>
                  <w:right w:w="113" w:type="dxa"/>
                </w:tcMar>
                <w:hideMark/>
              </w:tcPr>
            </w:tcPrChange>
          </w:tcPr>
          <w:p w14:paraId="78102DEC" w14:textId="77777777" w:rsidR="00D038B4" w:rsidRDefault="00D038B4" w:rsidP="00936DDE">
            <w:pPr>
              <w:jc w:val="center"/>
              <w:rPr>
                <w:ins w:id="480" w:author="Megan Feddern" w:date="2022-04-28T15:03:00Z"/>
                <w:rFonts w:eastAsia="Times New Roman"/>
              </w:rPr>
            </w:pPr>
            <w:ins w:id="481" w:author="Megan Feddern" w:date="2022-04-28T15:03:00Z">
              <w:r>
                <w:rPr>
                  <w:rFonts w:eastAsia="Times New Roman"/>
                </w:rPr>
                <w:t>2</w:t>
              </w:r>
            </w:ins>
          </w:p>
        </w:tc>
      </w:tr>
      <w:tr w:rsidR="00D038B4" w14:paraId="4E833363" w14:textId="77777777" w:rsidTr="00D038B4">
        <w:trPr>
          <w:jc w:val="center"/>
          <w:ins w:id="482" w:author="Megan Feddern" w:date="2022-04-28T15:03:00Z"/>
        </w:trPr>
        <w:tc>
          <w:tcPr>
            <w:tcW w:w="0" w:type="auto"/>
            <w:tcMar>
              <w:top w:w="113" w:type="dxa"/>
              <w:left w:w="113" w:type="dxa"/>
              <w:bottom w:w="113" w:type="dxa"/>
              <w:right w:w="113" w:type="dxa"/>
            </w:tcMar>
            <w:hideMark/>
            <w:tcPrChange w:id="483" w:author="Megan Feddern" w:date="2022-04-28T15:03:00Z">
              <w:tcPr>
                <w:tcW w:w="0" w:type="auto"/>
                <w:tcMar>
                  <w:top w:w="113" w:type="dxa"/>
                  <w:left w:w="113" w:type="dxa"/>
                  <w:bottom w:w="113" w:type="dxa"/>
                  <w:right w:w="113" w:type="dxa"/>
                </w:tcMar>
                <w:hideMark/>
              </w:tcPr>
            </w:tcPrChange>
          </w:tcPr>
          <w:p w14:paraId="7309C085" w14:textId="77777777" w:rsidR="00D038B4" w:rsidRDefault="00D038B4" w:rsidP="00936DDE">
            <w:pPr>
              <w:rPr>
                <w:ins w:id="484" w:author="Megan Feddern" w:date="2022-04-28T15:03:00Z"/>
                <w:rFonts w:eastAsia="Times New Roman"/>
              </w:rPr>
            </w:pPr>
            <w:ins w:id="485" w:author="Megan Feddern" w:date="2022-04-28T15:03:00Z">
              <w:r>
                <w:rPr>
                  <w:rFonts w:eastAsia="Times New Roman"/>
                </w:rPr>
                <w:t>1972</w:t>
              </w:r>
            </w:ins>
          </w:p>
        </w:tc>
        <w:tc>
          <w:tcPr>
            <w:tcW w:w="0" w:type="auto"/>
            <w:tcMar>
              <w:top w:w="113" w:type="dxa"/>
              <w:left w:w="113" w:type="dxa"/>
              <w:bottom w:w="113" w:type="dxa"/>
              <w:right w:w="113" w:type="dxa"/>
            </w:tcMar>
            <w:hideMark/>
            <w:tcPrChange w:id="486" w:author="Megan Feddern" w:date="2022-04-28T15:03:00Z">
              <w:tcPr>
                <w:tcW w:w="0" w:type="auto"/>
                <w:tcMar>
                  <w:top w:w="113" w:type="dxa"/>
                  <w:left w:w="113" w:type="dxa"/>
                  <w:bottom w:w="113" w:type="dxa"/>
                  <w:right w:w="113" w:type="dxa"/>
                </w:tcMar>
                <w:hideMark/>
              </w:tcPr>
            </w:tcPrChange>
          </w:tcPr>
          <w:p w14:paraId="582BA3F4" w14:textId="77777777" w:rsidR="00D038B4" w:rsidRDefault="00D038B4" w:rsidP="00936DDE">
            <w:pPr>
              <w:jc w:val="center"/>
              <w:rPr>
                <w:ins w:id="487" w:author="Megan Feddern" w:date="2022-04-28T15:03:00Z"/>
                <w:rFonts w:eastAsia="Times New Roman"/>
              </w:rPr>
            </w:pPr>
            <w:ins w:id="488" w:author="Megan Feddern" w:date="2022-04-28T15:03:00Z">
              <w:r>
                <w:rPr>
                  <w:rFonts w:eastAsia="Times New Roman"/>
                </w:rPr>
                <w:t>5.0</w:t>
              </w:r>
            </w:ins>
          </w:p>
        </w:tc>
        <w:tc>
          <w:tcPr>
            <w:tcW w:w="0" w:type="auto"/>
            <w:tcMar>
              <w:top w:w="113" w:type="dxa"/>
              <w:left w:w="113" w:type="dxa"/>
              <w:bottom w:w="113" w:type="dxa"/>
              <w:right w:w="113" w:type="dxa"/>
            </w:tcMar>
            <w:hideMark/>
            <w:tcPrChange w:id="489" w:author="Megan Feddern" w:date="2022-04-28T15:03:00Z">
              <w:tcPr>
                <w:tcW w:w="0" w:type="auto"/>
                <w:tcMar>
                  <w:top w:w="113" w:type="dxa"/>
                  <w:left w:w="113" w:type="dxa"/>
                  <w:bottom w:w="113" w:type="dxa"/>
                  <w:right w:w="113" w:type="dxa"/>
                </w:tcMar>
                <w:hideMark/>
              </w:tcPr>
            </w:tcPrChange>
          </w:tcPr>
          <w:p w14:paraId="1D3DA860" w14:textId="77777777" w:rsidR="00D038B4" w:rsidRDefault="00D038B4" w:rsidP="00936DDE">
            <w:pPr>
              <w:jc w:val="center"/>
              <w:rPr>
                <w:ins w:id="490" w:author="Megan Feddern" w:date="2022-04-28T15:03:00Z"/>
                <w:rFonts w:eastAsia="Times New Roman"/>
              </w:rPr>
            </w:pPr>
            <w:ins w:id="491" w:author="Megan Feddern" w:date="2022-04-28T15:03:00Z">
              <w:r>
                <w:rPr>
                  <w:rFonts w:eastAsia="Times New Roman"/>
                </w:rPr>
                <w:t>0.2</w:t>
              </w:r>
            </w:ins>
          </w:p>
        </w:tc>
        <w:tc>
          <w:tcPr>
            <w:tcW w:w="0" w:type="auto"/>
            <w:tcMar>
              <w:top w:w="113" w:type="dxa"/>
              <w:left w:w="113" w:type="dxa"/>
              <w:bottom w:w="113" w:type="dxa"/>
              <w:right w:w="113" w:type="dxa"/>
            </w:tcMar>
            <w:hideMark/>
            <w:tcPrChange w:id="492" w:author="Megan Feddern" w:date="2022-04-28T15:03:00Z">
              <w:tcPr>
                <w:tcW w:w="0" w:type="auto"/>
                <w:tcMar>
                  <w:top w:w="113" w:type="dxa"/>
                  <w:left w:w="113" w:type="dxa"/>
                  <w:bottom w:w="113" w:type="dxa"/>
                  <w:right w:w="113" w:type="dxa"/>
                </w:tcMar>
                <w:hideMark/>
              </w:tcPr>
            </w:tcPrChange>
          </w:tcPr>
          <w:p w14:paraId="61713175" w14:textId="77777777" w:rsidR="00D038B4" w:rsidRDefault="00D038B4" w:rsidP="00936DDE">
            <w:pPr>
              <w:jc w:val="center"/>
              <w:rPr>
                <w:ins w:id="493" w:author="Megan Feddern" w:date="2022-04-28T15:03:00Z"/>
                <w:rFonts w:eastAsia="Times New Roman"/>
              </w:rPr>
            </w:pPr>
            <w:ins w:id="494" w:author="Megan Feddern" w:date="2022-04-28T15:03:00Z">
              <w:r>
                <w:rPr>
                  <w:rFonts w:eastAsia="Times New Roman"/>
                </w:rPr>
                <w:t>6</w:t>
              </w:r>
            </w:ins>
          </w:p>
        </w:tc>
      </w:tr>
      <w:tr w:rsidR="00D038B4" w14:paraId="2EF5866C" w14:textId="77777777" w:rsidTr="00D038B4">
        <w:trPr>
          <w:jc w:val="center"/>
          <w:ins w:id="495" w:author="Megan Feddern" w:date="2022-04-28T15:03:00Z"/>
        </w:trPr>
        <w:tc>
          <w:tcPr>
            <w:tcW w:w="0" w:type="auto"/>
            <w:tcMar>
              <w:top w:w="113" w:type="dxa"/>
              <w:left w:w="113" w:type="dxa"/>
              <w:bottom w:w="113" w:type="dxa"/>
              <w:right w:w="113" w:type="dxa"/>
            </w:tcMar>
            <w:hideMark/>
            <w:tcPrChange w:id="496" w:author="Megan Feddern" w:date="2022-04-28T15:03:00Z">
              <w:tcPr>
                <w:tcW w:w="0" w:type="auto"/>
                <w:tcMar>
                  <w:top w:w="113" w:type="dxa"/>
                  <w:left w:w="113" w:type="dxa"/>
                  <w:bottom w:w="113" w:type="dxa"/>
                  <w:right w:w="113" w:type="dxa"/>
                </w:tcMar>
                <w:hideMark/>
              </w:tcPr>
            </w:tcPrChange>
          </w:tcPr>
          <w:p w14:paraId="1A574DA9" w14:textId="77777777" w:rsidR="00D038B4" w:rsidRDefault="00D038B4" w:rsidP="00936DDE">
            <w:pPr>
              <w:rPr>
                <w:ins w:id="497" w:author="Megan Feddern" w:date="2022-04-28T15:03:00Z"/>
                <w:rFonts w:eastAsia="Times New Roman"/>
              </w:rPr>
            </w:pPr>
            <w:ins w:id="498" w:author="Megan Feddern" w:date="2022-04-28T15:03:00Z">
              <w:r>
                <w:rPr>
                  <w:rFonts w:eastAsia="Times New Roman"/>
                </w:rPr>
                <w:t>1975</w:t>
              </w:r>
            </w:ins>
          </w:p>
        </w:tc>
        <w:tc>
          <w:tcPr>
            <w:tcW w:w="0" w:type="auto"/>
            <w:tcMar>
              <w:top w:w="113" w:type="dxa"/>
              <w:left w:w="113" w:type="dxa"/>
              <w:bottom w:w="113" w:type="dxa"/>
              <w:right w:w="113" w:type="dxa"/>
            </w:tcMar>
            <w:hideMark/>
            <w:tcPrChange w:id="499" w:author="Megan Feddern" w:date="2022-04-28T15:03:00Z">
              <w:tcPr>
                <w:tcW w:w="0" w:type="auto"/>
                <w:tcMar>
                  <w:top w:w="113" w:type="dxa"/>
                  <w:left w:w="113" w:type="dxa"/>
                  <w:bottom w:w="113" w:type="dxa"/>
                  <w:right w:w="113" w:type="dxa"/>
                </w:tcMar>
                <w:hideMark/>
              </w:tcPr>
            </w:tcPrChange>
          </w:tcPr>
          <w:p w14:paraId="224B0711" w14:textId="77777777" w:rsidR="00D038B4" w:rsidRDefault="00D038B4" w:rsidP="00936DDE">
            <w:pPr>
              <w:jc w:val="center"/>
              <w:rPr>
                <w:ins w:id="500" w:author="Megan Feddern" w:date="2022-04-28T15:03:00Z"/>
                <w:rFonts w:eastAsia="Times New Roman"/>
              </w:rPr>
            </w:pPr>
            <w:ins w:id="501" w:author="Megan Feddern" w:date="2022-04-28T15:03:00Z">
              <w:r>
                <w:rPr>
                  <w:rFonts w:eastAsia="Times New Roman"/>
                </w:rPr>
                <w:t>4.1</w:t>
              </w:r>
            </w:ins>
          </w:p>
        </w:tc>
        <w:tc>
          <w:tcPr>
            <w:tcW w:w="0" w:type="auto"/>
            <w:tcMar>
              <w:top w:w="113" w:type="dxa"/>
              <w:left w:w="113" w:type="dxa"/>
              <w:bottom w:w="113" w:type="dxa"/>
              <w:right w:w="113" w:type="dxa"/>
            </w:tcMar>
            <w:hideMark/>
            <w:tcPrChange w:id="502" w:author="Megan Feddern" w:date="2022-04-28T15:03:00Z">
              <w:tcPr>
                <w:tcW w:w="0" w:type="auto"/>
                <w:tcMar>
                  <w:top w:w="113" w:type="dxa"/>
                  <w:left w:w="113" w:type="dxa"/>
                  <w:bottom w:w="113" w:type="dxa"/>
                  <w:right w:w="113" w:type="dxa"/>
                </w:tcMar>
                <w:hideMark/>
              </w:tcPr>
            </w:tcPrChange>
          </w:tcPr>
          <w:p w14:paraId="335AD345" w14:textId="77777777" w:rsidR="00D038B4" w:rsidRDefault="00D038B4" w:rsidP="00936DDE">
            <w:pPr>
              <w:jc w:val="center"/>
              <w:rPr>
                <w:ins w:id="503" w:author="Megan Feddern" w:date="2022-04-28T15:03:00Z"/>
                <w:rFonts w:eastAsia="Times New Roman"/>
              </w:rPr>
            </w:pPr>
            <w:ins w:id="504" w:author="Megan Feddern" w:date="2022-04-28T15:03:00Z">
              <w:r>
                <w:rPr>
                  <w:rFonts w:eastAsia="Times New Roman"/>
                </w:rPr>
                <w:t>0.3</w:t>
              </w:r>
            </w:ins>
          </w:p>
        </w:tc>
        <w:tc>
          <w:tcPr>
            <w:tcW w:w="0" w:type="auto"/>
            <w:tcMar>
              <w:top w:w="113" w:type="dxa"/>
              <w:left w:w="113" w:type="dxa"/>
              <w:bottom w:w="113" w:type="dxa"/>
              <w:right w:w="113" w:type="dxa"/>
            </w:tcMar>
            <w:hideMark/>
            <w:tcPrChange w:id="505" w:author="Megan Feddern" w:date="2022-04-28T15:03:00Z">
              <w:tcPr>
                <w:tcW w:w="0" w:type="auto"/>
                <w:tcMar>
                  <w:top w:w="113" w:type="dxa"/>
                  <w:left w:w="113" w:type="dxa"/>
                  <w:bottom w:w="113" w:type="dxa"/>
                  <w:right w:w="113" w:type="dxa"/>
                </w:tcMar>
                <w:hideMark/>
              </w:tcPr>
            </w:tcPrChange>
          </w:tcPr>
          <w:p w14:paraId="3E67CB78" w14:textId="77777777" w:rsidR="00D038B4" w:rsidRDefault="00D038B4" w:rsidP="00936DDE">
            <w:pPr>
              <w:jc w:val="center"/>
              <w:rPr>
                <w:ins w:id="506" w:author="Megan Feddern" w:date="2022-04-28T15:03:00Z"/>
                <w:rFonts w:eastAsia="Times New Roman"/>
              </w:rPr>
            </w:pPr>
            <w:ins w:id="507" w:author="Megan Feddern" w:date="2022-04-28T15:03:00Z">
              <w:r>
                <w:rPr>
                  <w:rFonts w:eastAsia="Times New Roman"/>
                </w:rPr>
                <w:t>1</w:t>
              </w:r>
            </w:ins>
          </w:p>
        </w:tc>
      </w:tr>
      <w:tr w:rsidR="00D038B4" w14:paraId="5F770443" w14:textId="77777777" w:rsidTr="00D038B4">
        <w:trPr>
          <w:jc w:val="center"/>
          <w:ins w:id="508" w:author="Megan Feddern" w:date="2022-04-28T15:03:00Z"/>
        </w:trPr>
        <w:tc>
          <w:tcPr>
            <w:tcW w:w="0" w:type="auto"/>
            <w:tcMar>
              <w:top w:w="113" w:type="dxa"/>
              <w:left w:w="113" w:type="dxa"/>
              <w:bottom w:w="113" w:type="dxa"/>
              <w:right w:w="113" w:type="dxa"/>
            </w:tcMar>
            <w:hideMark/>
            <w:tcPrChange w:id="509" w:author="Megan Feddern" w:date="2022-04-28T15:03:00Z">
              <w:tcPr>
                <w:tcW w:w="0" w:type="auto"/>
                <w:tcMar>
                  <w:top w:w="113" w:type="dxa"/>
                  <w:left w:w="113" w:type="dxa"/>
                  <w:bottom w:w="113" w:type="dxa"/>
                  <w:right w:w="113" w:type="dxa"/>
                </w:tcMar>
                <w:hideMark/>
              </w:tcPr>
            </w:tcPrChange>
          </w:tcPr>
          <w:p w14:paraId="1C32B02F" w14:textId="77777777" w:rsidR="00D038B4" w:rsidRDefault="00D038B4" w:rsidP="00936DDE">
            <w:pPr>
              <w:rPr>
                <w:ins w:id="510" w:author="Megan Feddern" w:date="2022-04-28T15:03:00Z"/>
                <w:rFonts w:eastAsia="Times New Roman"/>
              </w:rPr>
            </w:pPr>
            <w:ins w:id="511" w:author="Megan Feddern" w:date="2022-04-28T15:03:00Z">
              <w:r>
                <w:rPr>
                  <w:rFonts w:eastAsia="Times New Roman"/>
                </w:rPr>
                <w:t>1976</w:t>
              </w:r>
            </w:ins>
          </w:p>
        </w:tc>
        <w:tc>
          <w:tcPr>
            <w:tcW w:w="0" w:type="auto"/>
            <w:tcMar>
              <w:top w:w="113" w:type="dxa"/>
              <w:left w:w="113" w:type="dxa"/>
              <w:bottom w:w="113" w:type="dxa"/>
              <w:right w:w="113" w:type="dxa"/>
            </w:tcMar>
            <w:hideMark/>
            <w:tcPrChange w:id="512" w:author="Megan Feddern" w:date="2022-04-28T15:03:00Z">
              <w:tcPr>
                <w:tcW w:w="0" w:type="auto"/>
                <w:tcMar>
                  <w:top w:w="113" w:type="dxa"/>
                  <w:left w:w="113" w:type="dxa"/>
                  <w:bottom w:w="113" w:type="dxa"/>
                  <w:right w:w="113" w:type="dxa"/>
                </w:tcMar>
                <w:hideMark/>
              </w:tcPr>
            </w:tcPrChange>
          </w:tcPr>
          <w:p w14:paraId="5F9DB178" w14:textId="77777777" w:rsidR="00D038B4" w:rsidRDefault="00D038B4" w:rsidP="00936DDE">
            <w:pPr>
              <w:jc w:val="center"/>
              <w:rPr>
                <w:ins w:id="513" w:author="Megan Feddern" w:date="2022-04-28T15:03:00Z"/>
                <w:rFonts w:eastAsia="Times New Roman"/>
              </w:rPr>
            </w:pPr>
            <w:ins w:id="514" w:author="Megan Feddern" w:date="2022-04-28T15:03:00Z">
              <w:r>
                <w:rPr>
                  <w:rFonts w:eastAsia="Times New Roman"/>
                </w:rPr>
                <w:t>4.0</w:t>
              </w:r>
            </w:ins>
          </w:p>
        </w:tc>
        <w:tc>
          <w:tcPr>
            <w:tcW w:w="0" w:type="auto"/>
            <w:tcMar>
              <w:top w:w="113" w:type="dxa"/>
              <w:left w:w="113" w:type="dxa"/>
              <w:bottom w:w="113" w:type="dxa"/>
              <w:right w:w="113" w:type="dxa"/>
            </w:tcMar>
            <w:hideMark/>
            <w:tcPrChange w:id="515" w:author="Megan Feddern" w:date="2022-04-28T15:03:00Z">
              <w:tcPr>
                <w:tcW w:w="0" w:type="auto"/>
                <w:tcMar>
                  <w:top w:w="113" w:type="dxa"/>
                  <w:left w:w="113" w:type="dxa"/>
                  <w:bottom w:w="113" w:type="dxa"/>
                  <w:right w:w="113" w:type="dxa"/>
                </w:tcMar>
                <w:hideMark/>
              </w:tcPr>
            </w:tcPrChange>
          </w:tcPr>
          <w:p w14:paraId="3FAE43DA" w14:textId="77777777" w:rsidR="00D038B4" w:rsidRDefault="00D038B4" w:rsidP="00936DDE">
            <w:pPr>
              <w:jc w:val="center"/>
              <w:rPr>
                <w:ins w:id="516" w:author="Megan Feddern" w:date="2022-04-28T15:03:00Z"/>
                <w:rFonts w:eastAsia="Times New Roman"/>
              </w:rPr>
            </w:pPr>
            <w:ins w:id="517" w:author="Megan Feddern" w:date="2022-04-28T15:03:00Z">
              <w:r>
                <w:rPr>
                  <w:rFonts w:eastAsia="Times New Roman"/>
                </w:rPr>
                <w:t>0.2</w:t>
              </w:r>
            </w:ins>
          </w:p>
        </w:tc>
        <w:tc>
          <w:tcPr>
            <w:tcW w:w="0" w:type="auto"/>
            <w:tcMar>
              <w:top w:w="113" w:type="dxa"/>
              <w:left w:w="113" w:type="dxa"/>
              <w:bottom w:w="113" w:type="dxa"/>
              <w:right w:w="113" w:type="dxa"/>
            </w:tcMar>
            <w:hideMark/>
            <w:tcPrChange w:id="518" w:author="Megan Feddern" w:date="2022-04-28T15:03:00Z">
              <w:tcPr>
                <w:tcW w:w="0" w:type="auto"/>
                <w:tcMar>
                  <w:top w:w="113" w:type="dxa"/>
                  <w:left w:w="113" w:type="dxa"/>
                  <w:bottom w:w="113" w:type="dxa"/>
                  <w:right w:w="113" w:type="dxa"/>
                </w:tcMar>
                <w:hideMark/>
              </w:tcPr>
            </w:tcPrChange>
          </w:tcPr>
          <w:p w14:paraId="1B6DD452" w14:textId="77777777" w:rsidR="00D038B4" w:rsidRDefault="00D038B4" w:rsidP="00936DDE">
            <w:pPr>
              <w:jc w:val="center"/>
              <w:rPr>
                <w:ins w:id="519" w:author="Megan Feddern" w:date="2022-04-28T15:03:00Z"/>
                <w:rFonts w:eastAsia="Times New Roman"/>
              </w:rPr>
            </w:pPr>
            <w:ins w:id="520" w:author="Megan Feddern" w:date="2022-04-28T15:03:00Z">
              <w:r>
                <w:rPr>
                  <w:rFonts w:eastAsia="Times New Roman"/>
                </w:rPr>
                <w:t>3</w:t>
              </w:r>
            </w:ins>
          </w:p>
        </w:tc>
      </w:tr>
      <w:tr w:rsidR="00D038B4" w14:paraId="01EEEF1C" w14:textId="77777777" w:rsidTr="00D038B4">
        <w:trPr>
          <w:jc w:val="center"/>
          <w:ins w:id="521" w:author="Megan Feddern" w:date="2022-04-28T15:03:00Z"/>
        </w:trPr>
        <w:tc>
          <w:tcPr>
            <w:tcW w:w="0" w:type="auto"/>
            <w:tcMar>
              <w:top w:w="113" w:type="dxa"/>
              <w:left w:w="113" w:type="dxa"/>
              <w:bottom w:w="113" w:type="dxa"/>
              <w:right w:w="113" w:type="dxa"/>
            </w:tcMar>
            <w:hideMark/>
            <w:tcPrChange w:id="522" w:author="Megan Feddern" w:date="2022-04-28T15:03:00Z">
              <w:tcPr>
                <w:tcW w:w="0" w:type="auto"/>
                <w:tcMar>
                  <w:top w:w="113" w:type="dxa"/>
                  <w:left w:w="113" w:type="dxa"/>
                  <w:bottom w:w="113" w:type="dxa"/>
                  <w:right w:w="113" w:type="dxa"/>
                </w:tcMar>
                <w:hideMark/>
              </w:tcPr>
            </w:tcPrChange>
          </w:tcPr>
          <w:p w14:paraId="73EB5A33" w14:textId="77777777" w:rsidR="00D038B4" w:rsidRDefault="00D038B4" w:rsidP="00936DDE">
            <w:pPr>
              <w:rPr>
                <w:ins w:id="523" w:author="Megan Feddern" w:date="2022-04-28T15:03:00Z"/>
                <w:rFonts w:eastAsia="Times New Roman"/>
              </w:rPr>
            </w:pPr>
            <w:ins w:id="524" w:author="Megan Feddern" w:date="2022-04-28T15:03:00Z">
              <w:r>
                <w:rPr>
                  <w:rFonts w:eastAsia="Times New Roman"/>
                </w:rPr>
                <w:t>1977</w:t>
              </w:r>
            </w:ins>
          </w:p>
        </w:tc>
        <w:tc>
          <w:tcPr>
            <w:tcW w:w="0" w:type="auto"/>
            <w:tcMar>
              <w:top w:w="113" w:type="dxa"/>
              <w:left w:w="113" w:type="dxa"/>
              <w:bottom w:w="113" w:type="dxa"/>
              <w:right w:w="113" w:type="dxa"/>
            </w:tcMar>
            <w:hideMark/>
            <w:tcPrChange w:id="525" w:author="Megan Feddern" w:date="2022-04-28T15:03:00Z">
              <w:tcPr>
                <w:tcW w:w="0" w:type="auto"/>
                <w:tcMar>
                  <w:top w:w="113" w:type="dxa"/>
                  <w:left w:w="113" w:type="dxa"/>
                  <w:bottom w:w="113" w:type="dxa"/>
                  <w:right w:w="113" w:type="dxa"/>
                </w:tcMar>
                <w:hideMark/>
              </w:tcPr>
            </w:tcPrChange>
          </w:tcPr>
          <w:p w14:paraId="26F04AE5" w14:textId="77777777" w:rsidR="00D038B4" w:rsidRDefault="00D038B4" w:rsidP="00936DDE">
            <w:pPr>
              <w:jc w:val="center"/>
              <w:rPr>
                <w:ins w:id="526" w:author="Megan Feddern" w:date="2022-04-28T15:03:00Z"/>
                <w:rFonts w:eastAsia="Times New Roman"/>
              </w:rPr>
            </w:pPr>
            <w:ins w:id="527" w:author="Megan Feddern" w:date="2022-04-28T15:03:00Z">
              <w:r>
                <w:rPr>
                  <w:rFonts w:eastAsia="Times New Roman"/>
                </w:rPr>
                <w:t>4.7</w:t>
              </w:r>
            </w:ins>
          </w:p>
        </w:tc>
        <w:tc>
          <w:tcPr>
            <w:tcW w:w="0" w:type="auto"/>
            <w:tcMar>
              <w:top w:w="113" w:type="dxa"/>
              <w:left w:w="113" w:type="dxa"/>
              <w:bottom w:w="113" w:type="dxa"/>
              <w:right w:w="113" w:type="dxa"/>
            </w:tcMar>
            <w:hideMark/>
            <w:tcPrChange w:id="528" w:author="Megan Feddern" w:date="2022-04-28T15:03:00Z">
              <w:tcPr>
                <w:tcW w:w="0" w:type="auto"/>
                <w:tcMar>
                  <w:top w:w="113" w:type="dxa"/>
                  <w:left w:w="113" w:type="dxa"/>
                  <w:bottom w:w="113" w:type="dxa"/>
                  <w:right w:w="113" w:type="dxa"/>
                </w:tcMar>
                <w:hideMark/>
              </w:tcPr>
            </w:tcPrChange>
          </w:tcPr>
          <w:p w14:paraId="6B75EA1D" w14:textId="77777777" w:rsidR="00D038B4" w:rsidRDefault="00D038B4" w:rsidP="00936DDE">
            <w:pPr>
              <w:jc w:val="center"/>
              <w:rPr>
                <w:ins w:id="529" w:author="Megan Feddern" w:date="2022-04-28T15:03:00Z"/>
                <w:rFonts w:eastAsia="Times New Roman"/>
              </w:rPr>
            </w:pPr>
            <w:ins w:id="530" w:author="Megan Feddern" w:date="2022-04-28T15:03:00Z">
              <w:r>
                <w:rPr>
                  <w:rFonts w:eastAsia="Times New Roman"/>
                </w:rPr>
                <w:t>0.1</w:t>
              </w:r>
            </w:ins>
          </w:p>
        </w:tc>
        <w:tc>
          <w:tcPr>
            <w:tcW w:w="0" w:type="auto"/>
            <w:tcMar>
              <w:top w:w="113" w:type="dxa"/>
              <w:left w:w="113" w:type="dxa"/>
              <w:bottom w:w="113" w:type="dxa"/>
              <w:right w:w="113" w:type="dxa"/>
            </w:tcMar>
            <w:hideMark/>
            <w:tcPrChange w:id="531" w:author="Megan Feddern" w:date="2022-04-28T15:03:00Z">
              <w:tcPr>
                <w:tcW w:w="0" w:type="auto"/>
                <w:tcMar>
                  <w:top w:w="113" w:type="dxa"/>
                  <w:left w:w="113" w:type="dxa"/>
                  <w:bottom w:w="113" w:type="dxa"/>
                  <w:right w:w="113" w:type="dxa"/>
                </w:tcMar>
                <w:hideMark/>
              </w:tcPr>
            </w:tcPrChange>
          </w:tcPr>
          <w:p w14:paraId="25A339D9" w14:textId="77777777" w:rsidR="00D038B4" w:rsidRDefault="00D038B4" w:rsidP="00936DDE">
            <w:pPr>
              <w:jc w:val="center"/>
              <w:rPr>
                <w:ins w:id="532" w:author="Megan Feddern" w:date="2022-04-28T15:03:00Z"/>
                <w:rFonts w:eastAsia="Times New Roman"/>
              </w:rPr>
            </w:pPr>
            <w:ins w:id="533" w:author="Megan Feddern" w:date="2022-04-28T15:03:00Z">
              <w:r>
                <w:rPr>
                  <w:rFonts w:eastAsia="Times New Roman"/>
                </w:rPr>
                <w:t>14</w:t>
              </w:r>
            </w:ins>
          </w:p>
        </w:tc>
      </w:tr>
      <w:tr w:rsidR="00D038B4" w14:paraId="008CED55" w14:textId="77777777" w:rsidTr="00D038B4">
        <w:trPr>
          <w:jc w:val="center"/>
          <w:ins w:id="534" w:author="Megan Feddern" w:date="2022-04-28T15:03:00Z"/>
        </w:trPr>
        <w:tc>
          <w:tcPr>
            <w:tcW w:w="0" w:type="auto"/>
            <w:tcMar>
              <w:top w:w="113" w:type="dxa"/>
              <w:left w:w="113" w:type="dxa"/>
              <w:bottom w:w="113" w:type="dxa"/>
              <w:right w:w="113" w:type="dxa"/>
            </w:tcMar>
            <w:hideMark/>
            <w:tcPrChange w:id="535" w:author="Megan Feddern" w:date="2022-04-28T15:03:00Z">
              <w:tcPr>
                <w:tcW w:w="0" w:type="auto"/>
                <w:tcMar>
                  <w:top w:w="113" w:type="dxa"/>
                  <w:left w:w="113" w:type="dxa"/>
                  <w:bottom w:w="113" w:type="dxa"/>
                  <w:right w:w="113" w:type="dxa"/>
                </w:tcMar>
                <w:hideMark/>
              </w:tcPr>
            </w:tcPrChange>
          </w:tcPr>
          <w:p w14:paraId="4657BE44" w14:textId="77777777" w:rsidR="00D038B4" w:rsidRDefault="00D038B4" w:rsidP="00936DDE">
            <w:pPr>
              <w:rPr>
                <w:ins w:id="536" w:author="Megan Feddern" w:date="2022-04-28T15:03:00Z"/>
                <w:rFonts w:eastAsia="Times New Roman"/>
              </w:rPr>
            </w:pPr>
            <w:ins w:id="537" w:author="Megan Feddern" w:date="2022-04-28T15:03:00Z">
              <w:r>
                <w:rPr>
                  <w:rFonts w:eastAsia="Times New Roman"/>
                </w:rPr>
                <w:t>1978</w:t>
              </w:r>
            </w:ins>
          </w:p>
        </w:tc>
        <w:tc>
          <w:tcPr>
            <w:tcW w:w="0" w:type="auto"/>
            <w:tcMar>
              <w:top w:w="113" w:type="dxa"/>
              <w:left w:w="113" w:type="dxa"/>
              <w:bottom w:w="113" w:type="dxa"/>
              <w:right w:w="113" w:type="dxa"/>
            </w:tcMar>
            <w:hideMark/>
            <w:tcPrChange w:id="538" w:author="Megan Feddern" w:date="2022-04-28T15:03:00Z">
              <w:tcPr>
                <w:tcW w:w="0" w:type="auto"/>
                <w:tcMar>
                  <w:top w:w="113" w:type="dxa"/>
                  <w:left w:w="113" w:type="dxa"/>
                  <w:bottom w:w="113" w:type="dxa"/>
                  <w:right w:w="113" w:type="dxa"/>
                </w:tcMar>
                <w:hideMark/>
              </w:tcPr>
            </w:tcPrChange>
          </w:tcPr>
          <w:p w14:paraId="2F2B2048" w14:textId="77777777" w:rsidR="00D038B4" w:rsidRDefault="00D038B4" w:rsidP="00936DDE">
            <w:pPr>
              <w:jc w:val="center"/>
              <w:rPr>
                <w:ins w:id="539" w:author="Megan Feddern" w:date="2022-04-28T15:03:00Z"/>
                <w:rFonts w:eastAsia="Times New Roman"/>
              </w:rPr>
            </w:pPr>
            <w:ins w:id="540" w:author="Megan Feddern" w:date="2022-04-28T15:03:00Z">
              <w:r>
                <w:rPr>
                  <w:rFonts w:eastAsia="Times New Roman"/>
                </w:rPr>
                <w:t>4.8</w:t>
              </w:r>
            </w:ins>
          </w:p>
        </w:tc>
        <w:tc>
          <w:tcPr>
            <w:tcW w:w="0" w:type="auto"/>
            <w:tcMar>
              <w:top w:w="113" w:type="dxa"/>
              <w:left w:w="113" w:type="dxa"/>
              <w:bottom w:w="113" w:type="dxa"/>
              <w:right w:w="113" w:type="dxa"/>
            </w:tcMar>
            <w:hideMark/>
            <w:tcPrChange w:id="541" w:author="Megan Feddern" w:date="2022-04-28T15:03:00Z">
              <w:tcPr>
                <w:tcW w:w="0" w:type="auto"/>
                <w:tcMar>
                  <w:top w:w="113" w:type="dxa"/>
                  <w:left w:w="113" w:type="dxa"/>
                  <w:bottom w:w="113" w:type="dxa"/>
                  <w:right w:w="113" w:type="dxa"/>
                </w:tcMar>
                <w:hideMark/>
              </w:tcPr>
            </w:tcPrChange>
          </w:tcPr>
          <w:p w14:paraId="24823204" w14:textId="77777777" w:rsidR="00D038B4" w:rsidRDefault="00D038B4" w:rsidP="00936DDE">
            <w:pPr>
              <w:jc w:val="center"/>
              <w:rPr>
                <w:ins w:id="542" w:author="Megan Feddern" w:date="2022-04-28T15:03:00Z"/>
                <w:rFonts w:eastAsia="Times New Roman"/>
              </w:rPr>
            </w:pPr>
            <w:ins w:id="543" w:author="Megan Feddern" w:date="2022-04-28T15:03:00Z">
              <w:r>
                <w:rPr>
                  <w:rFonts w:eastAsia="Times New Roman"/>
                </w:rPr>
                <w:t>0.2</w:t>
              </w:r>
            </w:ins>
          </w:p>
        </w:tc>
        <w:tc>
          <w:tcPr>
            <w:tcW w:w="0" w:type="auto"/>
            <w:tcMar>
              <w:top w:w="113" w:type="dxa"/>
              <w:left w:w="113" w:type="dxa"/>
              <w:bottom w:w="113" w:type="dxa"/>
              <w:right w:w="113" w:type="dxa"/>
            </w:tcMar>
            <w:hideMark/>
            <w:tcPrChange w:id="544" w:author="Megan Feddern" w:date="2022-04-28T15:03:00Z">
              <w:tcPr>
                <w:tcW w:w="0" w:type="auto"/>
                <w:tcMar>
                  <w:top w:w="113" w:type="dxa"/>
                  <w:left w:w="113" w:type="dxa"/>
                  <w:bottom w:w="113" w:type="dxa"/>
                  <w:right w:w="113" w:type="dxa"/>
                </w:tcMar>
                <w:hideMark/>
              </w:tcPr>
            </w:tcPrChange>
          </w:tcPr>
          <w:p w14:paraId="31C57E59" w14:textId="77777777" w:rsidR="00D038B4" w:rsidRDefault="00D038B4" w:rsidP="00936DDE">
            <w:pPr>
              <w:jc w:val="center"/>
              <w:rPr>
                <w:ins w:id="545" w:author="Megan Feddern" w:date="2022-04-28T15:03:00Z"/>
                <w:rFonts w:eastAsia="Times New Roman"/>
              </w:rPr>
            </w:pPr>
            <w:ins w:id="546" w:author="Megan Feddern" w:date="2022-04-28T15:03:00Z">
              <w:r>
                <w:rPr>
                  <w:rFonts w:eastAsia="Times New Roman"/>
                </w:rPr>
                <w:t>4</w:t>
              </w:r>
            </w:ins>
          </w:p>
        </w:tc>
      </w:tr>
      <w:tr w:rsidR="00D038B4" w14:paraId="6B7E9E0C" w14:textId="77777777" w:rsidTr="00D038B4">
        <w:trPr>
          <w:jc w:val="center"/>
          <w:ins w:id="547" w:author="Megan Feddern" w:date="2022-04-28T15:03:00Z"/>
        </w:trPr>
        <w:tc>
          <w:tcPr>
            <w:tcW w:w="0" w:type="auto"/>
            <w:tcMar>
              <w:top w:w="113" w:type="dxa"/>
              <w:left w:w="113" w:type="dxa"/>
              <w:bottom w:w="113" w:type="dxa"/>
              <w:right w:w="113" w:type="dxa"/>
            </w:tcMar>
            <w:hideMark/>
            <w:tcPrChange w:id="548" w:author="Megan Feddern" w:date="2022-04-28T15:03:00Z">
              <w:tcPr>
                <w:tcW w:w="0" w:type="auto"/>
                <w:tcMar>
                  <w:top w:w="113" w:type="dxa"/>
                  <w:left w:w="113" w:type="dxa"/>
                  <w:bottom w:w="113" w:type="dxa"/>
                  <w:right w:w="113" w:type="dxa"/>
                </w:tcMar>
                <w:hideMark/>
              </w:tcPr>
            </w:tcPrChange>
          </w:tcPr>
          <w:p w14:paraId="397996EB" w14:textId="77777777" w:rsidR="00D038B4" w:rsidRDefault="00D038B4" w:rsidP="00936DDE">
            <w:pPr>
              <w:rPr>
                <w:ins w:id="549" w:author="Megan Feddern" w:date="2022-04-28T15:03:00Z"/>
                <w:rFonts w:eastAsia="Times New Roman"/>
              </w:rPr>
            </w:pPr>
            <w:ins w:id="550" w:author="Megan Feddern" w:date="2022-04-28T15:03:00Z">
              <w:r>
                <w:rPr>
                  <w:rFonts w:eastAsia="Times New Roman"/>
                </w:rPr>
                <w:t>1979</w:t>
              </w:r>
            </w:ins>
          </w:p>
        </w:tc>
        <w:tc>
          <w:tcPr>
            <w:tcW w:w="0" w:type="auto"/>
            <w:tcMar>
              <w:top w:w="113" w:type="dxa"/>
              <w:left w:w="113" w:type="dxa"/>
              <w:bottom w:w="113" w:type="dxa"/>
              <w:right w:w="113" w:type="dxa"/>
            </w:tcMar>
            <w:hideMark/>
            <w:tcPrChange w:id="551" w:author="Megan Feddern" w:date="2022-04-28T15:03:00Z">
              <w:tcPr>
                <w:tcW w:w="0" w:type="auto"/>
                <w:tcMar>
                  <w:top w:w="113" w:type="dxa"/>
                  <w:left w:w="113" w:type="dxa"/>
                  <w:bottom w:w="113" w:type="dxa"/>
                  <w:right w:w="113" w:type="dxa"/>
                </w:tcMar>
                <w:hideMark/>
              </w:tcPr>
            </w:tcPrChange>
          </w:tcPr>
          <w:p w14:paraId="089F8254" w14:textId="77777777" w:rsidR="00D038B4" w:rsidRDefault="00D038B4" w:rsidP="00936DDE">
            <w:pPr>
              <w:jc w:val="center"/>
              <w:rPr>
                <w:ins w:id="552" w:author="Megan Feddern" w:date="2022-04-28T15:03:00Z"/>
                <w:rFonts w:eastAsia="Times New Roman"/>
              </w:rPr>
            </w:pPr>
            <w:ins w:id="553" w:author="Megan Feddern" w:date="2022-04-28T15:03:00Z">
              <w:r>
                <w:rPr>
                  <w:rFonts w:eastAsia="Times New Roman"/>
                </w:rPr>
                <w:t>4.2</w:t>
              </w:r>
            </w:ins>
          </w:p>
        </w:tc>
        <w:tc>
          <w:tcPr>
            <w:tcW w:w="0" w:type="auto"/>
            <w:tcMar>
              <w:top w:w="113" w:type="dxa"/>
              <w:left w:w="113" w:type="dxa"/>
              <w:bottom w:w="113" w:type="dxa"/>
              <w:right w:w="113" w:type="dxa"/>
            </w:tcMar>
            <w:hideMark/>
            <w:tcPrChange w:id="554" w:author="Megan Feddern" w:date="2022-04-28T15:03:00Z">
              <w:tcPr>
                <w:tcW w:w="0" w:type="auto"/>
                <w:tcMar>
                  <w:top w:w="113" w:type="dxa"/>
                  <w:left w:w="113" w:type="dxa"/>
                  <w:bottom w:w="113" w:type="dxa"/>
                  <w:right w:w="113" w:type="dxa"/>
                </w:tcMar>
                <w:hideMark/>
              </w:tcPr>
            </w:tcPrChange>
          </w:tcPr>
          <w:p w14:paraId="6A577DFF" w14:textId="77777777" w:rsidR="00D038B4" w:rsidRDefault="00D038B4" w:rsidP="00936DDE">
            <w:pPr>
              <w:jc w:val="center"/>
              <w:rPr>
                <w:ins w:id="555" w:author="Megan Feddern" w:date="2022-04-28T15:03:00Z"/>
                <w:rFonts w:eastAsia="Times New Roman"/>
              </w:rPr>
            </w:pPr>
            <w:ins w:id="556" w:author="Megan Feddern" w:date="2022-04-28T15:03:00Z">
              <w:r>
                <w:rPr>
                  <w:rFonts w:eastAsia="Times New Roman"/>
                </w:rPr>
                <w:t>0.1</w:t>
              </w:r>
            </w:ins>
          </w:p>
        </w:tc>
        <w:tc>
          <w:tcPr>
            <w:tcW w:w="0" w:type="auto"/>
            <w:tcMar>
              <w:top w:w="113" w:type="dxa"/>
              <w:left w:w="113" w:type="dxa"/>
              <w:bottom w:w="113" w:type="dxa"/>
              <w:right w:w="113" w:type="dxa"/>
            </w:tcMar>
            <w:hideMark/>
            <w:tcPrChange w:id="557" w:author="Megan Feddern" w:date="2022-04-28T15:03:00Z">
              <w:tcPr>
                <w:tcW w:w="0" w:type="auto"/>
                <w:tcMar>
                  <w:top w:w="113" w:type="dxa"/>
                  <w:left w:w="113" w:type="dxa"/>
                  <w:bottom w:w="113" w:type="dxa"/>
                  <w:right w:w="113" w:type="dxa"/>
                </w:tcMar>
                <w:hideMark/>
              </w:tcPr>
            </w:tcPrChange>
          </w:tcPr>
          <w:p w14:paraId="3989834B" w14:textId="77777777" w:rsidR="00D038B4" w:rsidRDefault="00D038B4" w:rsidP="00936DDE">
            <w:pPr>
              <w:jc w:val="center"/>
              <w:rPr>
                <w:ins w:id="558" w:author="Megan Feddern" w:date="2022-04-28T15:03:00Z"/>
                <w:rFonts w:eastAsia="Times New Roman"/>
              </w:rPr>
            </w:pPr>
            <w:ins w:id="559" w:author="Megan Feddern" w:date="2022-04-28T15:03:00Z">
              <w:r>
                <w:rPr>
                  <w:rFonts w:eastAsia="Times New Roman"/>
                </w:rPr>
                <w:t>5</w:t>
              </w:r>
            </w:ins>
          </w:p>
        </w:tc>
      </w:tr>
      <w:tr w:rsidR="00D038B4" w14:paraId="3B39C349" w14:textId="77777777" w:rsidTr="00D038B4">
        <w:trPr>
          <w:jc w:val="center"/>
          <w:ins w:id="560" w:author="Megan Feddern" w:date="2022-04-28T15:03:00Z"/>
        </w:trPr>
        <w:tc>
          <w:tcPr>
            <w:tcW w:w="0" w:type="auto"/>
            <w:tcMar>
              <w:top w:w="113" w:type="dxa"/>
              <w:left w:w="113" w:type="dxa"/>
              <w:bottom w:w="113" w:type="dxa"/>
              <w:right w:w="113" w:type="dxa"/>
            </w:tcMar>
            <w:hideMark/>
            <w:tcPrChange w:id="561" w:author="Megan Feddern" w:date="2022-04-28T15:03:00Z">
              <w:tcPr>
                <w:tcW w:w="0" w:type="auto"/>
                <w:tcMar>
                  <w:top w:w="113" w:type="dxa"/>
                  <w:left w:w="113" w:type="dxa"/>
                  <w:bottom w:w="113" w:type="dxa"/>
                  <w:right w:w="113" w:type="dxa"/>
                </w:tcMar>
                <w:hideMark/>
              </w:tcPr>
            </w:tcPrChange>
          </w:tcPr>
          <w:p w14:paraId="73822F56" w14:textId="77777777" w:rsidR="00D038B4" w:rsidRDefault="00D038B4" w:rsidP="00936DDE">
            <w:pPr>
              <w:rPr>
                <w:ins w:id="562" w:author="Megan Feddern" w:date="2022-04-28T15:03:00Z"/>
                <w:rFonts w:eastAsia="Times New Roman"/>
              </w:rPr>
            </w:pPr>
            <w:ins w:id="563" w:author="Megan Feddern" w:date="2022-04-28T15:03:00Z">
              <w:r>
                <w:rPr>
                  <w:rFonts w:eastAsia="Times New Roman"/>
                </w:rPr>
                <w:t>1980</w:t>
              </w:r>
            </w:ins>
          </w:p>
        </w:tc>
        <w:tc>
          <w:tcPr>
            <w:tcW w:w="0" w:type="auto"/>
            <w:tcMar>
              <w:top w:w="113" w:type="dxa"/>
              <w:left w:w="113" w:type="dxa"/>
              <w:bottom w:w="113" w:type="dxa"/>
              <w:right w:w="113" w:type="dxa"/>
            </w:tcMar>
            <w:hideMark/>
            <w:tcPrChange w:id="564" w:author="Megan Feddern" w:date="2022-04-28T15:03:00Z">
              <w:tcPr>
                <w:tcW w:w="0" w:type="auto"/>
                <w:tcMar>
                  <w:top w:w="113" w:type="dxa"/>
                  <w:left w:w="113" w:type="dxa"/>
                  <w:bottom w:w="113" w:type="dxa"/>
                  <w:right w:w="113" w:type="dxa"/>
                </w:tcMar>
                <w:hideMark/>
              </w:tcPr>
            </w:tcPrChange>
          </w:tcPr>
          <w:p w14:paraId="645EF58B" w14:textId="77777777" w:rsidR="00D038B4" w:rsidRDefault="00D038B4" w:rsidP="00936DDE">
            <w:pPr>
              <w:jc w:val="center"/>
              <w:rPr>
                <w:ins w:id="565" w:author="Megan Feddern" w:date="2022-04-28T15:03:00Z"/>
                <w:rFonts w:eastAsia="Times New Roman"/>
              </w:rPr>
            </w:pPr>
            <w:ins w:id="566" w:author="Megan Feddern" w:date="2022-04-28T15:03:00Z">
              <w:r>
                <w:rPr>
                  <w:rFonts w:eastAsia="Times New Roman"/>
                </w:rPr>
                <w:t>4.6</w:t>
              </w:r>
            </w:ins>
          </w:p>
        </w:tc>
        <w:tc>
          <w:tcPr>
            <w:tcW w:w="0" w:type="auto"/>
            <w:tcMar>
              <w:top w:w="113" w:type="dxa"/>
              <w:left w:w="113" w:type="dxa"/>
              <w:bottom w:w="113" w:type="dxa"/>
              <w:right w:w="113" w:type="dxa"/>
            </w:tcMar>
            <w:hideMark/>
            <w:tcPrChange w:id="567" w:author="Megan Feddern" w:date="2022-04-28T15:03:00Z">
              <w:tcPr>
                <w:tcW w:w="0" w:type="auto"/>
                <w:tcMar>
                  <w:top w:w="113" w:type="dxa"/>
                  <w:left w:w="113" w:type="dxa"/>
                  <w:bottom w:w="113" w:type="dxa"/>
                  <w:right w:w="113" w:type="dxa"/>
                </w:tcMar>
                <w:hideMark/>
              </w:tcPr>
            </w:tcPrChange>
          </w:tcPr>
          <w:p w14:paraId="29FEC6B7" w14:textId="77777777" w:rsidR="00D038B4" w:rsidRDefault="00D038B4" w:rsidP="00936DDE">
            <w:pPr>
              <w:jc w:val="center"/>
              <w:rPr>
                <w:ins w:id="568" w:author="Megan Feddern" w:date="2022-04-28T15:03:00Z"/>
                <w:rFonts w:eastAsia="Times New Roman"/>
              </w:rPr>
            </w:pPr>
            <w:ins w:id="569" w:author="Megan Feddern" w:date="2022-04-28T15:03:00Z">
              <w:r>
                <w:rPr>
                  <w:rFonts w:eastAsia="Times New Roman"/>
                </w:rPr>
                <w:t>0.3</w:t>
              </w:r>
            </w:ins>
          </w:p>
        </w:tc>
        <w:tc>
          <w:tcPr>
            <w:tcW w:w="0" w:type="auto"/>
            <w:tcMar>
              <w:top w:w="113" w:type="dxa"/>
              <w:left w:w="113" w:type="dxa"/>
              <w:bottom w:w="113" w:type="dxa"/>
              <w:right w:w="113" w:type="dxa"/>
            </w:tcMar>
            <w:hideMark/>
            <w:tcPrChange w:id="570" w:author="Megan Feddern" w:date="2022-04-28T15:03:00Z">
              <w:tcPr>
                <w:tcW w:w="0" w:type="auto"/>
                <w:tcMar>
                  <w:top w:w="113" w:type="dxa"/>
                  <w:left w:w="113" w:type="dxa"/>
                  <w:bottom w:w="113" w:type="dxa"/>
                  <w:right w:w="113" w:type="dxa"/>
                </w:tcMar>
                <w:hideMark/>
              </w:tcPr>
            </w:tcPrChange>
          </w:tcPr>
          <w:p w14:paraId="2E1A1F91" w14:textId="77777777" w:rsidR="00D038B4" w:rsidRDefault="00D038B4" w:rsidP="00936DDE">
            <w:pPr>
              <w:jc w:val="center"/>
              <w:rPr>
                <w:ins w:id="571" w:author="Megan Feddern" w:date="2022-04-28T15:03:00Z"/>
                <w:rFonts w:eastAsia="Times New Roman"/>
              </w:rPr>
            </w:pPr>
            <w:ins w:id="572" w:author="Megan Feddern" w:date="2022-04-28T15:03:00Z">
              <w:r>
                <w:rPr>
                  <w:rFonts w:eastAsia="Times New Roman"/>
                </w:rPr>
                <w:t>2</w:t>
              </w:r>
            </w:ins>
          </w:p>
        </w:tc>
      </w:tr>
      <w:tr w:rsidR="00D038B4" w14:paraId="500AD978" w14:textId="77777777" w:rsidTr="00D038B4">
        <w:trPr>
          <w:jc w:val="center"/>
          <w:ins w:id="573" w:author="Megan Feddern" w:date="2022-04-28T15:03:00Z"/>
        </w:trPr>
        <w:tc>
          <w:tcPr>
            <w:tcW w:w="0" w:type="auto"/>
            <w:tcMar>
              <w:top w:w="113" w:type="dxa"/>
              <w:left w:w="113" w:type="dxa"/>
              <w:bottom w:w="113" w:type="dxa"/>
              <w:right w:w="113" w:type="dxa"/>
            </w:tcMar>
            <w:hideMark/>
            <w:tcPrChange w:id="574" w:author="Megan Feddern" w:date="2022-04-28T15:03:00Z">
              <w:tcPr>
                <w:tcW w:w="0" w:type="auto"/>
                <w:tcMar>
                  <w:top w:w="113" w:type="dxa"/>
                  <w:left w:w="113" w:type="dxa"/>
                  <w:bottom w:w="113" w:type="dxa"/>
                  <w:right w:w="113" w:type="dxa"/>
                </w:tcMar>
                <w:hideMark/>
              </w:tcPr>
            </w:tcPrChange>
          </w:tcPr>
          <w:p w14:paraId="3205978B" w14:textId="77777777" w:rsidR="00D038B4" w:rsidRDefault="00D038B4" w:rsidP="00936DDE">
            <w:pPr>
              <w:rPr>
                <w:ins w:id="575" w:author="Megan Feddern" w:date="2022-04-28T15:03:00Z"/>
                <w:rFonts w:eastAsia="Times New Roman"/>
              </w:rPr>
            </w:pPr>
            <w:ins w:id="576" w:author="Megan Feddern" w:date="2022-04-28T15:03:00Z">
              <w:r>
                <w:rPr>
                  <w:rFonts w:eastAsia="Times New Roman"/>
                </w:rPr>
                <w:t>1981</w:t>
              </w:r>
            </w:ins>
          </w:p>
        </w:tc>
        <w:tc>
          <w:tcPr>
            <w:tcW w:w="0" w:type="auto"/>
            <w:tcMar>
              <w:top w:w="113" w:type="dxa"/>
              <w:left w:w="113" w:type="dxa"/>
              <w:bottom w:w="113" w:type="dxa"/>
              <w:right w:w="113" w:type="dxa"/>
            </w:tcMar>
            <w:hideMark/>
            <w:tcPrChange w:id="577" w:author="Megan Feddern" w:date="2022-04-28T15:03:00Z">
              <w:tcPr>
                <w:tcW w:w="0" w:type="auto"/>
                <w:tcMar>
                  <w:top w:w="113" w:type="dxa"/>
                  <w:left w:w="113" w:type="dxa"/>
                  <w:bottom w:w="113" w:type="dxa"/>
                  <w:right w:w="113" w:type="dxa"/>
                </w:tcMar>
                <w:hideMark/>
              </w:tcPr>
            </w:tcPrChange>
          </w:tcPr>
          <w:p w14:paraId="1B93890A" w14:textId="77777777" w:rsidR="00D038B4" w:rsidRDefault="00D038B4" w:rsidP="00936DDE">
            <w:pPr>
              <w:jc w:val="center"/>
              <w:rPr>
                <w:ins w:id="578" w:author="Megan Feddern" w:date="2022-04-28T15:03:00Z"/>
                <w:rFonts w:eastAsia="Times New Roman"/>
              </w:rPr>
            </w:pPr>
            <w:ins w:id="579" w:author="Megan Feddern" w:date="2022-04-28T15:03:00Z">
              <w:r>
                <w:rPr>
                  <w:rFonts w:eastAsia="Times New Roman"/>
                </w:rPr>
                <w:t>4.7</w:t>
              </w:r>
            </w:ins>
          </w:p>
        </w:tc>
        <w:tc>
          <w:tcPr>
            <w:tcW w:w="0" w:type="auto"/>
            <w:tcMar>
              <w:top w:w="113" w:type="dxa"/>
              <w:left w:w="113" w:type="dxa"/>
              <w:bottom w:w="113" w:type="dxa"/>
              <w:right w:w="113" w:type="dxa"/>
            </w:tcMar>
            <w:hideMark/>
            <w:tcPrChange w:id="580" w:author="Megan Feddern" w:date="2022-04-28T15:03:00Z">
              <w:tcPr>
                <w:tcW w:w="0" w:type="auto"/>
                <w:tcMar>
                  <w:top w:w="113" w:type="dxa"/>
                  <w:left w:w="113" w:type="dxa"/>
                  <w:bottom w:w="113" w:type="dxa"/>
                  <w:right w:w="113" w:type="dxa"/>
                </w:tcMar>
                <w:hideMark/>
              </w:tcPr>
            </w:tcPrChange>
          </w:tcPr>
          <w:p w14:paraId="05FCFA6F" w14:textId="77777777" w:rsidR="00D038B4" w:rsidRDefault="00D038B4" w:rsidP="00936DDE">
            <w:pPr>
              <w:jc w:val="center"/>
              <w:rPr>
                <w:ins w:id="581" w:author="Megan Feddern" w:date="2022-04-28T15:03:00Z"/>
                <w:rFonts w:eastAsia="Times New Roman"/>
              </w:rPr>
            </w:pPr>
            <w:ins w:id="582" w:author="Megan Feddern" w:date="2022-04-28T15:03:00Z">
              <w:r>
                <w:rPr>
                  <w:rFonts w:eastAsia="Times New Roman"/>
                </w:rPr>
                <w:t>0.2</w:t>
              </w:r>
            </w:ins>
          </w:p>
        </w:tc>
        <w:tc>
          <w:tcPr>
            <w:tcW w:w="0" w:type="auto"/>
            <w:tcMar>
              <w:top w:w="113" w:type="dxa"/>
              <w:left w:w="113" w:type="dxa"/>
              <w:bottom w:w="113" w:type="dxa"/>
              <w:right w:w="113" w:type="dxa"/>
            </w:tcMar>
            <w:hideMark/>
            <w:tcPrChange w:id="583" w:author="Megan Feddern" w:date="2022-04-28T15:03:00Z">
              <w:tcPr>
                <w:tcW w:w="0" w:type="auto"/>
                <w:tcMar>
                  <w:top w:w="113" w:type="dxa"/>
                  <w:left w:w="113" w:type="dxa"/>
                  <w:bottom w:w="113" w:type="dxa"/>
                  <w:right w:w="113" w:type="dxa"/>
                </w:tcMar>
                <w:hideMark/>
              </w:tcPr>
            </w:tcPrChange>
          </w:tcPr>
          <w:p w14:paraId="552037D5" w14:textId="77777777" w:rsidR="00D038B4" w:rsidRDefault="00D038B4" w:rsidP="00936DDE">
            <w:pPr>
              <w:jc w:val="center"/>
              <w:rPr>
                <w:ins w:id="584" w:author="Megan Feddern" w:date="2022-04-28T15:03:00Z"/>
                <w:rFonts w:eastAsia="Times New Roman"/>
              </w:rPr>
            </w:pPr>
            <w:ins w:id="585" w:author="Megan Feddern" w:date="2022-04-28T15:03:00Z">
              <w:r>
                <w:rPr>
                  <w:rFonts w:eastAsia="Times New Roman"/>
                </w:rPr>
                <w:t>4</w:t>
              </w:r>
            </w:ins>
          </w:p>
        </w:tc>
      </w:tr>
      <w:tr w:rsidR="00D038B4" w14:paraId="09271C53" w14:textId="77777777" w:rsidTr="00D038B4">
        <w:trPr>
          <w:jc w:val="center"/>
          <w:ins w:id="586" w:author="Megan Feddern" w:date="2022-04-28T15:03:00Z"/>
        </w:trPr>
        <w:tc>
          <w:tcPr>
            <w:tcW w:w="0" w:type="auto"/>
            <w:tcMar>
              <w:top w:w="113" w:type="dxa"/>
              <w:left w:w="113" w:type="dxa"/>
              <w:bottom w:w="113" w:type="dxa"/>
              <w:right w:w="113" w:type="dxa"/>
            </w:tcMar>
            <w:hideMark/>
            <w:tcPrChange w:id="587" w:author="Megan Feddern" w:date="2022-04-28T15:03:00Z">
              <w:tcPr>
                <w:tcW w:w="0" w:type="auto"/>
                <w:tcMar>
                  <w:top w:w="113" w:type="dxa"/>
                  <w:left w:w="113" w:type="dxa"/>
                  <w:bottom w:w="113" w:type="dxa"/>
                  <w:right w:w="113" w:type="dxa"/>
                </w:tcMar>
                <w:hideMark/>
              </w:tcPr>
            </w:tcPrChange>
          </w:tcPr>
          <w:p w14:paraId="4B45AA6F" w14:textId="77777777" w:rsidR="00D038B4" w:rsidRDefault="00D038B4" w:rsidP="00936DDE">
            <w:pPr>
              <w:rPr>
                <w:ins w:id="588" w:author="Megan Feddern" w:date="2022-04-28T15:03:00Z"/>
                <w:rFonts w:eastAsia="Times New Roman"/>
              </w:rPr>
            </w:pPr>
            <w:ins w:id="589" w:author="Megan Feddern" w:date="2022-04-28T15:03:00Z">
              <w:r>
                <w:rPr>
                  <w:rFonts w:eastAsia="Times New Roman"/>
                </w:rPr>
                <w:t>1982</w:t>
              </w:r>
            </w:ins>
          </w:p>
        </w:tc>
        <w:tc>
          <w:tcPr>
            <w:tcW w:w="0" w:type="auto"/>
            <w:tcMar>
              <w:top w:w="113" w:type="dxa"/>
              <w:left w:w="113" w:type="dxa"/>
              <w:bottom w:w="113" w:type="dxa"/>
              <w:right w:w="113" w:type="dxa"/>
            </w:tcMar>
            <w:hideMark/>
            <w:tcPrChange w:id="590" w:author="Megan Feddern" w:date="2022-04-28T15:03:00Z">
              <w:tcPr>
                <w:tcW w:w="0" w:type="auto"/>
                <w:tcMar>
                  <w:top w:w="113" w:type="dxa"/>
                  <w:left w:w="113" w:type="dxa"/>
                  <w:bottom w:w="113" w:type="dxa"/>
                  <w:right w:w="113" w:type="dxa"/>
                </w:tcMar>
                <w:hideMark/>
              </w:tcPr>
            </w:tcPrChange>
          </w:tcPr>
          <w:p w14:paraId="4AA835FF" w14:textId="77777777" w:rsidR="00D038B4" w:rsidRDefault="00D038B4" w:rsidP="00936DDE">
            <w:pPr>
              <w:jc w:val="center"/>
              <w:rPr>
                <w:ins w:id="591" w:author="Megan Feddern" w:date="2022-04-28T15:03:00Z"/>
                <w:rFonts w:eastAsia="Times New Roman"/>
              </w:rPr>
            </w:pPr>
            <w:ins w:id="592" w:author="Megan Feddern" w:date="2022-04-28T15:03:00Z">
              <w:r>
                <w:rPr>
                  <w:rFonts w:eastAsia="Times New Roman"/>
                </w:rPr>
                <w:t>4.5</w:t>
              </w:r>
            </w:ins>
          </w:p>
        </w:tc>
        <w:tc>
          <w:tcPr>
            <w:tcW w:w="0" w:type="auto"/>
            <w:tcMar>
              <w:top w:w="113" w:type="dxa"/>
              <w:left w:w="113" w:type="dxa"/>
              <w:bottom w:w="113" w:type="dxa"/>
              <w:right w:w="113" w:type="dxa"/>
            </w:tcMar>
            <w:hideMark/>
            <w:tcPrChange w:id="593" w:author="Megan Feddern" w:date="2022-04-28T15:03:00Z">
              <w:tcPr>
                <w:tcW w:w="0" w:type="auto"/>
                <w:tcMar>
                  <w:top w:w="113" w:type="dxa"/>
                  <w:left w:w="113" w:type="dxa"/>
                  <w:bottom w:w="113" w:type="dxa"/>
                  <w:right w:w="113" w:type="dxa"/>
                </w:tcMar>
                <w:hideMark/>
              </w:tcPr>
            </w:tcPrChange>
          </w:tcPr>
          <w:p w14:paraId="322C5107" w14:textId="77777777" w:rsidR="00D038B4" w:rsidRDefault="00D038B4" w:rsidP="00936DDE">
            <w:pPr>
              <w:jc w:val="center"/>
              <w:rPr>
                <w:ins w:id="594" w:author="Megan Feddern" w:date="2022-04-28T15:03:00Z"/>
                <w:rFonts w:eastAsia="Times New Roman"/>
              </w:rPr>
            </w:pPr>
            <w:ins w:id="595" w:author="Megan Feddern" w:date="2022-04-28T15:03:00Z">
              <w:r>
                <w:rPr>
                  <w:rFonts w:eastAsia="Times New Roman"/>
                </w:rPr>
                <w:t>0.1</w:t>
              </w:r>
            </w:ins>
          </w:p>
        </w:tc>
        <w:tc>
          <w:tcPr>
            <w:tcW w:w="0" w:type="auto"/>
            <w:tcMar>
              <w:top w:w="113" w:type="dxa"/>
              <w:left w:w="113" w:type="dxa"/>
              <w:bottom w:w="113" w:type="dxa"/>
              <w:right w:w="113" w:type="dxa"/>
            </w:tcMar>
            <w:hideMark/>
            <w:tcPrChange w:id="596" w:author="Megan Feddern" w:date="2022-04-28T15:03:00Z">
              <w:tcPr>
                <w:tcW w:w="0" w:type="auto"/>
                <w:tcMar>
                  <w:top w:w="113" w:type="dxa"/>
                  <w:left w:w="113" w:type="dxa"/>
                  <w:bottom w:w="113" w:type="dxa"/>
                  <w:right w:w="113" w:type="dxa"/>
                </w:tcMar>
                <w:hideMark/>
              </w:tcPr>
            </w:tcPrChange>
          </w:tcPr>
          <w:p w14:paraId="692D47C4" w14:textId="77777777" w:rsidR="00D038B4" w:rsidRDefault="00D038B4" w:rsidP="00936DDE">
            <w:pPr>
              <w:jc w:val="center"/>
              <w:rPr>
                <w:ins w:id="597" w:author="Megan Feddern" w:date="2022-04-28T15:03:00Z"/>
                <w:rFonts w:eastAsia="Times New Roman"/>
              </w:rPr>
            </w:pPr>
            <w:ins w:id="598" w:author="Megan Feddern" w:date="2022-04-28T15:03:00Z">
              <w:r>
                <w:rPr>
                  <w:rFonts w:eastAsia="Times New Roman"/>
                </w:rPr>
                <w:t>7</w:t>
              </w:r>
            </w:ins>
          </w:p>
        </w:tc>
      </w:tr>
      <w:tr w:rsidR="00D038B4" w14:paraId="295974E0" w14:textId="77777777" w:rsidTr="00D038B4">
        <w:trPr>
          <w:jc w:val="center"/>
          <w:ins w:id="599" w:author="Megan Feddern" w:date="2022-04-28T15:03:00Z"/>
        </w:trPr>
        <w:tc>
          <w:tcPr>
            <w:tcW w:w="0" w:type="auto"/>
            <w:tcMar>
              <w:top w:w="113" w:type="dxa"/>
              <w:left w:w="113" w:type="dxa"/>
              <w:bottom w:w="113" w:type="dxa"/>
              <w:right w:w="113" w:type="dxa"/>
            </w:tcMar>
            <w:hideMark/>
            <w:tcPrChange w:id="600" w:author="Megan Feddern" w:date="2022-04-28T15:03:00Z">
              <w:tcPr>
                <w:tcW w:w="0" w:type="auto"/>
                <w:tcMar>
                  <w:top w:w="113" w:type="dxa"/>
                  <w:left w:w="113" w:type="dxa"/>
                  <w:bottom w:w="113" w:type="dxa"/>
                  <w:right w:w="113" w:type="dxa"/>
                </w:tcMar>
                <w:hideMark/>
              </w:tcPr>
            </w:tcPrChange>
          </w:tcPr>
          <w:p w14:paraId="3C7641C4" w14:textId="77777777" w:rsidR="00D038B4" w:rsidRDefault="00D038B4" w:rsidP="00936DDE">
            <w:pPr>
              <w:rPr>
                <w:ins w:id="601" w:author="Megan Feddern" w:date="2022-04-28T15:03:00Z"/>
                <w:rFonts w:eastAsia="Times New Roman"/>
              </w:rPr>
            </w:pPr>
            <w:ins w:id="602" w:author="Megan Feddern" w:date="2022-04-28T15:03:00Z">
              <w:r>
                <w:rPr>
                  <w:rFonts w:eastAsia="Times New Roman"/>
                </w:rPr>
                <w:t>1983</w:t>
              </w:r>
            </w:ins>
          </w:p>
        </w:tc>
        <w:tc>
          <w:tcPr>
            <w:tcW w:w="0" w:type="auto"/>
            <w:tcMar>
              <w:top w:w="113" w:type="dxa"/>
              <w:left w:w="113" w:type="dxa"/>
              <w:bottom w:w="113" w:type="dxa"/>
              <w:right w:w="113" w:type="dxa"/>
            </w:tcMar>
            <w:hideMark/>
            <w:tcPrChange w:id="603" w:author="Megan Feddern" w:date="2022-04-28T15:03:00Z">
              <w:tcPr>
                <w:tcW w:w="0" w:type="auto"/>
                <w:tcMar>
                  <w:top w:w="113" w:type="dxa"/>
                  <w:left w:w="113" w:type="dxa"/>
                  <w:bottom w:w="113" w:type="dxa"/>
                  <w:right w:w="113" w:type="dxa"/>
                </w:tcMar>
                <w:hideMark/>
              </w:tcPr>
            </w:tcPrChange>
          </w:tcPr>
          <w:p w14:paraId="1FC5DD16" w14:textId="77777777" w:rsidR="00D038B4" w:rsidRDefault="00D038B4" w:rsidP="00936DDE">
            <w:pPr>
              <w:jc w:val="center"/>
              <w:rPr>
                <w:ins w:id="604" w:author="Megan Feddern" w:date="2022-04-28T15:03:00Z"/>
                <w:rFonts w:eastAsia="Times New Roman"/>
              </w:rPr>
            </w:pPr>
            <w:ins w:id="605" w:author="Megan Feddern" w:date="2022-04-28T15:03:00Z">
              <w:r>
                <w:rPr>
                  <w:rFonts w:eastAsia="Times New Roman"/>
                </w:rPr>
                <w:t>4.2</w:t>
              </w:r>
            </w:ins>
          </w:p>
        </w:tc>
        <w:tc>
          <w:tcPr>
            <w:tcW w:w="0" w:type="auto"/>
            <w:tcMar>
              <w:top w:w="113" w:type="dxa"/>
              <w:left w:w="113" w:type="dxa"/>
              <w:bottom w:w="113" w:type="dxa"/>
              <w:right w:w="113" w:type="dxa"/>
            </w:tcMar>
            <w:hideMark/>
            <w:tcPrChange w:id="606" w:author="Megan Feddern" w:date="2022-04-28T15:03:00Z">
              <w:tcPr>
                <w:tcW w:w="0" w:type="auto"/>
                <w:tcMar>
                  <w:top w:w="113" w:type="dxa"/>
                  <w:left w:w="113" w:type="dxa"/>
                  <w:bottom w:w="113" w:type="dxa"/>
                  <w:right w:w="113" w:type="dxa"/>
                </w:tcMar>
                <w:hideMark/>
              </w:tcPr>
            </w:tcPrChange>
          </w:tcPr>
          <w:p w14:paraId="04BF6984" w14:textId="77777777" w:rsidR="00D038B4" w:rsidRDefault="00D038B4" w:rsidP="00936DDE">
            <w:pPr>
              <w:jc w:val="center"/>
              <w:rPr>
                <w:ins w:id="607" w:author="Megan Feddern" w:date="2022-04-28T15:03:00Z"/>
                <w:rFonts w:eastAsia="Times New Roman"/>
              </w:rPr>
            </w:pPr>
            <w:ins w:id="608" w:author="Megan Feddern" w:date="2022-04-28T15:03:00Z">
              <w:r>
                <w:rPr>
                  <w:rFonts w:eastAsia="Times New Roman"/>
                </w:rPr>
                <w:t>0.2</w:t>
              </w:r>
            </w:ins>
          </w:p>
        </w:tc>
        <w:tc>
          <w:tcPr>
            <w:tcW w:w="0" w:type="auto"/>
            <w:tcMar>
              <w:top w:w="113" w:type="dxa"/>
              <w:left w:w="113" w:type="dxa"/>
              <w:bottom w:w="113" w:type="dxa"/>
              <w:right w:w="113" w:type="dxa"/>
            </w:tcMar>
            <w:hideMark/>
            <w:tcPrChange w:id="609" w:author="Megan Feddern" w:date="2022-04-28T15:03:00Z">
              <w:tcPr>
                <w:tcW w:w="0" w:type="auto"/>
                <w:tcMar>
                  <w:top w:w="113" w:type="dxa"/>
                  <w:left w:w="113" w:type="dxa"/>
                  <w:bottom w:w="113" w:type="dxa"/>
                  <w:right w:w="113" w:type="dxa"/>
                </w:tcMar>
                <w:hideMark/>
              </w:tcPr>
            </w:tcPrChange>
          </w:tcPr>
          <w:p w14:paraId="3E3F9C3C" w14:textId="77777777" w:rsidR="00D038B4" w:rsidRDefault="00D038B4" w:rsidP="00936DDE">
            <w:pPr>
              <w:jc w:val="center"/>
              <w:rPr>
                <w:ins w:id="610" w:author="Megan Feddern" w:date="2022-04-28T15:03:00Z"/>
                <w:rFonts w:eastAsia="Times New Roman"/>
              </w:rPr>
            </w:pPr>
            <w:ins w:id="611" w:author="Megan Feddern" w:date="2022-04-28T15:03:00Z">
              <w:r>
                <w:rPr>
                  <w:rFonts w:eastAsia="Times New Roman"/>
                </w:rPr>
                <w:t>3</w:t>
              </w:r>
            </w:ins>
          </w:p>
        </w:tc>
      </w:tr>
      <w:tr w:rsidR="00D038B4" w14:paraId="0701EA36" w14:textId="77777777" w:rsidTr="00D038B4">
        <w:trPr>
          <w:jc w:val="center"/>
          <w:ins w:id="612" w:author="Megan Feddern" w:date="2022-04-28T15:03:00Z"/>
        </w:trPr>
        <w:tc>
          <w:tcPr>
            <w:tcW w:w="0" w:type="auto"/>
            <w:tcMar>
              <w:top w:w="113" w:type="dxa"/>
              <w:left w:w="113" w:type="dxa"/>
              <w:bottom w:w="113" w:type="dxa"/>
              <w:right w:w="113" w:type="dxa"/>
            </w:tcMar>
            <w:hideMark/>
            <w:tcPrChange w:id="613" w:author="Megan Feddern" w:date="2022-04-28T15:03:00Z">
              <w:tcPr>
                <w:tcW w:w="0" w:type="auto"/>
                <w:tcMar>
                  <w:top w:w="113" w:type="dxa"/>
                  <w:left w:w="113" w:type="dxa"/>
                  <w:bottom w:w="113" w:type="dxa"/>
                  <w:right w:w="113" w:type="dxa"/>
                </w:tcMar>
                <w:hideMark/>
              </w:tcPr>
            </w:tcPrChange>
          </w:tcPr>
          <w:p w14:paraId="67E58F5D" w14:textId="77777777" w:rsidR="00D038B4" w:rsidRDefault="00D038B4" w:rsidP="00936DDE">
            <w:pPr>
              <w:rPr>
                <w:ins w:id="614" w:author="Megan Feddern" w:date="2022-04-28T15:03:00Z"/>
                <w:rFonts w:eastAsia="Times New Roman"/>
              </w:rPr>
            </w:pPr>
            <w:ins w:id="615" w:author="Megan Feddern" w:date="2022-04-28T15:03:00Z">
              <w:r>
                <w:rPr>
                  <w:rFonts w:eastAsia="Times New Roman"/>
                </w:rPr>
                <w:t>1986</w:t>
              </w:r>
            </w:ins>
          </w:p>
        </w:tc>
        <w:tc>
          <w:tcPr>
            <w:tcW w:w="0" w:type="auto"/>
            <w:tcMar>
              <w:top w:w="113" w:type="dxa"/>
              <w:left w:w="113" w:type="dxa"/>
              <w:bottom w:w="113" w:type="dxa"/>
              <w:right w:w="113" w:type="dxa"/>
            </w:tcMar>
            <w:hideMark/>
            <w:tcPrChange w:id="616" w:author="Megan Feddern" w:date="2022-04-28T15:03:00Z">
              <w:tcPr>
                <w:tcW w:w="0" w:type="auto"/>
                <w:tcMar>
                  <w:top w:w="113" w:type="dxa"/>
                  <w:left w:w="113" w:type="dxa"/>
                  <w:bottom w:w="113" w:type="dxa"/>
                  <w:right w:w="113" w:type="dxa"/>
                </w:tcMar>
                <w:hideMark/>
              </w:tcPr>
            </w:tcPrChange>
          </w:tcPr>
          <w:p w14:paraId="6CB9C264" w14:textId="77777777" w:rsidR="00D038B4" w:rsidRDefault="00D038B4" w:rsidP="00936DDE">
            <w:pPr>
              <w:jc w:val="center"/>
              <w:rPr>
                <w:ins w:id="617" w:author="Megan Feddern" w:date="2022-04-28T15:03:00Z"/>
                <w:rFonts w:eastAsia="Times New Roman"/>
              </w:rPr>
            </w:pPr>
            <w:ins w:id="618" w:author="Megan Feddern" w:date="2022-04-28T15:03:00Z">
              <w:r>
                <w:rPr>
                  <w:rFonts w:eastAsia="Times New Roman"/>
                </w:rPr>
                <w:t>4.5</w:t>
              </w:r>
            </w:ins>
          </w:p>
        </w:tc>
        <w:tc>
          <w:tcPr>
            <w:tcW w:w="0" w:type="auto"/>
            <w:tcMar>
              <w:top w:w="113" w:type="dxa"/>
              <w:left w:w="113" w:type="dxa"/>
              <w:bottom w:w="113" w:type="dxa"/>
              <w:right w:w="113" w:type="dxa"/>
            </w:tcMar>
            <w:hideMark/>
            <w:tcPrChange w:id="619" w:author="Megan Feddern" w:date="2022-04-28T15:03:00Z">
              <w:tcPr>
                <w:tcW w:w="0" w:type="auto"/>
                <w:tcMar>
                  <w:top w:w="113" w:type="dxa"/>
                  <w:left w:w="113" w:type="dxa"/>
                  <w:bottom w:w="113" w:type="dxa"/>
                  <w:right w:w="113" w:type="dxa"/>
                </w:tcMar>
                <w:hideMark/>
              </w:tcPr>
            </w:tcPrChange>
          </w:tcPr>
          <w:p w14:paraId="2D636DD7" w14:textId="77777777" w:rsidR="00D038B4" w:rsidRDefault="00D038B4" w:rsidP="00936DDE">
            <w:pPr>
              <w:jc w:val="center"/>
              <w:rPr>
                <w:ins w:id="620" w:author="Megan Feddern" w:date="2022-04-28T15:03:00Z"/>
                <w:rFonts w:eastAsia="Times New Roman"/>
              </w:rPr>
            </w:pPr>
            <w:ins w:id="621" w:author="Megan Feddern" w:date="2022-04-28T15:03:00Z">
              <w:r>
                <w:rPr>
                  <w:rFonts w:eastAsia="Times New Roman"/>
                </w:rPr>
                <w:t>0.4</w:t>
              </w:r>
            </w:ins>
          </w:p>
        </w:tc>
        <w:tc>
          <w:tcPr>
            <w:tcW w:w="0" w:type="auto"/>
            <w:tcMar>
              <w:top w:w="113" w:type="dxa"/>
              <w:left w:w="113" w:type="dxa"/>
              <w:bottom w:w="113" w:type="dxa"/>
              <w:right w:w="113" w:type="dxa"/>
            </w:tcMar>
            <w:hideMark/>
            <w:tcPrChange w:id="622" w:author="Megan Feddern" w:date="2022-04-28T15:03:00Z">
              <w:tcPr>
                <w:tcW w:w="0" w:type="auto"/>
                <w:tcMar>
                  <w:top w:w="113" w:type="dxa"/>
                  <w:left w:w="113" w:type="dxa"/>
                  <w:bottom w:w="113" w:type="dxa"/>
                  <w:right w:w="113" w:type="dxa"/>
                </w:tcMar>
                <w:hideMark/>
              </w:tcPr>
            </w:tcPrChange>
          </w:tcPr>
          <w:p w14:paraId="5A79A027" w14:textId="77777777" w:rsidR="00D038B4" w:rsidRDefault="00D038B4" w:rsidP="00936DDE">
            <w:pPr>
              <w:jc w:val="center"/>
              <w:rPr>
                <w:ins w:id="623" w:author="Megan Feddern" w:date="2022-04-28T15:03:00Z"/>
                <w:rFonts w:eastAsia="Times New Roman"/>
              </w:rPr>
            </w:pPr>
            <w:ins w:id="624" w:author="Megan Feddern" w:date="2022-04-28T15:03:00Z">
              <w:r>
                <w:rPr>
                  <w:rFonts w:eastAsia="Times New Roman"/>
                </w:rPr>
                <w:t>1</w:t>
              </w:r>
            </w:ins>
          </w:p>
        </w:tc>
      </w:tr>
      <w:tr w:rsidR="00D038B4" w14:paraId="48A743A3" w14:textId="77777777" w:rsidTr="00D038B4">
        <w:trPr>
          <w:jc w:val="center"/>
          <w:ins w:id="625" w:author="Megan Feddern" w:date="2022-04-28T15:03:00Z"/>
        </w:trPr>
        <w:tc>
          <w:tcPr>
            <w:tcW w:w="0" w:type="auto"/>
            <w:tcMar>
              <w:top w:w="113" w:type="dxa"/>
              <w:left w:w="113" w:type="dxa"/>
              <w:bottom w:w="113" w:type="dxa"/>
              <w:right w:w="113" w:type="dxa"/>
            </w:tcMar>
            <w:hideMark/>
            <w:tcPrChange w:id="626" w:author="Megan Feddern" w:date="2022-04-28T15:03:00Z">
              <w:tcPr>
                <w:tcW w:w="0" w:type="auto"/>
                <w:tcMar>
                  <w:top w:w="113" w:type="dxa"/>
                  <w:left w:w="113" w:type="dxa"/>
                  <w:bottom w:w="113" w:type="dxa"/>
                  <w:right w:w="113" w:type="dxa"/>
                </w:tcMar>
                <w:hideMark/>
              </w:tcPr>
            </w:tcPrChange>
          </w:tcPr>
          <w:p w14:paraId="6F82DEA0" w14:textId="77777777" w:rsidR="00D038B4" w:rsidRDefault="00D038B4" w:rsidP="00936DDE">
            <w:pPr>
              <w:rPr>
                <w:ins w:id="627" w:author="Megan Feddern" w:date="2022-04-28T15:03:00Z"/>
                <w:rFonts w:eastAsia="Times New Roman"/>
              </w:rPr>
            </w:pPr>
            <w:ins w:id="628" w:author="Megan Feddern" w:date="2022-04-28T15:03:00Z">
              <w:r>
                <w:rPr>
                  <w:rFonts w:eastAsia="Times New Roman"/>
                </w:rPr>
                <w:t>1987</w:t>
              </w:r>
            </w:ins>
          </w:p>
        </w:tc>
        <w:tc>
          <w:tcPr>
            <w:tcW w:w="0" w:type="auto"/>
            <w:tcMar>
              <w:top w:w="113" w:type="dxa"/>
              <w:left w:w="113" w:type="dxa"/>
              <w:bottom w:w="113" w:type="dxa"/>
              <w:right w:w="113" w:type="dxa"/>
            </w:tcMar>
            <w:hideMark/>
            <w:tcPrChange w:id="629" w:author="Megan Feddern" w:date="2022-04-28T15:03:00Z">
              <w:tcPr>
                <w:tcW w:w="0" w:type="auto"/>
                <w:tcMar>
                  <w:top w:w="113" w:type="dxa"/>
                  <w:left w:w="113" w:type="dxa"/>
                  <w:bottom w:w="113" w:type="dxa"/>
                  <w:right w:w="113" w:type="dxa"/>
                </w:tcMar>
                <w:hideMark/>
              </w:tcPr>
            </w:tcPrChange>
          </w:tcPr>
          <w:p w14:paraId="0AA38522" w14:textId="77777777" w:rsidR="00D038B4" w:rsidRDefault="00D038B4" w:rsidP="00936DDE">
            <w:pPr>
              <w:jc w:val="center"/>
              <w:rPr>
                <w:ins w:id="630" w:author="Megan Feddern" w:date="2022-04-28T15:03:00Z"/>
                <w:rFonts w:eastAsia="Times New Roman"/>
              </w:rPr>
            </w:pPr>
            <w:ins w:id="631" w:author="Megan Feddern" w:date="2022-04-28T15:03:00Z">
              <w:r>
                <w:rPr>
                  <w:rFonts w:eastAsia="Times New Roman"/>
                </w:rPr>
                <w:t>4.6</w:t>
              </w:r>
            </w:ins>
          </w:p>
        </w:tc>
        <w:tc>
          <w:tcPr>
            <w:tcW w:w="0" w:type="auto"/>
            <w:tcMar>
              <w:top w:w="113" w:type="dxa"/>
              <w:left w:w="113" w:type="dxa"/>
              <w:bottom w:w="113" w:type="dxa"/>
              <w:right w:w="113" w:type="dxa"/>
            </w:tcMar>
            <w:hideMark/>
            <w:tcPrChange w:id="632" w:author="Megan Feddern" w:date="2022-04-28T15:03:00Z">
              <w:tcPr>
                <w:tcW w:w="0" w:type="auto"/>
                <w:tcMar>
                  <w:top w:w="113" w:type="dxa"/>
                  <w:left w:w="113" w:type="dxa"/>
                  <w:bottom w:w="113" w:type="dxa"/>
                  <w:right w:w="113" w:type="dxa"/>
                </w:tcMar>
                <w:hideMark/>
              </w:tcPr>
            </w:tcPrChange>
          </w:tcPr>
          <w:p w14:paraId="3E371722" w14:textId="77777777" w:rsidR="00D038B4" w:rsidRDefault="00D038B4" w:rsidP="00936DDE">
            <w:pPr>
              <w:jc w:val="center"/>
              <w:rPr>
                <w:ins w:id="633" w:author="Megan Feddern" w:date="2022-04-28T15:03:00Z"/>
                <w:rFonts w:eastAsia="Times New Roman"/>
              </w:rPr>
            </w:pPr>
            <w:ins w:id="634" w:author="Megan Feddern" w:date="2022-04-28T15:03:00Z">
              <w:r>
                <w:rPr>
                  <w:rFonts w:eastAsia="Times New Roman"/>
                </w:rPr>
                <w:t>0.1</w:t>
              </w:r>
            </w:ins>
          </w:p>
        </w:tc>
        <w:tc>
          <w:tcPr>
            <w:tcW w:w="0" w:type="auto"/>
            <w:tcMar>
              <w:top w:w="113" w:type="dxa"/>
              <w:left w:w="113" w:type="dxa"/>
              <w:bottom w:w="113" w:type="dxa"/>
              <w:right w:w="113" w:type="dxa"/>
            </w:tcMar>
            <w:hideMark/>
            <w:tcPrChange w:id="635" w:author="Megan Feddern" w:date="2022-04-28T15:03:00Z">
              <w:tcPr>
                <w:tcW w:w="0" w:type="auto"/>
                <w:tcMar>
                  <w:top w:w="113" w:type="dxa"/>
                  <w:left w:w="113" w:type="dxa"/>
                  <w:bottom w:w="113" w:type="dxa"/>
                  <w:right w:w="113" w:type="dxa"/>
                </w:tcMar>
                <w:hideMark/>
              </w:tcPr>
            </w:tcPrChange>
          </w:tcPr>
          <w:p w14:paraId="627F4C84" w14:textId="77777777" w:rsidR="00D038B4" w:rsidRDefault="00D038B4" w:rsidP="00936DDE">
            <w:pPr>
              <w:jc w:val="center"/>
              <w:rPr>
                <w:ins w:id="636" w:author="Megan Feddern" w:date="2022-04-28T15:03:00Z"/>
                <w:rFonts w:eastAsia="Times New Roman"/>
              </w:rPr>
            </w:pPr>
            <w:ins w:id="637" w:author="Megan Feddern" w:date="2022-04-28T15:03:00Z">
              <w:r>
                <w:rPr>
                  <w:rFonts w:eastAsia="Times New Roman"/>
                </w:rPr>
                <w:t>8</w:t>
              </w:r>
            </w:ins>
          </w:p>
        </w:tc>
      </w:tr>
      <w:tr w:rsidR="00D038B4" w14:paraId="0BB3A0A5" w14:textId="77777777" w:rsidTr="00D038B4">
        <w:trPr>
          <w:jc w:val="center"/>
          <w:ins w:id="638" w:author="Megan Feddern" w:date="2022-04-28T15:03:00Z"/>
        </w:trPr>
        <w:tc>
          <w:tcPr>
            <w:tcW w:w="0" w:type="auto"/>
            <w:tcMar>
              <w:top w:w="113" w:type="dxa"/>
              <w:left w:w="113" w:type="dxa"/>
              <w:bottom w:w="113" w:type="dxa"/>
              <w:right w:w="113" w:type="dxa"/>
            </w:tcMar>
            <w:hideMark/>
            <w:tcPrChange w:id="639" w:author="Megan Feddern" w:date="2022-04-28T15:03:00Z">
              <w:tcPr>
                <w:tcW w:w="0" w:type="auto"/>
                <w:tcMar>
                  <w:top w:w="113" w:type="dxa"/>
                  <w:left w:w="113" w:type="dxa"/>
                  <w:bottom w:w="113" w:type="dxa"/>
                  <w:right w:w="113" w:type="dxa"/>
                </w:tcMar>
                <w:hideMark/>
              </w:tcPr>
            </w:tcPrChange>
          </w:tcPr>
          <w:p w14:paraId="53DA9C54" w14:textId="77777777" w:rsidR="00D038B4" w:rsidRDefault="00D038B4" w:rsidP="00936DDE">
            <w:pPr>
              <w:rPr>
                <w:ins w:id="640" w:author="Megan Feddern" w:date="2022-04-28T15:03:00Z"/>
                <w:rFonts w:eastAsia="Times New Roman"/>
              </w:rPr>
            </w:pPr>
            <w:ins w:id="641" w:author="Megan Feddern" w:date="2022-04-28T15:03:00Z">
              <w:r>
                <w:rPr>
                  <w:rFonts w:eastAsia="Times New Roman"/>
                </w:rPr>
                <w:t>1988</w:t>
              </w:r>
            </w:ins>
          </w:p>
        </w:tc>
        <w:tc>
          <w:tcPr>
            <w:tcW w:w="0" w:type="auto"/>
            <w:tcMar>
              <w:top w:w="113" w:type="dxa"/>
              <w:left w:w="113" w:type="dxa"/>
              <w:bottom w:w="113" w:type="dxa"/>
              <w:right w:w="113" w:type="dxa"/>
            </w:tcMar>
            <w:hideMark/>
            <w:tcPrChange w:id="642" w:author="Megan Feddern" w:date="2022-04-28T15:03:00Z">
              <w:tcPr>
                <w:tcW w:w="0" w:type="auto"/>
                <w:tcMar>
                  <w:top w:w="113" w:type="dxa"/>
                  <w:left w:w="113" w:type="dxa"/>
                  <w:bottom w:w="113" w:type="dxa"/>
                  <w:right w:w="113" w:type="dxa"/>
                </w:tcMar>
                <w:hideMark/>
              </w:tcPr>
            </w:tcPrChange>
          </w:tcPr>
          <w:p w14:paraId="04AC33BC" w14:textId="77777777" w:rsidR="00D038B4" w:rsidRDefault="00D038B4" w:rsidP="00936DDE">
            <w:pPr>
              <w:jc w:val="center"/>
              <w:rPr>
                <w:ins w:id="643" w:author="Megan Feddern" w:date="2022-04-28T15:03:00Z"/>
                <w:rFonts w:eastAsia="Times New Roman"/>
              </w:rPr>
            </w:pPr>
            <w:ins w:id="644" w:author="Megan Feddern" w:date="2022-04-28T15:03:00Z">
              <w:r>
                <w:rPr>
                  <w:rFonts w:eastAsia="Times New Roman"/>
                </w:rPr>
                <w:t>4.8</w:t>
              </w:r>
            </w:ins>
          </w:p>
        </w:tc>
        <w:tc>
          <w:tcPr>
            <w:tcW w:w="0" w:type="auto"/>
            <w:tcMar>
              <w:top w:w="113" w:type="dxa"/>
              <w:left w:w="113" w:type="dxa"/>
              <w:bottom w:w="113" w:type="dxa"/>
              <w:right w:w="113" w:type="dxa"/>
            </w:tcMar>
            <w:hideMark/>
            <w:tcPrChange w:id="645" w:author="Megan Feddern" w:date="2022-04-28T15:03:00Z">
              <w:tcPr>
                <w:tcW w:w="0" w:type="auto"/>
                <w:tcMar>
                  <w:top w:w="113" w:type="dxa"/>
                  <w:left w:w="113" w:type="dxa"/>
                  <w:bottom w:w="113" w:type="dxa"/>
                  <w:right w:w="113" w:type="dxa"/>
                </w:tcMar>
                <w:hideMark/>
              </w:tcPr>
            </w:tcPrChange>
          </w:tcPr>
          <w:p w14:paraId="5D497861" w14:textId="77777777" w:rsidR="00D038B4" w:rsidRDefault="00D038B4" w:rsidP="00936DDE">
            <w:pPr>
              <w:jc w:val="center"/>
              <w:rPr>
                <w:ins w:id="646" w:author="Megan Feddern" w:date="2022-04-28T15:03:00Z"/>
                <w:rFonts w:eastAsia="Times New Roman"/>
              </w:rPr>
            </w:pPr>
            <w:ins w:id="647" w:author="Megan Feddern" w:date="2022-04-28T15:03:00Z">
              <w:r>
                <w:rPr>
                  <w:rFonts w:eastAsia="Times New Roman"/>
                </w:rPr>
                <w:t>0.4</w:t>
              </w:r>
            </w:ins>
          </w:p>
        </w:tc>
        <w:tc>
          <w:tcPr>
            <w:tcW w:w="0" w:type="auto"/>
            <w:tcMar>
              <w:top w:w="113" w:type="dxa"/>
              <w:left w:w="113" w:type="dxa"/>
              <w:bottom w:w="113" w:type="dxa"/>
              <w:right w:w="113" w:type="dxa"/>
            </w:tcMar>
            <w:hideMark/>
            <w:tcPrChange w:id="648" w:author="Megan Feddern" w:date="2022-04-28T15:03:00Z">
              <w:tcPr>
                <w:tcW w:w="0" w:type="auto"/>
                <w:tcMar>
                  <w:top w:w="113" w:type="dxa"/>
                  <w:left w:w="113" w:type="dxa"/>
                  <w:bottom w:w="113" w:type="dxa"/>
                  <w:right w:w="113" w:type="dxa"/>
                </w:tcMar>
                <w:hideMark/>
              </w:tcPr>
            </w:tcPrChange>
          </w:tcPr>
          <w:p w14:paraId="669C0D35" w14:textId="77777777" w:rsidR="00D038B4" w:rsidRDefault="00D038B4" w:rsidP="00936DDE">
            <w:pPr>
              <w:jc w:val="center"/>
              <w:rPr>
                <w:ins w:id="649" w:author="Megan Feddern" w:date="2022-04-28T15:03:00Z"/>
                <w:rFonts w:eastAsia="Times New Roman"/>
              </w:rPr>
            </w:pPr>
            <w:ins w:id="650" w:author="Megan Feddern" w:date="2022-04-28T15:03:00Z">
              <w:r>
                <w:rPr>
                  <w:rFonts w:eastAsia="Times New Roman"/>
                </w:rPr>
                <w:t>1</w:t>
              </w:r>
            </w:ins>
          </w:p>
        </w:tc>
      </w:tr>
      <w:tr w:rsidR="00D038B4" w14:paraId="28107294" w14:textId="77777777" w:rsidTr="00D038B4">
        <w:trPr>
          <w:jc w:val="center"/>
          <w:ins w:id="651" w:author="Megan Feddern" w:date="2022-04-28T15:03:00Z"/>
        </w:trPr>
        <w:tc>
          <w:tcPr>
            <w:tcW w:w="0" w:type="auto"/>
            <w:tcMar>
              <w:top w:w="113" w:type="dxa"/>
              <w:left w:w="113" w:type="dxa"/>
              <w:bottom w:w="113" w:type="dxa"/>
              <w:right w:w="113" w:type="dxa"/>
            </w:tcMar>
            <w:hideMark/>
            <w:tcPrChange w:id="652" w:author="Megan Feddern" w:date="2022-04-28T15:03:00Z">
              <w:tcPr>
                <w:tcW w:w="0" w:type="auto"/>
                <w:tcMar>
                  <w:top w:w="113" w:type="dxa"/>
                  <w:left w:w="113" w:type="dxa"/>
                  <w:bottom w:w="113" w:type="dxa"/>
                  <w:right w:w="113" w:type="dxa"/>
                </w:tcMar>
                <w:hideMark/>
              </w:tcPr>
            </w:tcPrChange>
          </w:tcPr>
          <w:p w14:paraId="05268D1F" w14:textId="77777777" w:rsidR="00D038B4" w:rsidRDefault="00D038B4" w:rsidP="00936DDE">
            <w:pPr>
              <w:rPr>
                <w:ins w:id="653" w:author="Megan Feddern" w:date="2022-04-28T15:03:00Z"/>
                <w:rFonts w:eastAsia="Times New Roman"/>
              </w:rPr>
            </w:pPr>
            <w:ins w:id="654" w:author="Megan Feddern" w:date="2022-04-28T15:03:00Z">
              <w:r>
                <w:rPr>
                  <w:rFonts w:eastAsia="Times New Roman"/>
                </w:rPr>
                <w:lastRenderedPageBreak/>
                <w:t>1989</w:t>
              </w:r>
            </w:ins>
          </w:p>
        </w:tc>
        <w:tc>
          <w:tcPr>
            <w:tcW w:w="0" w:type="auto"/>
            <w:tcMar>
              <w:top w:w="113" w:type="dxa"/>
              <w:left w:w="113" w:type="dxa"/>
              <w:bottom w:w="113" w:type="dxa"/>
              <w:right w:w="113" w:type="dxa"/>
            </w:tcMar>
            <w:hideMark/>
            <w:tcPrChange w:id="655" w:author="Megan Feddern" w:date="2022-04-28T15:03:00Z">
              <w:tcPr>
                <w:tcW w:w="0" w:type="auto"/>
                <w:tcMar>
                  <w:top w:w="113" w:type="dxa"/>
                  <w:left w:w="113" w:type="dxa"/>
                  <w:bottom w:w="113" w:type="dxa"/>
                  <w:right w:w="113" w:type="dxa"/>
                </w:tcMar>
                <w:hideMark/>
              </w:tcPr>
            </w:tcPrChange>
          </w:tcPr>
          <w:p w14:paraId="33009410" w14:textId="77777777" w:rsidR="00D038B4" w:rsidRDefault="00D038B4" w:rsidP="00936DDE">
            <w:pPr>
              <w:jc w:val="center"/>
              <w:rPr>
                <w:ins w:id="656" w:author="Megan Feddern" w:date="2022-04-28T15:03:00Z"/>
                <w:rFonts w:eastAsia="Times New Roman"/>
              </w:rPr>
            </w:pPr>
            <w:ins w:id="657" w:author="Megan Feddern" w:date="2022-04-28T15:03:00Z">
              <w:r>
                <w:rPr>
                  <w:rFonts w:eastAsia="Times New Roman"/>
                </w:rPr>
                <w:t>4.5</w:t>
              </w:r>
            </w:ins>
          </w:p>
        </w:tc>
        <w:tc>
          <w:tcPr>
            <w:tcW w:w="0" w:type="auto"/>
            <w:tcMar>
              <w:top w:w="113" w:type="dxa"/>
              <w:left w:w="113" w:type="dxa"/>
              <w:bottom w:w="113" w:type="dxa"/>
              <w:right w:w="113" w:type="dxa"/>
            </w:tcMar>
            <w:hideMark/>
            <w:tcPrChange w:id="658" w:author="Megan Feddern" w:date="2022-04-28T15:03:00Z">
              <w:tcPr>
                <w:tcW w:w="0" w:type="auto"/>
                <w:tcMar>
                  <w:top w:w="113" w:type="dxa"/>
                  <w:left w:w="113" w:type="dxa"/>
                  <w:bottom w:w="113" w:type="dxa"/>
                  <w:right w:w="113" w:type="dxa"/>
                </w:tcMar>
                <w:hideMark/>
              </w:tcPr>
            </w:tcPrChange>
          </w:tcPr>
          <w:p w14:paraId="383CED53" w14:textId="77777777" w:rsidR="00D038B4" w:rsidRDefault="00D038B4" w:rsidP="00936DDE">
            <w:pPr>
              <w:jc w:val="center"/>
              <w:rPr>
                <w:ins w:id="659" w:author="Megan Feddern" w:date="2022-04-28T15:03:00Z"/>
                <w:rFonts w:eastAsia="Times New Roman"/>
              </w:rPr>
            </w:pPr>
            <w:ins w:id="660" w:author="Megan Feddern" w:date="2022-04-28T15:03:00Z">
              <w:r>
                <w:rPr>
                  <w:rFonts w:eastAsia="Times New Roman"/>
                </w:rPr>
                <w:t>0.3</w:t>
              </w:r>
            </w:ins>
          </w:p>
        </w:tc>
        <w:tc>
          <w:tcPr>
            <w:tcW w:w="0" w:type="auto"/>
            <w:tcMar>
              <w:top w:w="113" w:type="dxa"/>
              <w:left w:w="113" w:type="dxa"/>
              <w:bottom w:w="113" w:type="dxa"/>
              <w:right w:w="113" w:type="dxa"/>
            </w:tcMar>
            <w:hideMark/>
            <w:tcPrChange w:id="661" w:author="Megan Feddern" w:date="2022-04-28T15:03:00Z">
              <w:tcPr>
                <w:tcW w:w="0" w:type="auto"/>
                <w:tcMar>
                  <w:top w:w="113" w:type="dxa"/>
                  <w:left w:w="113" w:type="dxa"/>
                  <w:bottom w:w="113" w:type="dxa"/>
                  <w:right w:w="113" w:type="dxa"/>
                </w:tcMar>
                <w:hideMark/>
              </w:tcPr>
            </w:tcPrChange>
          </w:tcPr>
          <w:p w14:paraId="146955E2" w14:textId="77777777" w:rsidR="00D038B4" w:rsidRDefault="00D038B4" w:rsidP="00936DDE">
            <w:pPr>
              <w:jc w:val="center"/>
              <w:rPr>
                <w:ins w:id="662" w:author="Megan Feddern" w:date="2022-04-28T15:03:00Z"/>
                <w:rFonts w:eastAsia="Times New Roman"/>
              </w:rPr>
            </w:pPr>
            <w:ins w:id="663" w:author="Megan Feddern" w:date="2022-04-28T15:03:00Z">
              <w:r>
                <w:rPr>
                  <w:rFonts w:eastAsia="Times New Roman"/>
                </w:rPr>
                <w:t>2</w:t>
              </w:r>
            </w:ins>
          </w:p>
        </w:tc>
      </w:tr>
      <w:tr w:rsidR="00D038B4" w14:paraId="7D52B804" w14:textId="77777777" w:rsidTr="00D038B4">
        <w:trPr>
          <w:jc w:val="center"/>
          <w:ins w:id="664" w:author="Megan Feddern" w:date="2022-04-28T15:03:00Z"/>
        </w:trPr>
        <w:tc>
          <w:tcPr>
            <w:tcW w:w="0" w:type="auto"/>
            <w:tcMar>
              <w:top w:w="113" w:type="dxa"/>
              <w:left w:w="113" w:type="dxa"/>
              <w:bottom w:w="113" w:type="dxa"/>
              <w:right w:w="113" w:type="dxa"/>
            </w:tcMar>
            <w:hideMark/>
            <w:tcPrChange w:id="665" w:author="Megan Feddern" w:date="2022-04-28T15:03:00Z">
              <w:tcPr>
                <w:tcW w:w="0" w:type="auto"/>
                <w:tcMar>
                  <w:top w:w="113" w:type="dxa"/>
                  <w:left w:w="113" w:type="dxa"/>
                  <w:bottom w:w="113" w:type="dxa"/>
                  <w:right w:w="113" w:type="dxa"/>
                </w:tcMar>
                <w:hideMark/>
              </w:tcPr>
            </w:tcPrChange>
          </w:tcPr>
          <w:p w14:paraId="1A086971" w14:textId="77777777" w:rsidR="00D038B4" w:rsidRDefault="00D038B4" w:rsidP="00936DDE">
            <w:pPr>
              <w:rPr>
                <w:ins w:id="666" w:author="Megan Feddern" w:date="2022-04-28T15:03:00Z"/>
                <w:rFonts w:eastAsia="Times New Roman"/>
              </w:rPr>
            </w:pPr>
            <w:ins w:id="667" w:author="Megan Feddern" w:date="2022-04-28T15:03:00Z">
              <w:r>
                <w:rPr>
                  <w:rFonts w:eastAsia="Times New Roman"/>
                </w:rPr>
                <w:t>1991</w:t>
              </w:r>
            </w:ins>
          </w:p>
        </w:tc>
        <w:tc>
          <w:tcPr>
            <w:tcW w:w="0" w:type="auto"/>
            <w:tcMar>
              <w:top w:w="113" w:type="dxa"/>
              <w:left w:w="113" w:type="dxa"/>
              <w:bottom w:w="113" w:type="dxa"/>
              <w:right w:w="113" w:type="dxa"/>
            </w:tcMar>
            <w:hideMark/>
            <w:tcPrChange w:id="668" w:author="Megan Feddern" w:date="2022-04-28T15:03:00Z">
              <w:tcPr>
                <w:tcW w:w="0" w:type="auto"/>
                <w:tcMar>
                  <w:top w:w="113" w:type="dxa"/>
                  <w:left w:w="113" w:type="dxa"/>
                  <w:bottom w:w="113" w:type="dxa"/>
                  <w:right w:w="113" w:type="dxa"/>
                </w:tcMar>
                <w:hideMark/>
              </w:tcPr>
            </w:tcPrChange>
          </w:tcPr>
          <w:p w14:paraId="4FC1C714" w14:textId="77777777" w:rsidR="00D038B4" w:rsidRDefault="00D038B4" w:rsidP="00936DDE">
            <w:pPr>
              <w:jc w:val="center"/>
              <w:rPr>
                <w:ins w:id="669" w:author="Megan Feddern" w:date="2022-04-28T15:03:00Z"/>
                <w:rFonts w:eastAsia="Times New Roman"/>
              </w:rPr>
            </w:pPr>
            <w:ins w:id="670" w:author="Megan Feddern" w:date="2022-04-28T15:03:00Z">
              <w:r>
                <w:rPr>
                  <w:rFonts w:eastAsia="Times New Roman"/>
                </w:rPr>
                <w:t>4.8</w:t>
              </w:r>
            </w:ins>
          </w:p>
        </w:tc>
        <w:tc>
          <w:tcPr>
            <w:tcW w:w="0" w:type="auto"/>
            <w:tcMar>
              <w:top w:w="113" w:type="dxa"/>
              <w:left w:w="113" w:type="dxa"/>
              <w:bottom w:w="113" w:type="dxa"/>
              <w:right w:w="113" w:type="dxa"/>
            </w:tcMar>
            <w:hideMark/>
            <w:tcPrChange w:id="671" w:author="Megan Feddern" w:date="2022-04-28T15:03:00Z">
              <w:tcPr>
                <w:tcW w:w="0" w:type="auto"/>
                <w:tcMar>
                  <w:top w:w="113" w:type="dxa"/>
                  <w:left w:w="113" w:type="dxa"/>
                  <w:bottom w:w="113" w:type="dxa"/>
                  <w:right w:w="113" w:type="dxa"/>
                </w:tcMar>
                <w:hideMark/>
              </w:tcPr>
            </w:tcPrChange>
          </w:tcPr>
          <w:p w14:paraId="57FF187D" w14:textId="77777777" w:rsidR="00D038B4" w:rsidRDefault="00D038B4" w:rsidP="00936DDE">
            <w:pPr>
              <w:jc w:val="center"/>
              <w:rPr>
                <w:ins w:id="672" w:author="Megan Feddern" w:date="2022-04-28T15:03:00Z"/>
                <w:rFonts w:eastAsia="Times New Roman"/>
              </w:rPr>
            </w:pPr>
            <w:ins w:id="673" w:author="Megan Feddern" w:date="2022-04-28T15:03:00Z">
              <w:r>
                <w:rPr>
                  <w:rFonts w:eastAsia="Times New Roman"/>
                </w:rPr>
                <w:t>0.2</w:t>
              </w:r>
            </w:ins>
          </w:p>
        </w:tc>
        <w:tc>
          <w:tcPr>
            <w:tcW w:w="0" w:type="auto"/>
            <w:tcMar>
              <w:top w:w="113" w:type="dxa"/>
              <w:left w:w="113" w:type="dxa"/>
              <w:bottom w:w="113" w:type="dxa"/>
              <w:right w:w="113" w:type="dxa"/>
            </w:tcMar>
            <w:hideMark/>
            <w:tcPrChange w:id="674" w:author="Megan Feddern" w:date="2022-04-28T15:03:00Z">
              <w:tcPr>
                <w:tcW w:w="0" w:type="auto"/>
                <w:tcMar>
                  <w:top w:w="113" w:type="dxa"/>
                  <w:left w:w="113" w:type="dxa"/>
                  <w:bottom w:w="113" w:type="dxa"/>
                  <w:right w:w="113" w:type="dxa"/>
                </w:tcMar>
                <w:hideMark/>
              </w:tcPr>
            </w:tcPrChange>
          </w:tcPr>
          <w:p w14:paraId="705B6586" w14:textId="77777777" w:rsidR="00D038B4" w:rsidRDefault="00D038B4" w:rsidP="00936DDE">
            <w:pPr>
              <w:jc w:val="center"/>
              <w:rPr>
                <w:ins w:id="675" w:author="Megan Feddern" w:date="2022-04-28T15:03:00Z"/>
                <w:rFonts w:eastAsia="Times New Roman"/>
              </w:rPr>
            </w:pPr>
            <w:ins w:id="676" w:author="Megan Feddern" w:date="2022-04-28T15:03:00Z">
              <w:r>
                <w:rPr>
                  <w:rFonts w:eastAsia="Times New Roman"/>
                </w:rPr>
                <w:t>4</w:t>
              </w:r>
            </w:ins>
          </w:p>
        </w:tc>
      </w:tr>
      <w:tr w:rsidR="00D038B4" w14:paraId="4C92C47B" w14:textId="77777777" w:rsidTr="00D038B4">
        <w:trPr>
          <w:jc w:val="center"/>
          <w:ins w:id="677" w:author="Megan Feddern" w:date="2022-04-28T15:03:00Z"/>
        </w:trPr>
        <w:tc>
          <w:tcPr>
            <w:tcW w:w="0" w:type="auto"/>
            <w:tcMar>
              <w:top w:w="113" w:type="dxa"/>
              <w:left w:w="113" w:type="dxa"/>
              <w:bottom w:w="113" w:type="dxa"/>
              <w:right w:w="113" w:type="dxa"/>
            </w:tcMar>
            <w:hideMark/>
            <w:tcPrChange w:id="678" w:author="Megan Feddern" w:date="2022-04-28T15:03:00Z">
              <w:tcPr>
                <w:tcW w:w="0" w:type="auto"/>
                <w:tcMar>
                  <w:top w:w="113" w:type="dxa"/>
                  <w:left w:w="113" w:type="dxa"/>
                  <w:bottom w:w="113" w:type="dxa"/>
                  <w:right w:w="113" w:type="dxa"/>
                </w:tcMar>
                <w:hideMark/>
              </w:tcPr>
            </w:tcPrChange>
          </w:tcPr>
          <w:p w14:paraId="696A78D9" w14:textId="77777777" w:rsidR="00D038B4" w:rsidRDefault="00D038B4" w:rsidP="00936DDE">
            <w:pPr>
              <w:rPr>
                <w:ins w:id="679" w:author="Megan Feddern" w:date="2022-04-28T15:03:00Z"/>
                <w:rFonts w:eastAsia="Times New Roman"/>
              </w:rPr>
            </w:pPr>
            <w:ins w:id="680" w:author="Megan Feddern" w:date="2022-04-28T15:03:00Z">
              <w:r>
                <w:rPr>
                  <w:rFonts w:eastAsia="Times New Roman"/>
                </w:rPr>
                <w:t>1992</w:t>
              </w:r>
            </w:ins>
          </w:p>
        </w:tc>
        <w:tc>
          <w:tcPr>
            <w:tcW w:w="0" w:type="auto"/>
            <w:tcMar>
              <w:top w:w="113" w:type="dxa"/>
              <w:left w:w="113" w:type="dxa"/>
              <w:bottom w:w="113" w:type="dxa"/>
              <w:right w:w="113" w:type="dxa"/>
            </w:tcMar>
            <w:hideMark/>
            <w:tcPrChange w:id="681" w:author="Megan Feddern" w:date="2022-04-28T15:03:00Z">
              <w:tcPr>
                <w:tcW w:w="0" w:type="auto"/>
                <w:tcMar>
                  <w:top w:w="113" w:type="dxa"/>
                  <w:left w:w="113" w:type="dxa"/>
                  <w:bottom w:w="113" w:type="dxa"/>
                  <w:right w:w="113" w:type="dxa"/>
                </w:tcMar>
                <w:hideMark/>
              </w:tcPr>
            </w:tcPrChange>
          </w:tcPr>
          <w:p w14:paraId="34AAFF5D" w14:textId="77777777" w:rsidR="00D038B4" w:rsidRDefault="00D038B4" w:rsidP="00936DDE">
            <w:pPr>
              <w:jc w:val="center"/>
              <w:rPr>
                <w:ins w:id="682" w:author="Megan Feddern" w:date="2022-04-28T15:03:00Z"/>
                <w:rFonts w:eastAsia="Times New Roman"/>
              </w:rPr>
            </w:pPr>
            <w:ins w:id="683" w:author="Megan Feddern" w:date="2022-04-28T15:03:00Z">
              <w:r>
                <w:rPr>
                  <w:rFonts w:eastAsia="Times New Roman"/>
                </w:rPr>
                <w:t>4.7</w:t>
              </w:r>
            </w:ins>
          </w:p>
        </w:tc>
        <w:tc>
          <w:tcPr>
            <w:tcW w:w="0" w:type="auto"/>
            <w:tcMar>
              <w:top w:w="113" w:type="dxa"/>
              <w:left w:w="113" w:type="dxa"/>
              <w:bottom w:w="113" w:type="dxa"/>
              <w:right w:w="113" w:type="dxa"/>
            </w:tcMar>
            <w:hideMark/>
            <w:tcPrChange w:id="684" w:author="Megan Feddern" w:date="2022-04-28T15:03:00Z">
              <w:tcPr>
                <w:tcW w:w="0" w:type="auto"/>
                <w:tcMar>
                  <w:top w:w="113" w:type="dxa"/>
                  <w:left w:w="113" w:type="dxa"/>
                  <w:bottom w:w="113" w:type="dxa"/>
                  <w:right w:w="113" w:type="dxa"/>
                </w:tcMar>
                <w:hideMark/>
              </w:tcPr>
            </w:tcPrChange>
          </w:tcPr>
          <w:p w14:paraId="1F136728" w14:textId="77777777" w:rsidR="00D038B4" w:rsidRDefault="00D038B4" w:rsidP="00936DDE">
            <w:pPr>
              <w:jc w:val="center"/>
              <w:rPr>
                <w:ins w:id="685" w:author="Megan Feddern" w:date="2022-04-28T15:03:00Z"/>
                <w:rFonts w:eastAsia="Times New Roman"/>
              </w:rPr>
            </w:pPr>
            <w:ins w:id="686" w:author="Megan Feddern" w:date="2022-04-28T15:03:00Z">
              <w:r>
                <w:rPr>
                  <w:rFonts w:eastAsia="Times New Roman"/>
                </w:rPr>
                <w:t>0.2</w:t>
              </w:r>
            </w:ins>
          </w:p>
        </w:tc>
        <w:tc>
          <w:tcPr>
            <w:tcW w:w="0" w:type="auto"/>
            <w:tcMar>
              <w:top w:w="113" w:type="dxa"/>
              <w:left w:w="113" w:type="dxa"/>
              <w:bottom w:w="113" w:type="dxa"/>
              <w:right w:w="113" w:type="dxa"/>
            </w:tcMar>
            <w:hideMark/>
            <w:tcPrChange w:id="687" w:author="Megan Feddern" w:date="2022-04-28T15:03:00Z">
              <w:tcPr>
                <w:tcW w:w="0" w:type="auto"/>
                <w:tcMar>
                  <w:top w:w="113" w:type="dxa"/>
                  <w:left w:w="113" w:type="dxa"/>
                  <w:bottom w:w="113" w:type="dxa"/>
                  <w:right w:w="113" w:type="dxa"/>
                </w:tcMar>
                <w:hideMark/>
              </w:tcPr>
            </w:tcPrChange>
          </w:tcPr>
          <w:p w14:paraId="4669313D" w14:textId="77777777" w:rsidR="00D038B4" w:rsidRDefault="00D038B4" w:rsidP="00936DDE">
            <w:pPr>
              <w:jc w:val="center"/>
              <w:rPr>
                <w:ins w:id="688" w:author="Megan Feddern" w:date="2022-04-28T15:03:00Z"/>
                <w:rFonts w:eastAsia="Times New Roman"/>
              </w:rPr>
            </w:pPr>
            <w:ins w:id="689" w:author="Megan Feddern" w:date="2022-04-28T15:03:00Z">
              <w:r>
                <w:rPr>
                  <w:rFonts w:eastAsia="Times New Roman"/>
                </w:rPr>
                <w:t>5</w:t>
              </w:r>
            </w:ins>
          </w:p>
        </w:tc>
      </w:tr>
      <w:tr w:rsidR="00D038B4" w14:paraId="6D952724" w14:textId="77777777" w:rsidTr="00D038B4">
        <w:trPr>
          <w:jc w:val="center"/>
          <w:ins w:id="690" w:author="Megan Feddern" w:date="2022-04-28T15:03:00Z"/>
        </w:trPr>
        <w:tc>
          <w:tcPr>
            <w:tcW w:w="0" w:type="auto"/>
            <w:tcMar>
              <w:top w:w="113" w:type="dxa"/>
              <w:left w:w="113" w:type="dxa"/>
              <w:bottom w:w="113" w:type="dxa"/>
              <w:right w:w="113" w:type="dxa"/>
            </w:tcMar>
            <w:hideMark/>
            <w:tcPrChange w:id="691" w:author="Megan Feddern" w:date="2022-04-28T15:03:00Z">
              <w:tcPr>
                <w:tcW w:w="0" w:type="auto"/>
                <w:tcMar>
                  <w:top w:w="113" w:type="dxa"/>
                  <w:left w:w="113" w:type="dxa"/>
                  <w:bottom w:w="113" w:type="dxa"/>
                  <w:right w:w="113" w:type="dxa"/>
                </w:tcMar>
                <w:hideMark/>
              </w:tcPr>
            </w:tcPrChange>
          </w:tcPr>
          <w:p w14:paraId="35887BED" w14:textId="77777777" w:rsidR="00D038B4" w:rsidRDefault="00D038B4" w:rsidP="00936DDE">
            <w:pPr>
              <w:rPr>
                <w:ins w:id="692" w:author="Megan Feddern" w:date="2022-04-28T15:03:00Z"/>
                <w:rFonts w:eastAsia="Times New Roman"/>
              </w:rPr>
            </w:pPr>
            <w:ins w:id="693" w:author="Megan Feddern" w:date="2022-04-28T15:03:00Z">
              <w:r>
                <w:rPr>
                  <w:rFonts w:eastAsia="Times New Roman"/>
                </w:rPr>
                <w:t>1994</w:t>
              </w:r>
            </w:ins>
          </w:p>
        </w:tc>
        <w:tc>
          <w:tcPr>
            <w:tcW w:w="0" w:type="auto"/>
            <w:tcMar>
              <w:top w:w="113" w:type="dxa"/>
              <w:left w:w="113" w:type="dxa"/>
              <w:bottom w:w="113" w:type="dxa"/>
              <w:right w:w="113" w:type="dxa"/>
            </w:tcMar>
            <w:hideMark/>
            <w:tcPrChange w:id="694" w:author="Megan Feddern" w:date="2022-04-28T15:03:00Z">
              <w:tcPr>
                <w:tcW w:w="0" w:type="auto"/>
                <w:tcMar>
                  <w:top w:w="113" w:type="dxa"/>
                  <w:left w:w="113" w:type="dxa"/>
                  <w:bottom w:w="113" w:type="dxa"/>
                  <w:right w:w="113" w:type="dxa"/>
                </w:tcMar>
                <w:hideMark/>
              </w:tcPr>
            </w:tcPrChange>
          </w:tcPr>
          <w:p w14:paraId="5006F363" w14:textId="77777777" w:rsidR="00D038B4" w:rsidRDefault="00D038B4" w:rsidP="00936DDE">
            <w:pPr>
              <w:jc w:val="center"/>
              <w:rPr>
                <w:ins w:id="695" w:author="Megan Feddern" w:date="2022-04-28T15:03:00Z"/>
                <w:rFonts w:eastAsia="Times New Roman"/>
              </w:rPr>
            </w:pPr>
            <w:ins w:id="696" w:author="Megan Feddern" w:date="2022-04-28T15:03:00Z">
              <w:r>
                <w:rPr>
                  <w:rFonts w:eastAsia="Times New Roman"/>
                </w:rPr>
                <w:t>4.5</w:t>
              </w:r>
            </w:ins>
          </w:p>
        </w:tc>
        <w:tc>
          <w:tcPr>
            <w:tcW w:w="0" w:type="auto"/>
            <w:tcMar>
              <w:top w:w="113" w:type="dxa"/>
              <w:left w:w="113" w:type="dxa"/>
              <w:bottom w:w="113" w:type="dxa"/>
              <w:right w:w="113" w:type="dxa"/>
            </w:tcMar>
            <w:hideMark/>
            <w:tcPrChange w:id="697" w:author="Megan Feddern" w:date="2022-04-28T15:03:00Z">
              <w:tcPr>
                <w:tcW w:w="0" w:type="auto"/>
                <w:tcMar>
                  <w:top w:w="113" w:type="dxa"/>
                  <w:left w:w="113" w:type="dxa"/>
                  <w:bottom w:w="113" w:type="dxa"/>
                  <w:right w:w="113" w:type="dxa"/>
                </w:tcMar>
                <w:hideMark/>
              </w:tcPr>
            </w:tcPrChange>
          </w:tcPr>
          <w:p w14:paraId="35B3F0F6" w14:textId="77777777" w:rsidR="00D038B4" w:rsidRDefault="00D038B4" w:rsidP="00936DDE">
            <w:pPr>
              <w:jc w:val="center"/>
              <w:rPr>
                <w:ins w:id="698" w:author="Megan Feddern" w:date="2022-04-28T15:03:00Z"/>
                <w:rFonts w:eastAsia="Times New Roman"/>
              </w:rPr>
            </w:pPr>
            <w:ins w:id="699" w:author="Megan Feddern" w:date="2022-04-28T15:03:00Z">
              <w:r>
                <w:rPr>
                  <w:rFonts w:eastAsia="Times New Roman"/>
                </w:rPr>
                <w:t>0.4</w:t>
              </w:r>
            </w:ins>
          </w:p>
        </w:tc>
        <w:tc>
          <w:tcPr>
            <w:tcW w:w="0" w:type="auto"/>
            <w:tcMar>
              <w:top w:w="113" w:type="dxa"/>
              <w:left w:w="113" w:type="dxa"/>
              <w:bottom w:w="113" w:type="dxa"/>
              <w:right w:w="113" w:type="dxa"/>
            </w:tcMar>
            <w:hideMark/>
            <w:tcPrChange w:id="700" w:author="Megan Feddern" w:date="2022-04-28T15:03:00Z">
              <w:tcPr>
                <w:tcW w:w="0" w:type="auto"/>
                <w:tcMar>
                  <w:top w:w="113" w:type="dxa"/>
                  <w:left w:w="113" w:type="dxa"/>
                  <w:bottom w:w="113" w:type="dxa"/>
                  <w:right w:w="113" w:type="dxa"/>
                </w:tcMar>
                <w:hideMark/>
              </w:tcPr>
            </w:tcPrChange>
          </w:tcPr>
          <w:p w14:paraId="532FD898" w14:textId="77777777" w:rsidR="00D038B4" w:rsidRDefault="00D038B4" w:rsidP="00936DDE">
            <w:pPr>
              <w:jc w:val="center"/>
              <w:rPr>
                <w:ins w:id="701" w:author="Megan Feddern" w:date="2022-04-28T15:03:00Z"/>
                <w:rFonts w:eastAsia="Times New Roman"/>
              </w:rPr>
            </w:pPr>
            <w:ins w:id="702" w:author="Megan Feddern" w:date="2022-04-28T15:03:00Z">
              <w:r>
                <w:rPr>
                  <w:rFonts w:eastAsia="Times New Roman"/>
                </w:rPr>
                <w:t>1</w:t>
              </w:r>
            </w:ins>
          </w:p>
        </w:tc>
      </w:tr>
      <w:tr w:rsidR="00D038B4" w14:paraId="57B4AE73" w14:textId="77777777" w:rsidTr="00D038B4">
        <w:trPr>
          <w:jc w:val="center"/>
          <w:ins w:id="703" w:author="Megan Feddern" w:date="2022-04-28T15:03:00Z"/>
        </w:trPr>
        <w:tc>
          <w:tcPr>
            <w:tcW w:w="0" w:type="auto"/>
            <w:tcMar>
              <w:top w:w="113" w:type="dxa"/>
              <w:left w:w="113" w:type="dxa"/>
              <w:bottom w:w="113" w:type="dxa"/>
              <w:right w:w="113" w:type="dxa"/>
            </w:tcMar>
            <w:hideMark/>
            <w:tcPrChange w:id="704" w:author="Megan Feddern" w:date="2022-04-28T15:03:00Z">
              <w:tcPr>
                <w:tcW w:w="0" w:type="auto"/>
                <w:tcMar>
                  <w:top w:w="113" w:type="dxa"/>
                  <w:left w:w="113" w:type="dxa"/>
                  <w:bottom w:w="113" w:type="dxa"/>
                  <w:right w:w="113" w:type="dxa"/>
                </w:tcMar>
                <w:hideMark/>
              </w:tcPr>
            </w:tcPrChange>
          </w:tcPr>
          <w:p w14:paraId="0E0B8DD0" w14:textId="77777777" w:rsidR="00D038B4" w:rsidRDefault="00D038B4" w:rsidP="00936DDE">
            <w:pPr>
              <w:rPr>
                <w:ins w:id="705" w:author="Megan Feddern" w:date="2022-04-28T15:03:00Z"/>
                <w:rFonts w:eastAsia="Times New Roman"/>
              </w:rPr>
            </w:pPr>
            <w:ins w:id="706" w:author="Megan Feddern" w:date="2022-04-28T15:03:00Z">
              <w:r>
                <w:rPr>
                  <w:rFonts w:eastAsia="Times New Roman"/>
                </w:rPr>
                <w:t>1996</w:t>
              </w:r>
            </w:ins>
          </w:p>
        </w:tc>
        <w:tc>
          <w:tcPr>
            <w:tcW w:w="0" w:type="auto"/>
            <w:tcMar>
              <w:top w:w="113" w:type="dxa"/>
              <w:left w:w="113" w:type="dxa"/>
              <w:bottom w:w="113" w:type="dxa"/>
              <w:right w:w="113" w:type="dxa"/>
            </w:tcMar>
            <w:hideMark/>
            <w:tcPrChange w:id="707" w:author="Megan Feddern" w:date="2022-04-28T15:03:00Z">
              <w:tcPr>
                <w:tcW w:w="0" w:type="auto"/>
                <w:tcMar>
                  <w:top w:w="113" w:type="dxa"/>
                  <w:left w:w="113" w:type="dxa"/>
                  <w:bottom w:w="113" w:type="dxa"/>
                  <w:right w:w="113" w:type="dxa"/>
                </w:tcMar>
                <w:hideMark/>
              </w:tcPr>
            </w:tcPrChange>
          </w:tcPr>
          <w:p w14:paraId="6C4C103E" w14:textId="77777777" w:rsidR="00D038B4" w:rsidRDefault="00D038B4" w:rsidP="00936DDE">
            <w:pPr>
              <w:jc w:val="center"/>
              <w:rPr>
                <w:ins w:id="708" w:author="Megan Feddern" w:date="2022-04-28T15:03:00Z"/>
                <w:rFonts w:eastAsia="Times New Roman"/>
              </w:rPr>
            </w:pPr>
            <w:ins w:id="709" w:author="Megan Feddern" w:date="2022-04-28T15:03:00Z">
              <w:r>
                <w:rPr>
                  <w:rFonts w:eastAsia="Times New Roman"/>
                </w:rPr>
                <w:t>4.3</w:t>
              </w:r>
            </w:ins>
          </w:p>
        </w:tc>
        <w:tc>
          <w:tcPr>
            <w:tcW w:w="0" w:type="auto"/>
            <w:tcMar>
              <w:top w:w="113" w:type="dxa"/>
              <w:left w:w="113" w:type="dxa"/>
              <w:bottom w:w="113" w:type="dxa"/>
              <w:right w:w="113" w:type="dxa"/>
            </w:tcMar>
            <w:hideMark/>
            <w:tcPrChange w:id="710" w:author="Megan Feddern" w:date="2022-04-28T15:03:00Z">
              <w:tcPr>
                <w:tcW w:w="0" w:type="auto"/>
                <w:tcMar>
                  <w:top w:w="113" w:type="dxa"/>
                  <w:left w:w="113" w:type="dxa"/>
                  <w:bottom w:w="113" w:type="dxa"/>
                  <w:right w:w="113" w:type="dxa"/>
                </w:tcMar>
                <w:hideMark/>
              </w:tcPr>
            </w:tcPrChange>
          </w:tcPr>
          <w:p w14:paraId="3D1816C1" w14:textId="77777777" w:rsidR="00D038B4" w:rsidRDefault="00D038B4" w:rsidP="00936DDE">
            <w:pPr>
              <w:jc w:val="center"/>
              <w:rPr>
                <w:ins w:id="711" w:author="Megan Feddern" w:date="2022-04-28T15:03:00Z"/>
                <w:rFonts w:eastAsia="Times New Roman"/>
              </w:rPr>
            </w:pPr>
            <w:ins w:id="712" w:author="Megan Feddern" w:date="2022-04-28T15:03:00Z">
              <w:r>
                <w:rPr>
                  <w:rFonts w:eastAsia="Times New Roman"/>
                </w:rPr>
                <w:t>0.3</w:t>
              </w:r>
            </w:ins>
          </w:p>
        </w:tc>
        <w:tc>
          <w:tcPr>
            <w:tcW w:w="0" w:type="auto"/>
            <w:tcMar>
              <w:top w:w="113" w:type="dxa"/>
              <w:left w:w="113" w:type="dxa"/>
              <w:bottom w:w="113" w:type="dxa"/>
              <w:right w:w="113" w:type="dxa"/>
            </w:tcMar>
            <w:hideMark/>
            <w:tcPrChange w:id="713" w:author="Megan Feddern" w:date="2022-04-28T15:03:00Z">
              <w:tcPr>
                <w:tcW w:w="0" w:type="auto"/>
                <w:tcMar>
                  <w:top w:w="113" w:type="dxa"/>
                  <w:left w:w="113" w:type="dxa"/>
                  <w:bottom w:w="113" w:type="dxa"/>
                  <w:right w:w="113" w:type="dxa"/>
                </w:tcMar>
                <w:hideMark/>
              </w:tcPr>
            </w:tcPrChange>
          </w:tcPr>
          <w:p w14:paraId="602DCA3F" w14:textId="77777777" w:rsidR="00D038B4" w:rsidRDefault="00D038B4" w:rsidP="00936DDE">
            <w:pPr>
              <w:jc w:val="center"/>
              <w:rPr>
                <w:ins w:id="714" w:author="Megan Feddern" w:date="2022-04-28T15:03:00Z"/>
                <w:rFonts w:eastAsia="Times New Roman"/>
              </w:rPr>
            </w:pPr>
            <w:ins w:id="715" w:author="Megan Feddern" w:date="2022-04-28T15:03:00Z">
              <w:r>
                <w:rPr>
                  <w:rFonts w:eastAsia="Times New Roman"/>
                </w:rPr>
                <w:t>1</w:t>
              </w:r>
            </w:ins>
          </w:p>
        </w:tc>
      </w:tr>
      <w:tr w:rsidR="00D038B4" w14:paraId="601757EB" w14:textId="77777777" w:rsidTr="00D038B4">
        <w:trPr>
          <w:jc w:val="center"/>
          <w:ins w:id="716" w:author="Megan Feddern" w:date="2022-04-28T15:03:00Z"/>
        </w:trPr>
        <w:tc>
          <w:tcPr>
            <w:tcW w:w="0" w:type="auto"/>
            <w:tcMar>
              <w:top w:w="113" w:type="dxa"/>
              <w:left w:w="113" w:type="dxa"/>
              <w:bottom w:w="113" w:type="dxa"/>
              <w:right w:w="113" w:type="dxa"/>
            </w:tcMar>
            <w:hideMark/>
            <w:tcPrChange w:id="717" w:author="Megan Feddern" w:date="2022-04-28T15:03:00Z">
              <w:tcPr>
                <w:tcW w:w="0" w:type="auto"/>
                <w:tcMar>
                  <w:top w:w="113" w:type="dxa"/>
                  <w:left w:w="113" w:type="dxa"/>
                  <w:bottom w:w="113" w:type="dxa"/>
                  <w:right w:w="113" w:type="dxa"/>
                </w:tcMar>
                <w:hideMark/>
              </w:tcPr>
            </w:tcPrChange>
          </w:tcPr>
          <w:p w14:paraId="49954A44" w14:textId="77777777" w:rsidR="00D038B4" w:rsidRDefault="00D038B4" w:rsidP="00936DDE">
            <w:pPr>
              <w:rPr>
                <w:ins w:id="718" w:author="Megan Feddern" w:date="2022-04-28T15:03:00Z"/>
                <w:rFonts w:eastAsia="Times New Roman"/>
              </w:rPr>
            </w:pPr>
            <w:ins w:id="719" w:author="Megan Feddern" w:date="2022-04-28T15:03:00Z">
              <w:r>
                <w:rPr>
                  <w:rFonts w:eastAsia="Times New Roman"/>
                </w:rPr>
                <w:t>1998</w:t>
              </w:r>
            </w:ins>
          </w:p>
        </w:tc>
        <w:tc>
          <w:tcPr>
            <w:tcW w:w="0" w:type="auto"/>
            <w:tcMar>
              <w:top w:w="113" w:type="dxa"/>
              <w:left w:w="113" w:type="dxa"/>
              <w:bottom w:w="113" w:type="dxa"/>
              <w:right w:w="113" w:type="dxa"/>
            </w:tcMar>
            <w:hideMark/>
            <w:tcPrChange w:id="720" w:author="Megan Feddern" w:date="2022-04-28T15:03:00Z">
              <w:tcPr>
                <w:tcW w:w="0" w:type="auto"/>
                <w:tcMar>
                  <w:top w:w="113" w:type="dxa"/>
                  <w:left w:w="113" w:type="dxa"/>
                  <w:bottom w:w="113" w:type="dxa"/>
                  <w:right w:w="113" w:type="dxa"/>
                </w:tcMar>
                <w:hideMark/>
              </w:tcPr>
            </w:tcPrChange>
          </w:tcPr>
          <w:p w14:paraId="7F4F0065" w14:textId="77777777" w:rsidR="00D038B4" w:rsidRDefault="00D038B4" w:rsidP="00936DDE">
            <w:pPr>
              <w:jc w:val="center"/>
              <w:rPr>
                <w:ins w:id="721" w:author="Megan Feddern" w:date="2022-04-28T15:03:00Z"/>
                <w:rFonts w:eastAsia="Times New Roman"/>
              </w:rPr>
            </w:pPr>
            <w:ins w:id="722" w:author="Megan Feddern" w:date="2022-04-28T15:03:00Z">
              <w:r>
                <w:rPr>
                  <w:rFonts w:eastAsia="Times New Roman"/>
                </w:rPr>
                <w:t>4.8</w:t>
              </w:r>
            </w:ins>
          </w:p>
        </w:tc>
        <w:tc>
          <w:tcPr>
            <w:tcW w:w="0" w:type="auto"/>
            <w:tcMar>
              <w:top w:w="113" w:type="dxa"/>
              <w:left w:w="113" w:type="dxa"/>
              <w:bottom w:w="113" w:type="dxa"/>
              <w:right w:w="113" w:type="dxa"/>
            </w:tcMar>
            <w:hideMark/>
            <w:tcPrChange w:id="723" w:author="Megan Feddern" w:date="2022-04-28T15:03:00Z">
              <w:tcPr>
                <w:tcW w:w="0" w:type="auto"/>
                <w:tcMar>
                  <w:top w:w="113" w:type="dxa"/>
                  <w:left w:w="113" w:type="dxa"/>
                  <w:bottom w:w="113" w:type="dxa"/>
                  <w:right w:w="113" w:type="dxa"/>
                </w:tcMar>
                <w:hideMark/>
              </w:tcPr>
            </w:tcPrChange>
          </w:tcPr>
          <w:p w14:paraId="14CF1FE6" w14:textId="77777777" w:rsidR="00D038B4" w:rsidRDefault="00D038B4" w:rsidP="00936DDE">
            <w:pPr>
              <w:jc w:val="center"/>
              <w:rPr>
                <w:ins w:id="724" w:author="Megan Feddern" w:date="2022-04-28T15:03:00Z"/>
                <w:rFonts w:eastAsia="Times New Roman"/>
              </w:rPr>
            </w:pPr>
            <w:ins w:id="725" w:author="Megan Feddern" w:date="2022-04-28T15:03:00Z">
              <w:r>
                <w:rPr>
                  <w:rFonts w:eastAsia="Times New Roman"/>
                </w:rPr>
                <w:t>0.3</w:t>
              </w:r>
            </w:ins>
          </w:p>
        </w:tc>
        <w:tc>
          <w:tcPr>
            <w:tcW w:w="0" w:type="auto"/>
            <w:tcMar>
              <w:top w:w="113" w:type="dxa"/>
              <w:left w:w="113" w:type="dxa"/>
              <w:bottom w:w="113" w:type="dxa"/>
              <w:right w:w="113" w:type="dxa"/>
            </w:tcMar>
            <w:hideMark/>
            <w:tcPrChange w:id="726" w:author="Megan Feddern" w:date="2022-04-28T15:03:00Z">
              <w:tcPr>
                <w:tcW w:w="0" w:type="auto"/>
                <w:tcMar>
                  <w:top w:w="113" w:type="dxa"/>
                  <w:left w:w="113" w:type="dxa"/>
                  <w:bottom w:w="113" w:type="dxa"/>
                  <w:right w:w="113" w:type="dxa"/>
                </w:tcMar>
                <w:hideMark/>
              </w:tcPr>
            </w:tcPrChange>
          </w:tcPr>
          <w:p w14:paraId="6907821C" w14:textId="77777777" w:rsidR="00D038B4" w:rsidRDefault="00D038B4" w:rsidP="00936DDE">
            <w:pPr>
              <w:jc w:val="center"/>
              <w:rPr>
                <w:ins w:id="727" w:author="Megan Feddern" w:date="2022-04-28T15:03:00Z"/>
                <w:rFonts w:eastAsia="Times New Roman"/>
              </w:rPr>
            </w:pPr>
            <w:ins w:id="728" w:author="Megan Feddern" w:date="2022-04-28T15:03:00Z">
              <w:r>
                <w:rPr>
                  <w:rFonts w:eastAsia="Times New Roman"/>
                </w:rPr>
                <w:t>3</w:t>
              </w:r>
            </w:ins>
          </w:p>
        </w:tc>
      </w:tr>
      <w:tr w:rsidR="00D038B4" w14:paraId="5AD4706C" w14:textId="77777777" w:rsidTr="00D038B4">
        <w:trPr>
          <w:jc w:val="center"/>
          <w:ins w:id="729" w:author="Megan Feddern" w:date="2022-04-28T15:03:00Z"/>
        </w:trPr>
        <w:tc>
          <w:tcPr>
            <w:tcW w:w="0" w:type="auto"/>
            <w:tcMar>
              <w:top w:w="113" w:type="dxa"/>
              <w:left w:w="113" w:type="dxa"/>
              <w:bottom w:w="113" w:type="dxa"/>
              <w:right w:w="113" w:type="dxa"/>
            </w:tcMar>
            <w:hideMark/>
            <w:tcPrChange w:id="730" w:author="Megan Feddern" w:date="2022-04-28T15:03:00Z">
              <w:tcPr>
                <w:tcW w:w="0" w:type="auto"/>
                <w:tcMar>
                  <w:top w:w="113" w:type="dxa"/>
                  <w:left w:w="113" w:type="dxa"/>
                  <w:bottom w:w="113" w:type="dxa"/>
                  <w:right w:w="113" w:type="dxa"/>
                </w:tcMar>
                <w:hideMark/>
              </w:tcPr>
            </w:tcPrChange>
          </w:tcPr>
          <w:p w14:paraId="7A94B3D9" w14:textId="77777777" w:rsidR="00D038B4" w:rsidRDefault="00D038B4" w:rsidP="00936DDE">
            <w:pPr>
              <w:rPr>
                <w:ins w:id="731" w:author="Megan Feddern" w:date="2022-04-28T15:03:00Z"/>
                <w:rFonts w:eastAsia="Times New Roman"/>
              </w:rPr>
            </w:pPr>
            <w:ins w:id="732" w:author="Megan Feddern" w:date="2022-04-28T15:03:00Z">
              <w:r>
                <w:rPr>
                  <w:rFonts w:eastAsia="Times New Roman"/>
                </w:rPr>
                <w:t>1999</w:t>
              </w:r>
            </w:ins>
          </w:p>
        </w:tc>
        <w:tc>
          <w:tcPr>
            <w:tcW w:w="0" w:type="auto"/>
            <w:tcMar>
              <w:top w:w="113" w:type="dxa"/>
              <w:left w:w="113" w:type="dxa"/>
              <w:bottom w:w="113" w:type="dxa"/>
              <w:right w:w="113" w:type="dxa"/>
            </w:tcMar>
            <w:hideMark/>
            <w:tcPrChange w:id="733" w:author="Megan Feddern" w:date="2022-04-28T15:03:00Z">
              <w:tcPr>
                <w:tcW w:w="0" w:type="auto"/>
                <w:tcMar>
                  <w:top w:w="113" w:type="dxa"/>
                  <w:left w:w="113" w:type="dxa"/>
                  <w:bottom w:w="113" w:type="dxa"/>
                  <w:right w:w="113" w:type="dxa"/>
                </w:tcMar>
                <w:hideMark/>
              </w:tcPr>
            </w:tcPrChange>
          </w:tcPr>
          <w:p w14:paraId="35C49819" w14:textId="77777777" w:rsidR="00D038B4" w:rsidRDefault="00D038B4" w:rsidP="00936DDE">
            <w:pPr>
              <w:jc w:val="center"/>
              <w:rPr>
                <w:ins w:id="734" w:author="Megan Feddern" w:date="2022-04-28T15:03:00Z"/>
                <w:rFonts w:eastAsia="Times New Roman"/>
              </w:rPr>
            </w:pPr>
            <w:ins w:id="735" w:author="Megan Feddern" w:date="2022-04-28T15:03:00Z">
              <w:r>
                <w:rPr>
                  <w:rFonts w:eastAsia="Times New Roman"/>
                </w:rPr>
                <w:t>4.1</w:t>
              </w:r>
            </w:ins>
          </w:p>
        </w:tc>
        <w:tc>
          <w:tcPr>
            <w:tcW w:w="0" w:type="auto"/>
            <w:tcMar>
              <w:top w:w="113" w:type="dxa"/>
              <w:left w:w="113" w:type="dxa"/>
              <w:bottom w:w="113" w:type="dxa"/>
              <w:right w:w="113" w:type="dxa"/>
            </w:tcMar>
            <w:hideMark/>
            <w:tcPrChange w:id="736" w:author="Megan Feddern" w:date="2022-04-28T15:03:00Z">
              <w:tcPr>
                <w:tcW w:w="0" w:type="auto"/>
                <w:tcMar>
                  <w:top w:w="113" w:type="dxa"/>
                  <w:left w:w="113" w:type="dxa"/>
                  <w:bottom w:w="113" w:type="dxa"/>
                  <w:right w:w="113" w:type="dxa"/>
                </w:tcMar>
                <w:hideMark/>
              </w:tcPr>
            </w:tcPrChange>
          </w:tcPr>
          <w:p w14:paraId="520BD21E" w14:textId="77777777" w:rsidR="00D038B4" w:rsidRDefault="00D038B4" w:rsidP="00936DDE">
            <w:pPr>
              <w:jc w:val="center"/>
              <w:rPr>
                <w:ins w:id="737" w:author="Megan Feddern" w:date="2022-04-28T15:03:00Z"/>
                <w:rFonts w:eastAsia="Times New Roman"/>
              </w:rPr>
            </w:pPr>
            <w:ins w:id="738" w:author="Megan Feddern" w:date="2022-04-28T15:03:00Z">
              <w:r>
                <w:rPr>
                  <w:rFonts w:eastAsia="Times New Roman"/>
                </w:rPr>
                <w:t>0.3</w:t>
              </w:r>
            </w:ins>
          </w:p>
        </w:tc>
        <w:tc>
          <w:tcPr>
            <w:tcW w:w="0" w:type="auto"/>
            <w:tcMar>
              <w:top w:w="113" w:type="dxa"/>
              <w:left w:w="113" w:type="dxa"/>
              <w:bottom w:w="113" w:type="dxa"/>
              <w:right w:w="113" w:type="dxa"/>
            </w:tcMar>
            <w:hideMark/>
            <w:tcPrChange w:id="739" w:author="Megan Feddern" w:date="2022-04-28T15:03:00Z">
              <w:tcPr>
                <w:tcW w:w="0" w:type="auto"/>
                <w:tcMar>
                  <w:top w:w="113" w:type="dxa"/>
                  <w:left w:w="113" w:type="dxa"/>
                  <w:bottom w:w="113" w:type="dxa"/>
                  <w:right w:w="113" w:type="dxa"/>
                </w:tcMar>
                <w:hideMark/>
              </w:tcPr>
            </w:tcPrChange>
          </w:tcPr>
          <w:p w14:paraId="2A88BD57" w14:textId="77777777" w:rsidR="00D038B4" w:rsidRDefault="00D038B4" w:rsidP="00936DDE">
            <w:pPr>
              <w:jc w:val="center"/>
              <w:rPr>
                <w:ins w:id="740" w:author="Megan Feddern" w:date="2022-04-28T15:03:00Z"/>
                <w:rFonts w:eastAsia="Times New Roman"/>
              </w:rPr>
            </w:pPr>
            <w:ins w:id="741" w:author="Megan Feddern" w:date="2022-04-28T15:03:00Z">
              <w:r>
                <w:rPr>
                  <w:rFonts w:eastAsia="Times New Roman"/>
                </w:rPr>
                <w:t>1</w:t>
              </w:r>
            </w:ins>
          </w:p>
        </w:tc>
      </w:tr>
      <w:tr w:rsidR="00D038B4" w14:paraId="2D61B35A" w14:textId="77777777" w:rsidTr="00D038B4">
        <w:trPr>
          <w:jc w:val="center"/>
          <w:ins w:id="742" w:author="Megan Feddern" w:date="2022-04-28T15:03:00Z"/>
        </w:trPr>
        <w:tc>
          <w:tcPr>
            <w:tcW w:w="0" w:type="auto"/>
            <w:tcMar>
              <w:top w:w="113" w:type="dxa"/>
              <w:left w:w="113" w:type="dxa"/>
              <w:bottom w:w="113" w:type="dxa"/>
              <w:right w:w="113" w:type="dxa"/>
            </w:tcMar>
            <w:hideMark/>
            <w:tcPrChange w:id="743" w:author="Megan Feddern" w:date="2022-04-28T15:03:00Z">
              <w:tcPr>
                <w:tcW w:w="0" w:type="auto"/>
                <w:tcMar>
                  <w:top w:w="113" w:type="dxa"/>
                  <w:left w:w="113" w:type="dxa"/>
                  <w:bottom w:w="113" w:type="dxa"/>
                  <w:right w:w="113" w:type="dxa"/>
                </w:tcMar>
                <w:hideMark/>
              </w:tcPr>
            </w:tcPrChange>
          </w:tcPr>
          <w:p w14:paraId="22E9B375" w14:textId="77777777" w:rsidR="00D038B4" w:rsidRDefault="00D038B4" w:rsidP="00936DDE">
            <w:pPr>
              <w:rPr>
                <w:ins w:id="744" w:author="Megan Feddern" w:date="2022-04-28T15:03:00Z"/>
                <w:rFonts w:eastAsia="Times New Roman"/>
              </w:rPr>
            </w:pPr>
            <w:ins w:id="745" w:author="Megan Feddern" w:date="2022-04-28T15:03:00Z">
              <w:r>
                <w:rPr>
                  <w:rFonts w:eastAsia="Times New Roman"/>
                </w:rPr>
                <w:t>2004</w:t>
              </w:r>
            </w:ins>
          </w:p>
        </w:tc>
        <w:tc>
          <w:tcPr>
            <w:tcW w:w="0" w:type="auto"/>
            <w:tcMar>
              <w:top w:w="113" w:type="dxa"/>
              <w:left w:w="113" w:type="dxa"/>
              <w:bottom w:w="113" w:type="dxa"/>
              <w:right w:w="113" w:type="dxa"/>
            </w:tcMar>
            <w:hideMark/>
            <w:tcPrChange w:id="746" w:author="Megan Feddern" w:date="2022-04-28T15:03:00Z">
              <w:tcPr>
                <w:tcW w:w="0" w:type="auto"/>
                <w:tcMar>
                  <w:top w:w="113" w:type="dxa"/>
                  <w:left w:w="113" w:type="dxa"/>
                  <w:bottom w:w="113" w:type="dxa"/>
                  <w:right w:w="113" w:type="dxa"/>
                </w:tcMar>
                <w:hideMark/>
              </w:tcPr>
            </w:tcPrChange>
          </w:tcPr>
          <w:p w14:paraId="7A964945" w14:textId="77777777" w:rsidR="00D038B4" w:rsidRDefault="00D038B4" w:rsidP="00936DDE">
            <w:pPr>
              <w:jc w:val="center"/>
              <w:rPr>
                <w:ins w:id="747" w:author="Megan Feddern" w:date="2022-04-28T15:03:00Z"/>
                <w:rFonts w:eastAsia="Times New Roman"/>
              </w:rPr>
            </w:pPr>
            <w:ins w:id="748" w:author="Megan Feddern" w:date="2022-04-28T15:03:00Z">
              <w:r>
                <w:rPr>
                  <w:rFonts w:eastAsia="Times New Roman"/>
                </w:rPr>
                <w:t>4.4</w:t>
              </w:r>
            </w:ins>
          </w:p>
        </w:tc>
        <w:tc>
          <w:tcPr>
            <w:tcW w:w="0" w:type="auto"/>
            <w:tcMar>
              <w:top w:w="113" w:type="dxa"/>
              <w:left w:w="113" w:type="dxa"/>
              <w:bottom w:w="113" w:type="dxa"/>
              <w:right w:w="113" w:type="dxa"/>
            </w:tcMar>
            <w:hideMark/>
            <w:tcPrChange w:id="749" w:author="Megan Feddern" w:date="2022-04-28T15:03:00Z">
              <w:tcPr>
                <w:tcW w:w="0" w:type="auto"/>
                <w:tcMar>
                  <w:top w:w="113" w:type="dxa"/>
                  <w:left w:w="113" w:type="dxa"/>
                  <w:bottom w:w="113" w:type="dxa"/>
                  <w:right w:w="113" w:type="dxa"/>
                </w:tcMar>
                <w:hideMark/>
              </w:tcPr>
            </w:tcPrChange>
          </w:tcPr>
          <w:p w14:paraId="7285DDFD" w14:textId="77777777" w:rsidR="00D038B4" w:rsidRDefault="00D038B4" w:rsidP="00936DDE">
            <w:pPr>
              <w:jc w:val="center"/>
              <w:rPr>
                <w:ins w:id="750" w:author="Megan Feddern" w:date="2022-04-28T15:03:00Z"/>
                <w:rFonts w:eastAsia="Times New Roman"/>
              </w:rPr>
            </w:pPr>
            <w:ins w:id="751" w:author="Megan Feddern" w:date="2022-04-28T15:03:00Z">
              <w:r>
                <w:rPr>
                  <w:rFonts w:eastAsia="Times New Roman"/>
                </w:rPr>
                <w:t>0.4</w:t>
              </w:r>
            </w:ins>
          </w:p>
        </w:tc>
        <w:tc>
          <w:tcPr>
            <w:tcW w:w="0" w:type="auto"/>
            <w:tcMar>
              <w:top w:w="113" w:type="dxa"/>
              <w:left w:w="113" w:type="dxa"/>
              <w:bottom w:w="113" w:type="dxa"/>
              <w:right w:w="113" w:type="dxa"/>
            </w:tcMar>
            <w:hideMark/>
            <w:tcPrChange w:id="752" w:author="Megan Feddern" w:date="2022-04-28T15:03:00Z">
              <w:tcPr>
                <w:tcW w:w="0" w:type="auto"/>
                <w:tcMar>
                  <w:top w:w="113" w:type="dxa"/>
                  <w:left w:w="113" w:type="dxa"/>
                  <w:bottom w:w="113" w:type="dxa"/>
                  <w:right w:w="113" w:type="dxa"/>
                </w:tcMar>
                <w:hideMark/>
              </w:tcPr>
            </w:tcPrChange>
          </w:tcPr>
          <w:p w14:paraId="14A231EB" w14:textId="77777777" w:rsidR="00D038B4" w:rsidRDefault="00D038B4" w:rsidP="00936DDE">
            <w:pPr>
              <w:jc w:val="center"/>
              <w:rPr>
                <w:ins w:id="753" w:author="Megan Feddern" w:date="2022-04-28T15:03:00Z"/>
                <w:rFonts w:eastAsia="Times New Roman"/>
              </w:rPr>
            </w:pPr>
            <w:ins w:id="754" w:author="Megan Feddern" w:date="2022-04-28T15:03:00Z">
              <w:r>
                <w:rPr>
                  <w:rFonts w:eastAsia="Times New Roman"/>
                </w:rPr>
                <w:t>1</w:t>
              </w:r>
            </w:ins>
          </w:p>
        </w:tc>
      </w:tr>
      <w:tr w:rsidR="00D038B4" w14:paraId="3A5CD697" w14:textId="77777777" w:rsidTr="00D038B4">
        <w:trPr>
          <w:jc w:val="center"/>
          <w:ins w:id="755" w:author="Megan Feddern" w:date="2022-04-28T15:03:00Z"/>
        </w:trPr>
        <w:tc>
          <w:tcPr>
            <w:tcW w:w="0" w:type="auto"/>
            <w:tcMar>
              <w:top w:w="113" w:type="dxa"/>
              <w:left w:w="113" w:type="dxa"/>
              <w:bottom w:w="113" w:type="dxa"/>
              <w:right w:w="113" w:type="dxa"/>
            </w:tcMar>
            <w:hideMark/>
            <w:tcPrChange w:id="756" w:author="Megan Feddern" w:date="2022-04-28T15:03:00Z">
              <w:tcPr>
                <w:tcW w:w="0" w:type="auto"/>
                <w:tcMar>
                  <w:top w:w="113" w:type="dxa"/>
                  <w:left w:w="113" w:type="dxa"/>
                  <w:bottom w:w="113" w:type="dxa"/>
                  <w:right w:w="113" w:type="dxa"/>
                </w:tcMar>
                <w:hideMark/>
              </w:tcPr>
            </w:tcPrChange>
          </w:tcPr>
          <w:p w14:paraId="182A5944" w14:textId="77777777" w:rsidR="00D038B4" w:rsidRDefault="00D038B4" w:rsidP="00936DDE">
            <w:pPr>
              <w:rPr>
                <w:ins w:id="757" w:author="Megan Feddern" w:date="2022-04-28T15:03:00Z"/>
                <w:rFonts w:eastAsia="Times New Roman"/>
              </w:rPr>
            </w:pPr>
            <w:ins w:id="758" w:author="Megan Feddern" w:date="2022-04-28T15:03:00Z">
              <w:r>
                <w:rPr>
                  <w:rFonts w:eastAsia="Times New Roman"/>
                </w:rPr>
                <w:t>2006</w:t>
              </w:r>
            </w:ins>
          </w:p>
        </w:tc>
        <w:tc>
          <w:tcPr>
            <w:tcW w:w="0" w:type="auto"/>
            <w:tcMar>
              <w:top w:w="113" w:type="dxa"/>
              <w:left w:w="113" w:type="dxa"/>
              <w:bottom w:w="113" w:type="dxa"/>
              <w:right w:w="113" w:type="dxa"/>
            </w:tcMar>
            <w:hideMark/>
            <w:tcPrChange w:id="759" w:author="Megan Feddern" w:date="2022-04-28T15:03:00Z">
              <w:tcPr>
                <w:tcW w:w="0" w:type="auto"/>
                <w:tcMar>
                  <w:top w:w="113" w:type="dxa"/>
                  <w:left w:w="113" w:type="dxa"/>
                  <w:bottom w:w="113" w:type="dxa"/>
                  <w:right w:w="113" w:type="dxa"/>
                </w:tcMar>
                <w:hideMark/>
              </w:tcPr>
            </w:tcPrChange>
          </w:tcPr>
          <w:p w14:paraId="2BAF49D1" w14:textId="77777777" w:rsidR="00D038B4" w:rsidRDefault="00D038B4" w:rsidP="00936DDE">
            <w:pPr>
              <w:jc w:val="center"/>
              <w:rPr>
                <w:ins w:id="760" w:author="Megan Feddern" w:date="2022-04-28T15:03:00Z"/>
                <w:rFonts w:eastAsia="Times New Roman"/>
              </w:rPr>
            </w:pPr>
            <w:ins w:id="761" w:author="Megan Feddern" w:date="2022-04-28T15:03:00Z">
              <w:r>
                <w:rPr>
                  <w:rFonts w:eastAsia="Times New Roman"/>
                </w:rPr>
                <w:t>4.0</w:t>
              </w:r>
            </w:ins>
          </w:p>
        </w:tc>
        <w:tc>
          <w:tcPr>
            <w:tcW w:w="0" w:type="auto"/>
            <w:tcMar>
              <w:top w:w="113" w:type="dxa"/>
              <w:left w:w="113" w:type="dxa"/>
              <w:bottom w:w="113" w:type="dxa"/>
              <w:right w:w="113" w:type="dxa"/>
            </w:tcMar>
            <w:hideMark/>
            <w:tcPrChange w:id="762" w:author="Megan Feddern" w:date="2022-04-28T15:03:00Z">
              <w:tcPr>
                <w:tcW w:w="0" w:type="auto"/>
                <w:tcMar>
                  <w:top w:w="113" w:type="dxa"/>
                  <w:left w:w="113" w:type="dxa"/>
                  <w:bottom w:w="113" w:type="dxa"/>
                  <w:right w:w="113" w:type="dxa"/>
                </w:tcMar>
                <w:hideMark/>
              </w:tcPr>
            </w:tcPrChange>
          </w:tcPr>
          <w:p w14:paraId="7EAF8EAB" w14:textId="77777777" w:rsidR="00D038B4" w:rsidRDefault="00D038B4" w:rsidP="00936DDE">
            <w:pPr>
              <w:jc w:val="center"/>
              <w:rPr>
                <w:ins w:id="763" w:author="Megan Feddern" w:date="2022-04-28T15:03:00Z"/>
                <w:rFonts w:eastAsia="Times New Roman"/>
              </w:rPr>
            </w:pPr>
            <w:ins w:id="764" w:author="Megan Feddern" w:date="2022-04-28T15:03:00Z">
              <w:r>
                <w:rPr>
                  <w:rFonts w:eastAsia="Times New Roman"/>
                </w:rPr>
                <w:t>0.2</w:t>
              </w:r>
            </w:ins>
          </w:p>
        </w:tc>
        <w:tc>
          <w:tcPr>
            <w:tcW w:w="0" w:type="auto"/>
            <w:tcMar>
              <w:top w:w="113" w:type="dxa"/>
              <w:left w:w="113" w:type="dxa"/>
              <w:bottom w:w="113" w:type="dxa"/>
              <w:right w:w="113" w:type="dxa"/>
            </w:tcMar>
            <w:hideMark/>
            <w:tcPrChange w:id="765" w:author="Megan Feddern" w:date="2022-04-28T15:03:00Z">
              <w:tcPr>
                <w:tcW w:w="0" w:type="auto"/>
                <w:tcMar>
                  <w:top w:w="113" w:type="dxa"/>
                  <w:left w:w="113" w:type="dxa"/>
                  <w:bottom w:w="113" w:type="dxa"/>
                  <w:right w:w="113" w:type="dxa"/>
                </w:tcMar>
                <w:hideMark/>
              </w:tcPr>
            </w:tcPrChange>
          </w:tcPr>
          <w:p w14:paraId="30013BB8" w14:textId="77777777" w:rsidR="00D038B4" w:rsidRDefault="00D038B4" w:rsidP="00936DDE">
            <w:pPr>
              <w:jc w:val="center"/>
              <w:rPr>
                <w:ins w:id="766" w:author="Megan Feddern" w:date="2022-04-28T15:03:00Z"/>
                <w:rFonts w:eastAsia="Times New Roman"/>
              </w:rPr>
            </w:pPr>
            <w:ins w:id="767" w:author="Megan Feddern" w:date="2022-04-28T15:03:00Z">
              <w:r>
                <w:rPr>
                  <w:rFonts w:eastAsia="Times New Roman"/>
                </w:rPr>
                <w:t>2</w:t>
              </w:r>
            </w:ins>
          </w:p>
        </w:tc>
      </w:tr>
      <w:tr w:rsidR="00D038B4" w14:paraId="1B701462" w14:textId="77777777" w:rsidTr="00D038B4">
        <w:trPr>
          <w:jc w:val="center"/>
          <w:ins w:id="768" w:author="Megan Feddern" w:date="2022-04-28T15:03:00Z"/>
        </w:trPr>
        <w:tc>
          <w:tcPr>
            <w:tcW w:w="0" w:type="auto"/>
            <w:tcMar>
              <w:top w:w="113" w:type="dxa"/>
              <w:left w:w="113" w:type="dxa"/>
              <w:bottom w:w="113" w:type="dxa"/>
              <w:right w:w="113" w:type="dxa"/>
            </w:tcMar>
            <w:hideMark/>
            <w:tcPrChange w:id="769" w:author="Megan Feddern" w:date="2022-04-28T15:03:00Z">
              <w:tcPr>
                <w:tcW w:w="0" w:type="auto"/>
                <w:tcMar>
                  <w:top w:w="113" w:type="dxa"/>
                  <w:left w:w="113" w:type="dxa"/>
                  <w:bottom w:w="113" w:type="dxa"/>
                  <w:right w:w="113" w:type="dxa"/>
                </w:tcMar>
                <w:hideMark/>
              </w:tcPr>
            </w:tcPrChange>
          </w:tcPr>
          <w:p w14:paraId="16A1230B" w14:textId="77777777" w:rsidR="00D038B4" w:rsidRDefault="00D038B4" w:rsidP="00936DDE">
            <w:pPr>
              <w:rPr>
                <w:ins w:id="770" w:author="Megan Feddern" w:date="2022-04-28T15:03:00Z"/>
                <w:rFonts w:eastAsia="Times New Roman"/>
              </w:rPr>
            </w:pPr>
            <w:ins w:id="771" w:author="Megan Feddern" w:date="2022-04-28T15:03:00Z">
              <w:r>
                <w:rPr>
                  <w:rFonts w:eastAsia="Times New Roman"/>
                </w:rPr>
                <w:t>2007</w:t>
              </w:r>
            </w:ins>
          </w:p>
        </w:tc>
        <w:tc>
          <w:tcPr>
            <w:tcW w:w="0" w:type="auto"/>
            <w:tcMar>
              <w:top w:w="113" w:type="dxa"/>
              <w:left w:w="113" w:type="dxa"/>
              <w:bottom w:w="113" w:type="dxa"/>
              <w:right w:w="113" w:type="dxa"/>
            </w:tcMar>
            <w:hideMark/>
            <w:tcPrChange w:id="772" w:author="Megan Feddern" w:date="2022-04-28T15:03:00Z">
              <w:tcPr>
                <w:tcW w:w="0" w:type="auto"/>
                <w:tcMar>
                  <w:top w:w="113" w:type="dxa"/>
                  <w:left w:w="113" w:type="dxa"/>
                  <w:bottom w:w="113" w:type="dxa"/>
                  <w:right w:w="113" w:type="dxa"/>
                </w:tcMar>
                <w:hideMark/>
              </w:tcPr>
            </w:tcPrChange>
          </w:tcPr>
          <w:p w14:paraId="3ECA1BB6" w14:textId="77777777" w:rsidR="00D038B4" w:rsidRDefault="00D038B4" w:rsidP="00936DDE">
            <w:pPr>
              <w:jc w:val="center"/>
              <w:rPr>
                <w:ins w:id="773" w:author="Megan Feddern" w:date="2022-04-28T15:03:00Z"/>
                <w:rFonts w:eastAsia="Times New Roman"/>
              </w:rPr>
            </w:pPr>
            <w:ins w:id="774" w:author="Megan Feddern" w:date="2022-04-28T15:03:00Z">
              <w:r>
                <w:rPr>
                  <w:rFonts w:eastAsia="Times New Roman"/>
                </w:rPr>
                <w:t>4.6</w:t>
              </w:r>
            </w:ins>
          </w:p>
        </w:tc>
        <w:tc>
          <w:tcPr>
            <w:tcW w:w="0" w:type="auto"/>
            <w:tcMar>
              <w:top w:w="113" w:type="dxa"/>
              <w:left w:w="113" w:type="dxa"/>
              <w:bottom w:w="113" w:type="dxa"/>
              <w:right w:w="113" w:type="dxa"/>
            </w:tcMar>
            <w:hideMark/>
            <w:tcPrChange w:id="775" w:author="Megan Feddern" w:date="2022-04-28T15:03:00Z">
              <w:tcPr>
                <w:tcW w:w="0" w:type="auto"/>
                <w:tcMar>
                  <w:top w:w="113" w:type="dxa"/>
                  <w:left w:w="113" w:type="dxa"/>
                  <w:bottom w:w="113" w:type="dxa"/>
                  <w:right w:w="113" w:type="dxa"/>
                </w:tcMar>
                <w:hideMark/>
              </w:tcPr>
            </w:tcPrChange>
          </w:tcPr>
          <w:p w14:paraId="6A95F03A" w14:textId="77777777" w:rsidR="00D038B4" w:rsidRDefault="00D038B4" w:rsidP="00936DDE">
            <w:pPr>
              <w:jc w:val="center"/>
              <w:rPr>
                <w:ins w:id="776" w:author="Megan Feddern" w:date="2022-04-28T15:03:00Z"/>
                <w:rFonts w:eastAsia="Times New Roman"/>
              </w:rPr>
            </w:pPr>
            <w:ins w:id="777" w:author="Megan Feddern" w:date="2022-04-28T15:03:00Z">
              <w:r>
                <w:rPr>
                  <w:rFonts w:eastAsia="Times New Roman"/>
                </w:rPr>
                <w:t>0.2</w:t>
              </w:r>
            </w:ins>
          </w:p>
        </w:tc>
        <w:tc>
          <w:tcPr>
            <w:tcW w:w="0" w:type="auto"/>
            <w:tcMar>
              <w:top w:w="113" w:type="dxa"/>
              <w:left w:w="113" w:type="dxa"/>
              <w:bottom w:w="113" w:type="dxa"/>
              <w:right w:w="113" w:type="dxa"/>
            </w:tcMar>
            <w:hideMark/>
            <w:tcPrChange w:id="778" w:author="Megan Feddern" w:date="2022-04-28T15:03:00Z">
              <w:tcPr>
                <w:tcW w:w="0" w:type="auto"/>
                <w:tcMar>
                  <w:top w:w="113" w:type="dxa"/>
                  <w:left w:w="113" w:type="dxa"/>
                  <w:bottom w:w="113" w:type="dxa"/>
                  <w:right w:w="113" w:type="dxa"/>
                </w:tcMar>
                <w:hideMark/>
              </w:tcPr>
            </w:tcPrChange>
          </w:tcPr>
          <w:p w14:paraId="152DDC7B" w14:textId="77777777" w:rsidR="00D038B4" w:rsidRDefault="00D038B4" w:rsidP="00936DDE">
            <w:pPr>
              <w:jc w:val="center"/>
              <w:rPr>
                <w:ins w:id="779" w:author="Megan Feddern" w:date="2022-04-28T15:03:00Z"/>
                <w:rFonts w:eastAsia="Times New Roman"/>
              </w:rPr>
            </w:pPr>
            <w:ins w:id="780" w:author="Megan Feddern" w:date="2022-04-28T15:03:00Z">
              <w:r>
                <w:rPr>
                  <w:rFonts w:eastAsia="Times New Roman"/>
                </w:rPr>
                <w:t>4</w:t>
              </w:r>
            </w:ins>
          </w:p>
        </w:tc>
      </w:tr>
      <w:tr w:rsidR="00D038B4" w14:paraId="1084DE33" w14:textId="77777777" w:rsidTr="00D038B4">
        <w:trPr>
          <w:jc w:val="center"/>
          <w:ins w:id="781" w:author="Megan Feddern" w:date="2022-04-28T15:03:00Z"/>
        </w:trPr>
        <w:tc>
          <w:tcPr>
            <w:tcW w:w="0" w:type="auto"/>
            <w:tcMar>
              <w:top w:w="113" w:type="dxa"/>
              <w:left w:w="113" w:type="dxa"/>
              <w:bottom w:w="113" w:type="dxa"/>
              <w:right w:w="113" w:type="dxa"/>
            </w:tcMar>
            <w:hideMark/>
            <w:tcPrChange w:id="782" w:author="Megan Feddern" w:date="2022-04-28T15:03:00Z">
              <w:tcPr>
                <w:tcW w:w="0" w:type="auto"/>
                <w:tcMar>
                  <w:top w:w="113" w:type="dxa"/>
                  <w:left w:w="113" w:type="dxa"/>
                  <w:bottom w:w="113" w:type="dxa"/>
                  <w:right w:w="113" w:type="dxa"/>
                </w:tcMar>
                <w:hideMark/>
              </w:tcPr>
            </w:tcPrChange>
          </w:tcPr>
          <w:p w14:paraId="35CAA1D5" w14:textId="77777777" w:rsidR="00D038B4" w:rsidRDefault="00D038B4" w:rsidP="00936DDE">
            <w:pPr>
              <w:rPr>
                <w:ins w:id="783" w:author="Megan Feddern" w:date="2022-04-28T15:03:00Z"/>
                <w:rFonts w:eastAsia="Times New Roman"/>
              </w:rPr>
            </w:pPr>
            <w:ins w:id="784" w:author="Megan Feddern" w:date="2022-04-28T15:03:00Z">
              <w:r>
                <w:rPr>
                  <w:rFonts w:eastAsia="Times New Roman"/>
                </w:rPr>
                <w:t>2008</w:t>
              </w:r>
            </w:ins>
          </w:p>
        </w:tc>
        <w:tc>
          <w:tcPr>
            <w:tcW w:w="0" w:type="auto"/>
            <w:tcMar>
              <w:top w:w="113" w:type="dxa"/>
              <w:left w:w="113" w:type="dxa"/>
              <w:bottom w:w="113" w:type="dxa"/>
              <w:right w:w="113" w:type="dxa"/>
            </w:tcMar>
            <w:hideMark/>
            <w:tcPrChange w:id="785" w:author="Megan Feddern" w:date="2022-04-28T15:03:00Z">
              <w:tcPr>
                <w:tcW w:w="0" w:type="auto"/>
                <w:tcMar>
                  <w:top w:w="113" w:type="dxa"/>
                  <w:left w:w="113" w:type="dxa"/>
                  <w:bottom w:w="113" w:type="dxa"/>
                  <w:right w:w="113" w:type="dxa"/>
                </w:tcMar>
                <w:hideMark/>
              </w:tcPr>
            </w:tcPrChange>
          </w:tcPr>
          <w:p w14:paraId="39AF44FE" w14:textId="77777777" w:rsidR="00D038B4" w:rsidRDefault="00D038B4" w:rsidP="00936DDE">
            <w:pPr>
              <w:jc w:val="center"/>
              <w:rPr>
                <w:ins w:id="786" w:author="Megan Feddern" w:date="2022-04-28T15:03:00Z"/>
                <w:rFonts w:eastAsia="Times New Roman"/>
              </w:rPr>
            </w:pPr>
            <w:ins w:id="787" w:author="Megan Feddern" w:date="2022-04-28T15:03:00Z">
              <w:r>
                <w:rPr>
                  <w:rFonts w:eastAsia="Times New Roman"/>
                </w:rPr>
                <w:t>4.7</w:t>
              </w:r>
            </w:ins>
          </w:p>
        </w:tc>
        <w:tc>
          <w:tcPr>
            <w:tcW w:w="0" w:type="auto"/>
            <w:tcMar>
              <w:top w:w="113" w:type="dxa"/>
              <w:left w:w="113" w:type="dxa"/>
              <w:bottom w:w="113" w:type="dxa"/>
              <w:right w:w="113" w:type="dxa"/>
            </w:tcMar>
            <w:hideMark/>
            <w:tcPrChange w:id="788" w:author="Megan Feddern" w:date="2022-04-28T15:03:00Z">
              <w:tcPr>
                <w:tcW w:w="0" w:type="auto"/>
                <w:tcMar>
                  <w:top w:w="113" w:type="dxa"/>
                  <w:left w:w="113" w:type="dxa"/>
                  <w:bottom w:w="113" w:type="dxa"/>
                  <w:right w:w="113" w:type="dxa"/>
                </w:tcMar>
                <w:hideMark/>
              </w:tcPr>
            </w:tcPrChange>
          </w:tcPr>
          <w:p w14:paraId="13F68B3C" w14:textId="77777777" w:rsidR="00D038B4" w:rsidRDefault="00D038B4" w:rsidP="00936DDE">
            <w:pPr>
              <w:jc w:val="center"/>
              <w:rPr>
                <w:ins w:id="789" w:author="Megan Feddern" w:date="2022-04-28T15:03:00Z"/>
                <w:rFonts w:eastAsia="Times New Roman"/>
              </w:rPr>
            </w:pPr>
            <w:ins w:id="790" w:author="Megan Feddern" w:date="2022-04-28T15:03:00Z">
              <w:r>
                <w:rPr>
                  <w:rFonts w:eastAsia="Times New Roman"/>
                </w:rPr>
                <w:t>0.3</w:t>
              </w:r>
            </w:ins>
          </w:p>
        </w:tc>
        <w:tc>
          <w:tcPr>
            <w:tcW w:w="0" w:type="auto"/>
            <w:tcMar>
              <w:top w:w="113" w:type="dxa"/>
              <w:left w:w="113" w:type="dxa"/>
              <w:bottom w:w="113" w:type="dxa"/>
              <w:right w:w="113" w:type="dxa"/>
            </w:tcMar>
            <w:hideMark/>
            <w:tcPrChange w:id="791" w:author="Megan Feddern" w:date="2022-04-28T15:03:00Z">
              <w:tcPr>
                <w:tcW w:w="0" w:type="auto"/>
                <w:tcMar>
                  <w:top w:w="113" w:type="dxa"/>
                  <w:left w:w="113" w:type="dxa"/>
                  <w:bottom w:w="113" w:type="dxa"/>
                  <w:right w:w="113" w:type="dxa"/>
                </w:tcMar>
                <w:hideMark/>
              </w:tcPr>
            </w:tcPrChange>
          </w:tcPr>
          <w:p w14:paraId="744830CB" w14:textId="77777777" w:rsidR="00D038B4" w:rsidRDefault="00D038B4" w:rsidP="00936DDE">
            <w:pPr>
              <w:jc w:val="center"/>
              <w:rPr>
                <w:ins w:id="792" w:author="Megan Feddern" w:date="2022-04-28T15:03:00Z"/>
                <w:rFonts w:eastAsia="Times New Roman"/>
              </w:rPr>
            </w:pPr>
            <w:ins w:id="793" w:author="Megan Feddern" w:date="2022-04-28T15:03:00Z">
              <w:r>
                <w:rPr>
                  <w:rFonts w:eastAsia="Times New Roman"/>
                </w:rPr>
                <w:t>2</w:t>
              </w:r>
            </w:ins>
          </w:p>
        </w:tc>
      </w:tr>
      <w:tr w:rsidR="00D038B4" w14:paraId="6EA8B7AE" w14:textId="77777777" w:rsidTr="00D038B4">
        <w:trPr>
          <w:jc w:val="center"/>
          <w:ins w:id="794" w:author="Megan Feddern" w:date="2022-04-28T15:03:00Z"/>
        </w:trPr>
        <w:tc>
          <w:tcPr>
            <w:tcW w:w="0" w:type="auto"/>
            <w:tcMar>
              <w:top w:w="113" w:type="dxa"/>
              <w:left w:w="113" w:type="dxa"/>
              <w:bottom w:w="113" w:type="dxa"/>
              <w:right w:w="113" w:type="dxa"/>
            </w:tcMar>
            <w:hideMark/>
            <w:tcPrChange w:id="795" w:author="Megan Feddern" w:date="2022-04-28T15:03:00Z">
              <w:tcPr>
                <w:tcW w:w="0" w:type="auto"/>
                <w:tcMar>
                  <w:top w:w="113" w:type="dxa"/>
                  <w:left w:w="113" w:type="dxa"/>
                  <w:bottom w:w="113" w:type="dxa"/>
                  <w:right w:w="113" w:type="dxa"/>
                </w:tcMar>
                <w:hideMark/>
              </w:tcPr>
            </w:tcPrChange>
          </w:tcPr>
          <w:p w14:paraId="544D0725" w14:textId="77777777" w:rsidR="00D038B4" w:rsidRDefault="00D038B4" w:rsidP="00936DDE">
            <w:pPr>
              <w:rPr>
                <w:ins w:id="796" w:author="Megan Feddern" w:date="2022-04-28T15:03:00Z"/>
                <w:rFonts w:eastAsia="Times New Roman"/>
              </w:rPr>
            </w:pPr>
            <w:ins w:id="797" w:author="Megan Feddern" w:date="2022-04-28T15:03:00Z">
              <w:r>
                <w:rPr>
                  <w:rFonts w:eastAsia="Times New Roman"/>
                </w:rPr>
                <w:t>2011</w:t>
              </w:r>
            </w:ins>
          </w:p>
        </w:tc>
        <w:tc>
          <w:tcPr>
            <w:tcW w:w="0" w:type="auto"/>
            <w:tcMar>
              <w:top w:w="113" w:type="dxa"/>
              <w:left w:w="113" w:type="dxa"/>
              <w:bottom w:w="113" w:type="dxa"/>
              <w:right w:w="113" w:type="dxa"/>
            </w:tcMar>
            <w:hideMark/>
            <w:tcPrChange w:id="798" w:author="Megan Feddern" w:date="2022-04-28T15:03:00Z">
              <w:tcPr>
                <w:tcW w:w="0" w:type="auto"/>
                <w:tcMar>
                  <w:top w:w="113" w:type="dxa"/>
                  <w:left w:w="113" w:type="dxa"/>
                  <w:bottom w:w="113" w:type="dxa"/>
                  <w:right w:w="113" w:type="dxa"/>
                </w:tcMar>
                <w:hideMark/>
              </w:tcPr>
            </w:tcPrChange>
          </w:tcPr>
          <w:p w14:paraId="2A17EE42" w14:textId="77777777" w:rsidR="00D038B4" w:rsidRDefault="00D038B4" w:rsidP="00936DDE">
            <w:pPr>
              <w:jc w:val="center"/>
              <w:rPr>
                <w:ins w:id="799" w:author="Megan Feddern" w:date="2022-04-28T15:03:00Z"/>
                <w:rFonts w:eastAsia="Times New Roman"/>
              </w:rPr>
            </w:pPr>
            <w:ins w:id="800" w:author="Megan Feddern" w:date="2022-04-28T15:03:00Z">
              <w:r>
                <w:rPr>
                  <w:rFonts w:eastAsia="Times New Roman"/>
                </w:rPr>
                <w:t>4.1</w:t>
              </w:r>
            </w:ins>
          </w:p>
        </w:tc>
        <w:tc>
          <w:tcPr>
            <w:tcW w:w="0" w:type="auto"/>
            <w:tcMar>
              <w:top w:w="113" w:type="dxa"/>
              <w:left w:w="113" w:type="dxa"/>
              <w:bottom w:w="113" w:type="dxa"/>
              <w:right w:w="113" w:type="dxa"/>
            </w:tcMar>
            <w:hideMark/>
            <w:tcPrChange w:id="801" w:author="Megan Feddern" w:date="2022-04-28T15:03:00Z">
              <w:tcPr>
                <w:tcW w:w="0" w:type="auto"/>
                <w:tcMar>
                  <w:top w:w="113" w:type="dxa"/>
                  <w:left w:w="113" w:type="dxa"/>
                  <w:bottom w:w="113" w:type="dxa"/>
                  <w:right w:w="113" w:type="dxa"/>
                </w:tcMar>
                <w:hideMark/>
              </w:tcPr>
            </w:tcPrChange>
          </w:tcPr>
          <w:p w14:paraId="731C2F51" w14:textId="77777777" w:rsidR="00D038B4" w:rsidRDefault="00D038B4" w:rsidP="00936DDE">
            <w:pPr>
              <w:jc w:val="center"/>
              <w:rPr>
                <w:ins w:id="802" w:author="Megan Feddern" w:date="2022-04-28T15:03:00Z"/>
                <w:rFonts w:eastAsia="Times New Roman"/>
              </w:rPr>
            </w:pPr>
            <w:ins w:id="803" w:author="Megan Feddern" w:date="2022-04-28T15:03:00Z">
              <w:r>
                <w:rPr>
                  <w:rFonts w:eastAsia="Times New Roman"/>
                </w:rPr>
                <w:t>0.3</w:t>
              </w:r>
            </w:ins>
          </w:p>
        </w:tc>
        <w:tc>
          <w:tcPr>
            <w:tcW w:w="0" w:type="auto"/>
            <w:tcMar>
              <w:top w:w="113" w:type="dxa"/>
              <w:left w:w="113" w:type="dxa"/>
              <w:bottom w:w="113" w:type="dxa"/>
              <w:right w:w="113" w:type="dxa"/>
            </w:tcMar>
            <w:hideMark/>
            <w:tcPrChange w:id="804" w:author="Megan Feddern" w:date="2022-04-28T15:03:00Z">
              <w:tcPr>
                <w:tcW w:w="0" w:type="auto"/>
                <w:tcMar>
                  <w:top w:w="113" w:type="dxa"/>
                  <w:left w:w="113" w:type="dxa"/>
                  <w:bottom w:w="113" w:type="dxa"/>
                  <w:right w:w="113" w:type="dxa"/>
                </w:tcMar>
                <w:hideMark/>
              </w:tcPr>
            </w:tcPrChange>
          </w:tcPr>
          <w:p w14:paraId="1B50325C" w14:textId="77777777" w:rsidR="00D038B4" w:rsidRDefault="00D038B4" w:rsidP="00936DDE">
            <w:pPr>
              <w:jc w:val="center"/>
              <w:rPr>
                <w:ins w:id="805" w:author="Megan Feddern" w:date="2022-04-28T15:03:00Z"/>
                <w:rFonts w:eastAsia="Times New Roman"/>
              </w:rPr>
            </w:pPr>
            <w:ins w:id="806" w:author="Megan Feddern" w:date="2022-04-28T15:03:00Z">
              <w:r>
                <w:rPr>
                  <w:rFonts w:eastAsia="Times New Roman"/>
                </w:rPr>
                <w:t>1</w:t>
              </w:r>
            </w:ins>
          </w:p>
        </w:tc>
      </w:tr>
      <w:tr w:rsidR="00D038B4" w14:paraId="60768B75" w14:textId="77777777" w:rsidTr="00D038B4">
        <w:trPr>
          <w:jc w:val="center"/>
          <w:ins w:id="807" w:author="Megan Feddern" w:date="2022-04-28T15:03:00Z"/>
        </w:trPr>
        <w:tc>
          <w:tcPr>
            <w:tcW w:w="0" w:type="auto"/>
            <w:tcMar>
              <w:top w:w="113" w:type="dxa"/>
              <w:left w:w="113" w:type="dxa"/>
              <w:bottom w:w="113" w:type="dxa"/>
              <w:right w:w="113" w:type="dxa"/>
            </w:tcMar>
            <w:hideMark/>
            <w:tcPrChange w:id="808" w:author="Megan Feddern" w:date="2022-04-28T15:03:00Z">
              <w:tcPr>
                <w:tcW w:w="0" w:type="auto"/>
                <w:tcMar>
                  <w:top w:w="113" w:type="dxa"/>
                  <w:left w:w="113" w:type="dxa"/>
                  <w:bottom w:w="113" w:type="dxa"/>
                  <w:right w:w="113" w:type="dxa"/>
                </w:tcMar>
                <w:hideMark/>
              </w:tcPr>
            </w:tcPrChange>
          </w:tcPr>
          <w:p w14:paraId="599B7A42" w14:textId="77777777" w:rsidR="00D038B4" w:rsidRDefault="00D038B4" w:rsidP="00936DDE">
            <w:pPr>
              <w:rPr>
                <w:ins w:id="809" w:author="Megan Feddern" w:date="2022-04-28T15:03:00Z"/>
                <w:rFonts w:eastAsia="Times New Roman"/>
              </w:rPr>
            </w:pPr>
            <w:ins w:id="810" w:author="Megan Feddern" w:date="2022-04-28T15:03:00Z">
              <w:r>
                <w:rPr>
                  <w:rFonts w:eastAsia="Times New Roman"/>
                </w:rPr>
                <w:t>2012</w:t>
              </w:r>
            </w:ins>
          </w:p>
        </w:tc>
        <w:tc>
          <w:tcPr>
            <w:tcW w:w="0" w:type="auto"/>
            <w:tcMar>
              <w:top w:w="113" w:type="dxa"/>
              <w:left w:w="113" w:type="dxa"/>
              <w:bottom w:w="113" w:type="dxa"/>
              <w:right w:w="113" w:type="dxa"/>
            </w:tcMar>
            <w:hideMark/>
            <w:tcPrChange w:id="811" w:author="Megan Feddern" w:date="2022-04-28T15:03:00Z">
              <w:tcPr>
                <w:tcW w:w="0" w:type="auto"/>
                <w:tcMar>
                  <w:top w:w="113" w:type="dxa"/>
                  <w:left w:w="113" w:type="dxa"/>
                  <w:bottom w:w="113" w:type="dxa"/>
                  <w:right w:w="113" w:type="dxa"/>
                </w:tcMar>
                <w:hideMark/>
              </w:tcPr>
            </w:tcPrChange>
          </w:tcPr>
          <w:p w14:paraId="3CAE0D1E" w14:textId="77777777" w:rsidR="00D038B4" w:rsidRDefault="00D038B4" w:rsidP="00936DDE">
            <w:pPr>
              <w:jc w:val="center"/>
              <w:rPr>
                <w:ins w:id="812" w:author="Megan Feddern" w:date="2022-04-28T15:03:00Z"/>
                <w:rFonts w:eastAsia="Times New Roman"/>
              </w:rPr>
            </w:pPr>
            <w:ins w:id="813" w:author="Megan Feddern" w:date="2022-04-28T15:03:00Z">
              <w:r>
                <w:rPr>
                  <w:rFonts w:eastAsia="Times New Roman"/>
                </w:rPr>
                <w:t>4.5</w:t>
              </w:r>
            </w:ins>
          </w:p>
        </w:tc>
        <w:tc>
          <w:tcPr>
            <w:tcW w:w="0" w:type="auto"/>
            <w:tcMar>
              <w:top w:w="113" w:type="dxa"/>
              <w:left w:w="113" w:type="dxa"/>
              <w:bottom w:w="113" w:type="dxa"/>
              <w:right w:w="113" w:type="dxa"/>
            </w:tcMar>
            <w:hideMark/>
            <w:tcPrChange w:id="814" w:author="Megan Feddern" w:date="2022-04-28T15:03:00Z">
              <w:tcPr>
                <w:tcW w:w="0" w:type="auto"/>
                <w:tcMar>
                  <w:top w:w="113" w:type="dxa"/>
                  <w:left w:w="113" w:type="dxa"/>
                  <w:bottom w:w="113" w:type="dxa"/>
                  <w:right w:w="113" w:type="dxa"/>
                </w:tcMar>
                <w:hideMark/>
              </w:tcPr>
            </w:tcPrChange>
          </w:tcPr>
          <w:p w14:paraId="7C3A1B40" w14:textId="77777777" w:rsidR="00D038B4" w:rsidRDefault="00D038B4" w:rsidP="00936DDE">
            <w:pPr>
              <w:jc w:val="center"/>
              <w:rPr>
                <w:ins w:id="815" w:author="Megan Feddern" w:date="2022-04-28T15:03:00Z"/>
                <w:rFonts w:eastAsia="Times New Roman"/>
              </w:rPr>
            </w:pPr>
            <w:ins w:id="816" w:author="Megan Feddern" w:date="2022-04-28T15:03:00Z">
              <w:r>
                <w:rPr>
                  <w:rFonts w:eastAsia="Times New Roman"/>
                </w:rPr>
                <w:t>0.4</w:t>
              </w:r>
            </w:ins>
          </w:p>
        </w:tc>
        <w:tc>
          <w:tcPr>
            <w:tcW w:w="0" w:type="auto"/>
            <w:tcMar>
              <w:top w:w="113" w:type="dxa"/>
              <w:left w:w="113" w:type="dxa"/>
              <w:bottom w:w="113" w:type="dxa"/>
              <w:right w:w="113" w:type="dxa"/>
            </w:tcMar>
            <w:hideMark/>
            <w:tcPrChange w:id="817" w:author="Megan Feddern" w:date="2022-04-28T15:03:00Z">
              <w:tcPr>
                <w:tcW w:w="0" w:type="auto"/>
                <w:tcMar>
                  <w:top w:w="113" w:type="dxa"/>
                  <w:left w:w="113" w:type="dxa"/>
                  <w:bottom w:w="113" w:type="dxa"/>
                  <w:right w:w="113" w:type="dxa"/>
                </w:tcMar>
                <w:hideMark/>
              </w:tcPr>
            </w:tcPrChange>
          </w:tcPr>
          <w:p w14:paraId="5C3460E8" w14:textId="77777777" w:rsidR="00D038B4" w:rsidRDefault="00D038B4" w:rsidP="00936DDE">
            <w:pPr>
              <w:jc w:val="center"/>
              <w:rPr>
                <w:ins w:id="818" w:author="Megan Feddern" w:date="2022-04-28T15:03:00Z"/>
                <w:rFonts w:eastAsia="Times New Roman"/>
              </w:rPr>
            </w:pPr>
            <w:ins w:id="819" w:author="Megan Feddern" w:date="2022-04-28T15:03:00Z">
              <w:r>
                <w:rPr>
                  <w:rFonts w:eastAsia="Times New Roman"/>
                </w:rPr>
                <w:t>1</w:t>
              </w:r>
            </w:ins>
          </w:p>
        </w:tc>
      </w:tr>
      <w:tr w:rsidR="00D038B4" w14:paraId="1EDFC0DE" w14:textId="77777777" w:rsidTr="00D038B4">
        <w:trPr>
          <w:jc w:val="center"/>
          <w:ins w:id="820" w:author="Megan Feddern" w:date="2022-04-28T15:03:00Z"/>
        </w:trPr>
        <w:tc>
          <w:tcPr>
            <w:tcW w:w="0" w:type="auto"/>
            <w:tcMar>
              <w:top w:w="113" w:type="dxa"/>
              <w:left w:w="113" w:type="dxa"/>
              <w:bottom w:w="113" w:type="dxa"/>
              <w:right w:w="113" w:type="dxa"/>
            </w:tcMar>
            <w:hideMark/>
            <w:tcPrChange w:id="821" w:author="Megan Feddern" w:date="2022-04-28T15:03:00Z">
              <w:tcPr>
                <w:tcW w:w="0" w:type="auto"/>
                <w:tcMar>
                  <w:top w:w="113" w:type="dxa"/>
                  <w:left w:w="113" w:type="dxa"/>
                  <w:bottom w:w="113" w:type="dxa"/>
                  <w:right w:w="113" w:type="dxa"/>
                </w:tcMar>
                <w:hideMark/>
              </w:tcPr>
            </w:tcPrChange>
          </w:tcPr>
          <w:p w14:paraId="3ED0E5EA" w14:textId="77777777" w:rsidR="00D038B4" w:rsidRDefault="00D038B4" w:rsidP="00936DDE">
            <w:pPr>
              <w:rPr>
                <w:ins w:id="822" w:author="Megan Feddern" w:date="2022-04-28T15:03:00Z"/>
                <w:rFonts w:eastAsia="Times New Roman"/>
              </w:rPr>
            </w:pPr>
            <w:ins w:id="823" w:author="Megan Feddern" w:date="2022-04-28T15:03:00Z">
              <w:r>
                <w:rPr>
                  <w:rFonts w:eastAsia="Times New Roman"/>
                </w:rPr>
                <w:t>2013</w:t>
              </w:r>
            </w:ins>
          </w:p>
        </w:tc>
        <w:tc>
          <w:tcPr>
            <w:tcW w:w="0" w:type="auto"/>
            <w:tcMar>
              <w:top w:w="113" w:type="dxa"/>
              <w:left w:w="113" w:type="dxa"/>
              <w:bottom w:w="113" w:type="dxa"/>
              <w:right w:w="113" w:type="dxa"/>
            </w:tcMar>
            <w:hideMark/>
            <w:tcPrChange w:id="824" w:author="Megan Feddern" w:date="2022-04-28T15:03:00Z">
              <w:tcPr>
                <w:tcW w:w="0" w:type="auto"/>
                <w:tcMar>
                  <w:top w:w="113" w:type="dxa"/>
                  <w:left w:w="113" w:type="dxa"/>
                  <w:bottom w:w="113" w:type="dxa"/>
                  <w:right w:w="113" w:type="dxa"/>
                </w:tcMar>
                <w:hideMark/>
              </w:tcPr>
            </w:tcPrChange>
          </w:tcPr>
          <w:p w14:paraId="6F1116C0" w14:textId="77777777" w:rsidR="00D038B4" w:rsidRDefault="00D038B4" w:rsidP="00936DDE">
            <w:pPr>
              <w:jc w:val="center"/>
              <w:rPr>
                <w:ins w:id="825" w:author="Megan Feddern" w:date="2022-04-28T15:03:00Z"/>
                <w:rFonts w:eastAsia="Times New Roman"/>
              </w:rPr>
            </w:pPr>
            <w:ins w:id="826" w:author="Megan Feddern" w:date="2022-04-28T15:03:00Z">
              <w:r>
                <w:rPr>
                  <w:rFonts w:eastAsia="Times New Roman"/>
                </w:rPr>
                <w:t>4.5</w:t>
              </w:r>
            </w:ins>
          </w:p>
        </w:tc>
        <w:tc>
          <w:tcPr>
            <w:tcW w:w="0" w:type="auto"/>
            <w:tcMar>
              <w:top w:w="113" w:type="dxa"/>
              <w:left w:w="113" w:type="dxa"/>
              <w:bottom w:w="113" w:type="dxa"/>
              <w:right w:w="113" w:type="dxa"/>
            </w:tcMar>
            <w:hideMark/>
            <w:tcPrChange w:id="827" w:author="Megan Feddern" w:date="2022-04-28T15:03:00Z">
              <w:tcPr>
                <w:tcW w:w="0" w:type="auto"/>
                <w:tcMar>
                  <w:top w:w="113" w:type="dxa"/>
                  <w:left w:w="113" w:type="dxa"/>
                  <w:bottom w:w="113" w:type="dxa"/>
                  <w:right w:w="113" w:type="dxa"/>
                </w:tcMar>
                <w:hideMark/>
              </w:tcPr>
            </w:tcPrChange>
          </w:tcPr>
          <w:p w14:paraId="7DA2AE4B" w14:textId="77777777" w:rsidR="00D038B4" w:rsidRDefault="00D038B4" w:rsidP="00936DDE">
            <w:pPr>
              <w:jc w:val="center"/>
              <w:rPr>
                <w:ins w:id="828" w:author="Megan Feddern" w:date="2022-04-28T15:03:00Z"/>
                <w:rFonts w:eastAsia="Times New Roman"/>
              </w:rPr>
            </w:pPr>
            <w:ins w:id="829" w:author="Megan Feddern" w:date="2022-04-28T15:03:00Z">
              <w:r>
                <w:rPr>
                  <w:rFonts w:eastAsia="Times New Roman"/>
                </w:rPr>
                <w:t>0.2</w:t>
              </w:r>
            </w:ins>
          </w:p>
        </w:tc>
        <w:tc>
          <w:tcPr>
            <w:tcW w:w="0" w:type="auto"/>
            <w:tcMar>
              <w:top w:w="113" w:type="dxa"/>
              <w:left w:w="113" w:type="dxa"/>
              <w:bottom w:w="113" w:type="dxa"/>
              <w:right w:w="113" w:type="dxa"/>
            </w:tcMar>
            <w:hideMark/>
            <w:tcPrChange w:id="830" w:author="Megan Feddern" w:date="2022-04-28T15:03:00Z">
              <w:tcPr>
                <w:tcW w:w="0" w:type="auto"/>
                <w:tcMar>
                  <w:top w:w="113" w:type="dxa"/>
                  <w:left w:w="113" w:type="dxa"/>
                  <w:bottom w:w="113" w:type="dxa"/>
                  <w:right w:w="113" w:type="dxa"/>
                </w:tcMar>
                <w:hideMark/>
              </w:tcPr>
            </w:tcPrChange>
          </w:tcPr>
          <w:p w14:paraId="65057ED6" w14:textId="77777777" w:rsidR="00D038B4" w:rsidRDefault="00D038B4" w:rsidP="00936DDE">
            <w:pPr>
              <w:jc w:val="center"/>
              <w:rPr>
                <w:ins w:id="831" w:author="Megan Feddern" w:date="2022-04-28T15:03:00Z"/>
                <w:rFonts w:eastAsia="Times New Roman"/>
              </w:rPr>
            </w:pPr>
            <w:ins w:id="832" w:author="Megan Feddern" w:date="2022-04-28T15:03:00Z">
              <w:r>
                <w:rPr>
                  <w:rFonts w:eastAsia="Times New Roman"/>
                </w:rPr>
                <w:t>6</w:t>
              </w:r>
            </w:ins>
          </w:p>
        </w:tc>
      </w:tr>
      <w:tr w:rsidR="00D038B4" w14:paraId="72A0245C" w14:textId="77777777" w:rsidTr="00D038B4">
        <w:trPr>
          <w:jc w:val="center"/>
          <w:ins w:id="833" w:author="Megan Feddern" w:date="2022-04-28T15:03:00Z"/>
        </w:trPr>
        <w:tc>
          <w:tcPr>
            <w:tcW w:w="0" w:type="auto"/>
            <w:tcMar>
              <w:top w:w="113" w:type="dxa"/>
              <w:left w:w="113" w:type="dxa"/>
              <w:bottom w:w="113" w:type="dxa"/>
              <w:right w:w="113" w:type="dxa"/>
            </w:tcMar>
            <w:hideMark/>
            <w:tcPrChange w:id="834" w:author="Megan Feddern" w:date="2022-04-28T15:03:00Z">
              <w:tcPr>
                <w:tcW w:w="0" w:type="auto"/>
                <w:tcMar>
                  <w:top w:w="113" w:type="dxa"/>
                  <w:left w:w="113" w:type="dxa"/>
                  <w:bottom w:w="113" w:type="dxa"/>
                  <w:right w:w="113" w:type="dxa"/>
                </w:tcMar>
                <w:hideMark/>
              </w:tcPr>
            </w:tcPrChange>
          </w:tcPr>
          <w:p w14:paraId="08F6D86C" w14:textId="77777777" w:rsidR="00D038B4" w:rsidRDefault="00D038B4" w:rsidP="00936DDE">
            <w:pPr>
              <w:rPr>
                <w:ins w:id="835" w:author="Megan Feddern" w:date="2022-04-28T15:03:00Z"/>
                <w:rFonts w:eastAsia="Times New Roman"/>
              </w:rPr>
            </w:pPr>
            <w:ins w:id="836" w:author="Megan Feddern" w:date="2022-04-28T15:03:00Z">
              <w:r>
                <w:rPr>
                  <w:rFonts w:eastAsia="Times New Roman"/>
                </w:rPr>
                <w:t>2014</w:t>
              </w:r>
            </w:ins>
          </w:p>
        </w:tc>
        <w:tc>
          <w:tcPr>
            <w:tcW w:w="0" w:type="auto"/>
            <w:tcMar>
              <w:top w:w="113" w:type="dxa"/>
              <w:left w:w="113" w:type="dxa"/>
              <w:bottom w:w="113" w:type="dxa"/>
              <w:right w:w="113" w:type="dxa"/>
            </w:tcMar>
            <w:hideMark/>
            <w:tcPrChange w:id="837" w:author="Megan Feddern" w:date="2022-04-28T15:03:00Z">
              <w:tcPr>
                <w:tcW w:w="0" w:type="auto"/>
                <w:tcMar>
                  <w:top w:w="113" w:type="dxa"/>
                  <w:left w:w="113" w:type="dxa"/>
                  <w:bottom w:w="113" w:type="dxa"/>
                  <w:right w:w="113" w:type="dxa"/>
                </w:tcMar>
                <w:hideMark/>
              </w:tcPr>
            </w:tcPrChange>
          </w:tcPr>
          <w:p w14:paraId="00D95D90" w14:textId="77777777" w:rsidR="00D038B4" w:rsidRDefault="00D038B4" w:rsidP="00936DDE">
            <w:pPr>
              <w:jc w:val="center"/>
              <w:rPr>
                <w:ins w:id="838" w:author="Megan Feddern" w:date="2022-04-28T15:03:00Z"/>
                <w:rFonts w:eastAsia="Times New Roman"/>
              </w:rPr>
            </w:pPr>
            <w:ins w:id="839" w:author="Megan Feddern" w:date="2022-04-28T15:03:00Z">
              <w:r>
                <w:rPr>
                  <w:rFonts w:eastAsia="Times New Roman"/>
                </w:rPr>
                <w:t>4.0</w:t>
              </w:r>
            </w:ins>
          </w:p>
        </w:tc>
        <w:tc>
          <w:tcPr>
            <w:tcW w:w="0" w:type="auto"/>
            <w:tcMar>
              <w:top w:w="113" w:type="dxa"/>
              <w:left w:w="113" w:type="dxa"/>
              <w:bottom w:w="113" w:type="dxa"/>
              <w:right w:w="113" w:type="dxa"/>
            </w:tcMar>
            <w:hideMark/>
            <w:tcPrChange w:id="840" w:author="Megan Feddern" w:date="2022-04-28T15:03:00Z">
              <w:tcPr>
                <w:tcW w:w="0" w:type="auto"/>
                <w:tcMar>
                  <w:top w:w="113" w:type="dxa"/>
                  <w:left w:w="113" w:type="dxa"/>
                  <w:bottom w:w="113" w:type="dxa"/>
                  <w:right w:w="113" w:type="dxa"/>
                </w:tcMar>
                <w:hideMark/>
              </w:tcPr>
            </w:tcPrChange>
          </w:tcPr>
          <w:p w14:paraId="2DE704E0" w14:textId="77777777" w:rsidR="00D038B4" w:rsidRDefault="00D038B4" w:rsidP="00936DDE">
            <w:pPr>
              <w:jc w:val="center"/>
              <w:rPr>
                <w:ins w:id="841" w:author="Megan Feddern" w:date="2022-04-28T15:03:00Z"/>
                <w:rFonts w:eastAsia="Times New Roman"/>
              </w:rPr>
            </w:pPr>
            <w:ins w:id="842" w:author="Megan Feddern" w:date="2022-04-28T15:03:00Z">
              <w:r>
                <w:rPr>
                  <w:rFonts w:eastAsia="Times New Roman"/>
                </w:rPr>
                <w:t>0.3</w:t>
              </w:r>
            </w:ins>
          </w:p>
        </w:tc>
        <w:tc>
          <w:tcPr>
            <w:tcW w:w="0" w:type="auto"/>
            <w:tcMar>
              <w:top w:w="113" w:type="dxa"/>
              <w:left w:w="113" w:type="dxa"/>
              <w:bottom w:w="113" w:type="dxa"/>
              <w:right w:w="113" w:type="dxa"/>
            </w:tcMar>
            <w:hideMark/>
            <w:tcPrChange w:id="843" w:author="Megan Feddern" w:date="2022-04-28T15:03:00Z">
              <w:tcPr>
                <w:tcW w:w="0" w:type="auto"/>
                <w:tcMar>
                  <w:top w:w="113" w:type="dxa"/>
                  <w:left w:w="113" w:type="dxa"/>
                  <w:bottom w:w="113" w:type="dxa"/>
                  <w:right w:w="113" w:type="dxa"/>
                </w:tcMar>
                <w:hideMark/>
              </w:tcPr>
            </w:tcPrChange>
          </w:tcPr>
          <w:p w14:paraId="12B2DB9F" w14:textId="77777777" w:rsidR="00D038B4" w:rsidRDefault="00D038B4" w:rsidP="00936DDE">
            <w:pPr>
              <w:jc w:val="center"/>
              <w:rPr>
                <w:ins w:id="844" w:author="Megan Feddern" w:date="2022-04-28T15:03:00Z"/>
                <w:rFonts w:eastAsia="Times New Roman"/>
              </w:rPr>
            </w:pPr>
            <w:ins w:id="845" w:author="Megan Feddern" w:date="2022-04-28T15:03:00Z">
              <w:r>
                <w:rPr>
                  <w:rFonts w:eastAsia="Times New Roman"/>
                </w:rPr>
                <w:t>1</w:t>
              </w:r>
            </w:ins>
          </w:p>
        </w:tc>
      </w:tr>
      <w:tr w:rsidR="00D038B4" w14:paraId="3A9A1F25" w14:textId="77777777" w:rsidTr="00D038B4">
        <w:trPr>
          <w:jc w:val="center"/>
          <w:ins w:id="846" w:author="Megan Feddern" w:date="2022-04-28T15:03:00Z"/>
        </w:trPr>
        <w:tc>
          <w:tcPr>
            <w:tcW w:w="0" w:type="auto"/>
            <w:tcBorders>
              <w:bottom w:val="double" w:sz="6" w:space="0" w:color="auto"/>
            </w:tcBorders>
            <w:tcMar>
              <w:top w:w="113" w:type="dxa"/>
              <w:left w:w="113" w:type="dxa"/>
              <w:bottom w:w="113" w:type="dxa"/>
              <w:right w:w="113" w:type="dxa"/>
            </w:tcMar>
            <w:hideMark/>
            <w:tcPrChange w:id="847"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049FCB75" w14:textId="77777777" w:rsidR="00D038B4" w:rsidRDefault="00D038B4" w:rsidP="00936DDE">
            <w:pPr>
              <w:rPr>
                <w:ins w:id="848" w:author="Megan Feddern" w:date="2022-04-28T15:03:00Z"/>
                <w:rFonts w:eastAsia="Times New Roman"/>
              </w:rPr>
            </w:pPr>
          </w:p>
        </w:tc>
        <w:tc>
          <w:tcPr>
            <w:tcW w:w="0" w:type="auto"/>
            <w:tcBorders>
              <w:bottom w:val="double" w:sz="6" w:space="0" w:color="auto"/>
            </w:tcBorders>
            <w:tcMar>
              <w:top w:w="113" w:type="dxa"/>
              <w:left w:w="113" w:type="dxa"/>
              <w:bottom w:w="113" w:type="dxa"/>
              <w:right w:w="113" w:type="dxa"/>
            </w:tcMar>
            <w:hideMark/>
            <w:tcPrChange w:id="849"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014D0446" w14:textId="77777777" w:rsidR="00D038B4" w:rsidRDefault="00D038B4" w:rsidP="00936DDE">
            <w:pPr>
              <w:jc w:val="center"/>
              <w:rPr>
                <w:ins w:id="850" w:author="Megan Feddern" w:date="2022-04-28T15:03:00Z"/>
                <w:rFonts w:eastAsia="Times New Roman"/>
              </w:rPr>
            </w:pPr>
          </w:p>
        </w:tc>
        <w:tc>
          <w:tcPr>
            <w:tcW w:w="0" w:type="auto"/>
            <w:tcBorders>
              <w:bottom w:val="double" w:sz="6" w:space="0" w:color="auto"/>
            </w:tcBorders>
            <w:tcMar>
              <w:top w:w="113" w:type="dxa"/>
              <w:left w:w="113" w:type="dxa"/>
              <w:bottom w:w="113" w:type="dxa"/>
              <w:right w:w="113" w:type="dxa"/>
            </w:tcMar>
            <w:hideMark/>
            <w:tcPrChange w:id="851"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02A9B0D3" w14:textId="77777777" w:rsidR="00D038B4" w:rsidRDefault="00D038B4" w:rsidP="00936DDE">
            <w:pPr>
              <w:jc w:val="center"/>
              <w:rPr>
                <w:ins w:id="852" w:author="Megan Feddern" w:date="2022-04-28T15:03:00Z"/>
                <w:rFonts w:eastAsia="Times New Roman"/>
              </w:rPr>
            </w:pPr>
          </w:p>
        </w:tc>
        <w:tc>
          <w:tcPr>
            <w:tcW w:w="0" w:type="auto"/>
            <w:tcBorders>
              <w:bottom w:val="double" w:sz="6" w:space="0" w:color="auto"/>
            </w:tcBorders>
            <w:tcMar>
              <w:top w:w="113" w:type="dxa"/>
              <w:left w:w="113" w:type="dxa"/>
              <w:bottom w:w="113" w:type="dxa"/>
              <w:right w:w="113" w:type="dxa"/>
            </w:tcMar>
            <w:hideMark/>
            <w:tcPrChange w:id="853"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42F13564" w14:textId="77777777" w:rsidR="00D038B4" w:rsidRDefault="00D038B4" w:rsidP="00936DDE">
            <w:pPr>
              <w:jc w:val="center"/>
              <w:rPr>
                <w:ins w:id="854" w:author="Megan Feddern" w:date="2022-04-28T15:03:00Z"/>
                <w:rFonts w:eastAsia="Times New Roman"/>
              </w:rPr>
            </w:pPr>
          </w:p>
        </w:tc>
      </w:tr>
    </w:tbl>
    <w:p w14:paraId="12D57FEE" w14:textId="77777777" w:rsidR="00B462A2" w:rsidRDefault="00B462A2" w:rsidP="00D038B4">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CBDB601" w14:textId="677D8252" w:rsidR="00A233A6" w:rsidRPr="00A233A6" w:rsidRDefault="00A233A6" w:rsidP="00420EBC">
      <w:pPr>
        <w:rPr>
          <w:ins w:id="855" w:author="Megan Feddern" w:date="2022-04-29T09:02:00Z"/>
          <w:rFonts w:ascii="Times New Roman" w:hAnsi="Times New Roman" w:cs="Times New Roman"/>
        </w:rPr>
      </w:pPr>
      <w:ins w:id="856" w:author="Megan Feddern" w:date="2022-04-29T09:02:00Z">
        <w:r>
          <w:rPr>
            <w:rFonts w:ascii="Times New Roman" w:hAnsi="Times New Roman" w:cs="Times New Roman"/>
          </w:rPr>
          <w:t xml:space="preserve">Blum J.D., Popp B.N., </w:t>
        </w:r>
        <w:proofErr w:type="spellStart"/>
        <w:r>
          <w:rPr>
            <w:rFonts w:ascii="Times New Roman" w:hAnsi="Times New Roman" w:cs="Times New Roman"/>
          </w:rPr>
          <w:t>Drazen</w:t>
        </w:r>
        <w:proofErr w:type="spellEnd"/>
        <w:r>
          <w:rPr>
            <w:rFonts w:ascii="Times New Roman" w:hAnsi="Times New Roman" w:cs="Times New Roman"/>
          </w:rPr>
          <w:t xml:space="preserve"> J.C., Choy C.A., </w:t>
        </w:r>
      </w:ins>
      <w:ins w:id="857" w:author="Megan Feddern" w:date="2022-04-29T09:03:00Z">
        <w:r>
          <w:rPr>
            <w:rFonts w:ascii="Times New Roman" w:hAnsi="Times New Roman" w:cs="Times New Roman"/>
          </w:rPr>
          <w:t xml:space="preserve">Johnson M.W. 2013. Methylmercury production </w:t>
        </w:r>
      </w:ins>
      <w:ins w:id="858" w:author="Megan Feddern" w:date="2022-04-29T09:05:00Z">
        <w:r>
          <w:rPr>
            <w:rFonts w:ascii="Times New Roman" w:hAnsi="Times New Roman" w:cs="Times New Roman"/>
          </w:rPr>
          <w:tab/>
        </w:r>
      </w:ins>
      <w:ins w:id="859" w:author="Megan Feddern" w:date="2022-04-29T09:03:00Z">
        <w:r>
          <w:rPr>
            <w:rFonts w:ascii="Times New Roman" w:hAnsi="Times New Roman" w:cs="Times New Roman"/>
          </w:rPr>
          <w:t xml:space="preserve">below the mixed layer in the North Pacific Ocean. </w:t>
        </w:r>
        <w:r w:rsidRPr="00A233A6">
          <w:rPr>
            <w:rFonts w:ascii="Times New Roman" w:hAnsi="Times New Roman" w:cs="Times New Roman"/>
            <w:i/>
            <w:rPrChange w:id="860" w:author="Megan Feddern" w:date="2022-04-29T09:03:00Z">
              <w:rPr>
                <w:rFonts w:ascii="Times New Roman" w:hAnsi="Times New Roman" w:cs="Times New Roman"/>
              </w:rPr>
            </w:rPrChange>
          </w:rPr>
          <w:t>Nature Geoscience</w:t>
        </w:r>
      </w:ins>
      <w:ins w:id="861" w:author="Megan Feddern" w:date="2022-04-29T09:04:00Z">
        <w:r>
          <w:rPr>
            <w:rFonts w:ascii="Times New Roman" w:hAnsi="Times New Roman" w:cs="Times New Roman"/>
            <w:i/>
          </w:rPr>
          <w:t xml:space="preserve"> </w:t>
        </w:r>
        <w:r>
          <w:rPr>
            <w:rFonts w:ascii="Times New Roman" w:hAnsi="Times New Roman" w:cs="Times New Roman"/>
            <w:b/>
          </w:rPr>
          <w:t>6</w:t>
        </w:r>
        <w:r>
          <w:rPr>
            <w:rFonts w:ascii="Times New Roman" w:hAnsi="Times New Roman" w:cs="Times New Roman"/>
          </w:rPr>
          <w:t xml:space="preserve">, </w:t>
        </w:r>
      </w:ins>
      <w:ins w:id="862" w:author="Megan Feddern" w:date="2022-04-29T09:05:00Z">
        <w:r>
          <w:rPr>
            <w:rFonts w:ascii="Times New Roman" w:hAnsi="Times New Roman" w:cs="Times New Roman"/>
          </w:rPr>
          <w:t>879-884.</w:t>
        </w:r>
      </w:ins>
    </w:p>
    <w:p w14:paraId="24EAA9F8" w14:textId="3F4DF506"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Bjorkland</w:t>
      </w:r>
      <w:proofErr w:type="spellEnd"/>
      <w:r w:rsidRPr="00420EBC">
        <w:rPr>
          <w:rFonts w:ascii="Times New Roman" w:hAnsi="Times New Roman" w:cs="Times New Roman"/>
        </w:rPr>
        <w:t xml:space="preserve"> R.H., Pearson S.F., Jeffries S.J., Lance M.M., Acevedo-</w:t>
      </w:r>
      <w:proofErr w:type="spellStart"/>
      <w:r w:rsidRPr="00420EBC">
        <w:rPr>
          <w:rFonts w:ascii="Times New Roman" w:hAnsi="Times New Roman" w:cs="Times New Roman"/>
        </w:rPr>
        <w:t>Guitiérrez</w:t>
      </w:r>
      <w:proofErr w:type="spellEnd"/>
      <w:r w:rsidRPr="00420EBC">
        <w:rPr>
          <w:rFonts w:ascii="Times New Roman" w:hAnsi="Times New Roman" w:cs="Times New Roman"/>
        </w:rPr>
        <w:t xml:space="preserve">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Kashiyama, Ogawa N.O., </w:t>
      </w:r>
      <w:proofErr w:type="spellStart"/>
      <w:r w:rsidRPr="00420EBC">
        <w:rPr>
          <w:rFonts w:ascii="Times New Roman" w:hAnsi="Times New Roman" w:cs="Times New Roman"/>
        </w:rPr>
        <w:t>Kitazato</w:t>
      </w:r>
      <w:proofErr w:type="spellEnd"/>
      <w:r w:rsidRPr="00420EBC">
        <w:rPr>
          <w:rFonts w:ascii="Times New Roman" w:hAnsi="Times New Roman" w:cs="Times New Roman"/>
        </w:rPr>
        <w:t xml:space="preserve"> H., </w:t>
      </w:r>
      <w:proofErr w:type="spellStart"/>
      <w:r w:rsidRPr="00420EBC">
        <w:rPr>
          <w:rFonts w:ascii="Times New Roman" w:hAnsi="Times New Roman" w:cs="Times New Roman"/>
        </w:rPr>
        <w:t>Ohkoushi</w:t>
      </w:r>
      <w:proofErr w:type="spellEnd"/>
      <w:r w:rsidRPr="00420EBC">
        <w:rPr>
          <w:rFonts w:ascii="Times New Roman" w:hAnsi="Times New Roman" w:cs="Times New Roman"/>
        </w:rPr>
        <w:t xml:space="preserve">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Takano Y., Ogawa N.O.,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 xml:space="preserve">chromatography/combustion/isotope ratio mass spectrometry. In: </w:t>
      </w:r>
      <w:proofErr w:type="spellStart"/>
      <w:r w:rsidRPr="00420EBC">
        <w:rPr>
          <w:rFonts w:ascii="Times New Roman" w:hAnsi="Times New Roman" w:cs="Times New Roman"/>
        </w:rPr>
        <w:t>Tayasu</w:t>
      </w:r>
      <w:proofErr w:type="spellEnd"/>
      <w:r w:rsidRPr="00420EBC">
        <w:rPr>
          <w:rFonts w:ascii="Times New Roman" w:hAnsi="Times New Roman" w:cs="Times New Roman"/>
        </w:rPr>
        <w:t xml:space="preserve"> I.,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w:t>
      </w: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Dehn</w:t>
      </w:r>
      <w:proofErr w:type="spellEnd"/>
      <w:r w:rsidRPr="00420EBC">
        <w:rPr>
          <w:rFonts w:ascii="Times New Roman" w:hAnsi="Times New Roman" w:cs="Times New Roman"/>
        </w:rPr>
        <w:t xml:space="preserve"> L.A., Sheffield G.G., </w:t>
      </w:r>
      <w:proofErr w:type="spellStart"/>
      <w:r w:rsidRPr="00420EBC">
        <w:rPr>
          <w:rFonts w:ascii="Times New Roman" w:hAnsi="Times New Roman" w:cs="Times New Roman"/>
        </w:rPr>
        <w:t>Follmann</w:t>
      </w:r>
      <w:proofErr w:type="spellEnd"/>
      <w:r w:rsidRPr="00420EBC">
        <w:rPr>
          <w:rFonts w:ascii="Times New Roman" w:hAnsi="Times New Roman" w:cs="Times New Roman"/>
        </w:rPr>
        <w:t xml:space="preserve">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w:t>
      </w:r>
      <w:proofErr w:type="spellStart"/>
      <w:r w:rsidRPr="00420EBC">
        <w:rPr>
          <w:rFonts w:ascii="Times New Roman" w:hAnsi="Times New Roman" w:cs="Times New Roman"/>
        </w:rPr>
        <w:t>Holl</w:t>
      </w:r>
      <w:proofErr w:type="spellEnd"/>
      <w:r w:rsidRPr="00420EBC">
        <w:rPr>
          <w:rFonts w:ascii="Times New Roman" w:hAnsi="Times New Roman" w:cs="Times New Roman"/>
        </w:rPr>
        <w:t xml:space="preserve"> C.M. 2014. Nitrogen isotope fractionation and amino acid turnover </w:t>
      </w:r>
      <w:r w:rsidRPr="00420EBC">
        <w:rPr>
          <w:rFonts w:ascii="Times New Roman" w:hAnsi="Times New Roman" w:cs="Times New Roman"/>
        </w:rPr>
        <w:tab/>
        <w:t xml:space="preserve">rates in the Pacific white shrimp </w:t>
      </w:r>
      <w:proofErr w:type="spellStart"/>
      <w:r w:rsidRPr="00420EBC">
        <w:rPr>
          <w:rFonts w:ascii="Times New Roman" w:hAnsi="Times New Roman" w:cs="Times New Roman"/>
          <w:i/>
        </w:rPr>
        <w:t>Litopenaeous</w:t>
      </w:r>
      <w:proofErr w:type="spellEnd"/>
      <w:r w:rsidRPr="00420EBC">
        <w:rPr>
          <w:rFonts w:ascii="Times New Roman" w:hAnsi="Times New Roman" w:cs="Times New Roman"/>
          <w:i/>
        </w:rPr>
        <w:t xml:space="preserve"> </w:t>
      </w:r>
      <w:proofErr w:type="spellStart"/>
      <w:r w:rsidRPr="00420EBC">
        <w:rPr>
          <w:rFonts w:ascii="Times New Roman" w:hAnsi="Times New Roman" w:cs="Times New Roman"/>
          <w:i/>
        </w:rPr>
        <w:t>vannamei</w:t>
      </w:r>
      <w:proofErr w:type="spellEnd"/>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w:t>
      </w:r>
      <w:proofErr w:type="spellStart"/>
      <w:r w:rsidRPr="00420EBC">
        <w:rPr>
          <w:rFonts w:ascii="Times New Roman" w:hAnsi="Times New Roman" w:cs="Times New Roman"/>
        </w:rPr>
        <w:t>Ontogenic</w:t>
      </w:r>
      <w:proofErr w:type="spellEnd"/>
      <w:r w:rsidRPr="00420EBC">
        <w:rPr>
          <w:rFonts w:ascii="Times New Roman" w:hAnsi="Times New Roman" w:cs="Times New Roman"/>
        </w:rPr>
        <w:t xml:space="preserve">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Feddern M.L., </w:t>
      </w:r>
      <w:proofErr w:type="spellStart"/>
      <w:r w:rsidRPr="00420EBC">
        <w:rPr>
          <w:rFonts w:ascii="Times New Roman" w:hAnsi="Times New Roman" w:cs="Times New Roman"/>
        </w:rPr>
        <w:t>Holtgrieve</w:t>
      </w:r>
      <w:proofErr w:type="spellEnd"/>
      <w:r w:rsidRPr="00420EBC">
        <w:rPr>
          <w:rFonts w:ascii="Times New Roman" w:hAnsi="Times New Roman" w:cs="Times New Roman"/>
        </w:rPr>
        <w:t xml:space="preser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w:t>
      </w:r>
      <w:proofErr w:type="spellStart"/>
      <w:r w:rsidRPr="00420EBC">
        <w:rPr>
          <w:rFonts w:ascii="Times New Roman" w:hAnsi="Times New Roman" w:cs="Times New Roman"/>
        </w:rPr>
        <w:t>implicatios</w:t>
      </w:r>
      <w:proofErr w:type="spellEnd"/>
      <w:r w:rsidRPr="00420EBC">
        <w:rPr>
          <w:rFonts w:ascii="Times New Roman" w:hAnsi="Times New Roman" w:cs="Times New Roman"/>
        </w:rPr>
        <w:t xml:space="preserve">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w:t>
      </w:r>
      <w:proofErr w:type="spellStart"/>
      <w:r w:rsidRPr="00420EBC">
        <w:rPr>
          <w:rFonts w:ascii="Times New Roman" w:hAnsi="Times New Roman" w:cs="Times New Roman"/>
          <w:color w:val="000000" w:themeColor="text1"/>
        </w:rPr>
        <w:t>Simenstad</w:t>
      </w:r>
      <w:proofErr w:type="spellEnd"/>
      <w:r w:rsidRPr="00420EBC">
        <w:rPr>
          <w:rFonts w:ascii="Times New Roman" w:hAnsi="Times New Roman" w:cs="Times New Roman"/>
          <w:color w:val="000000" w:themeColor="text1"/>
        </w:rPr>
        <w:t xml:space="preserve">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36F4D0DF"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w:t>
      </w:r>
      <w:proofErr w:type="spellStart"/>
      <w:r w:rsidRPr="00420EBC">
        <w:rPr>
          <w:rFonts w:ascii="Times New Roman" w:hAnsi="Times New Roman" w:cs="Times New Roman"/>
        </w:rPr>
        <w:t>Thorrold</w:t>
      </w:r>
      <w:proofErr w:type="spellEnd"/>
      <w:r w:rsidRPr="00420EBC">
        <w:rPr>
          <w:rFonts w:ascii="Times New Roman" w:hAnsi="Times New Roman" w:cs="Times New Roman"/>
        </w:rPr>
        <w:t xml:space="preserve"> S.R., </w:t>
      </w:r>
      <w:proofErr w:type="spellStart"/>
      <w:r w:rsidRPr="00420EBC">
        <w:rPr>
          <w:rFonts w:ascii="Times New Roman" w:hAnsi="Times New Roman" w:cs="Times New Roman"/>
        </w:rPr>
        <w:t>Elsdon</w:t>
      </w:r>
      <w:proofErr w:type="spellEnd"/>
      <w:r w:rsidRPr="00420EBC">
        <w:rPr>
          <w:rFonts w:ascii="Times New Roman" w:hAnsi="Times New Roman" w:cs="Times New Roman"/>
        </w:rPr>
        <w:t xml:space="preserve"> T.S., McCarthy M.D. 2015. Trophic discrimination of </w:t>
      </w:r>
      <w:r w:rsidRPr="00420EBC">
        <w:rPr>
          <w:rFonts w:ascii="Times New Roman" w:hAnsi="Times New Roman" w:cs="Times New Roman"/>
        </w:rPr>
        <w:tab/>
        <w:t xml:space="preserve">nitrogen stable isotopes in </w:t>
      </w:r>
      <w:proofErr w:type="spellStart"/>
      <w:r w:rsidRPr="00420EBC">
        <w:rPr>
          <w:rFonts w:ascii="Times New Roman" w:hAnsi="Times New Roman" w:cs="Times New Roman"/>
        </w:rPr>
        <w:t>amio</w:t>
      </w:r>
      <w:proofErr w:type="spellEnd"/>
      <w:r w:rsidRPr="00420EBC">
        <w:rPr>
          <w:rFonts w:ascii="Times New Roman" w:hAnsi="Times New Roman" w:cs="Times New Roman"/>
        </w:rPr>
        <w:t xml:space="preserve"> acids caries with diet quality in a marine fish.</w:t>
      </w:r>
      <w:r w:rsidRPr="00420EBC">
        <w:rPr>
          <w:rFonts w:ascii="Times New Roman" w:hAnsi="Times New Roman" w:cs="Times New Roman"/>
          <w:i/>
        </w:rPr>
        <w:t xml:space="preserve"> Limnology </w:t>
      </w:r>
      <w:r w:rsidRPr="00420EBC">
        <w:rPr>
          <w:rFonts w:ascii="Times New Roman" w:hAnsi="Times New Roman" w:cs="Times New Roman"/>
          <w:i/>
        </w:rPr>
        <w:tab/>
        <w:t xml:space="preserve">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w:t>
      </w:r>
      <w:proofErr w:type="spellStart"/>
      <w:r w:rsidRPr="00420EBC">
        <w:rPr>
          <w:rFonts w:ascii="Times New Roman" w:hAnsi="Times New Roman" w:cs="Times New Roman"/>
          <w:color w:val="000000" w:themeColor="text1"/>
        </w:rPr>
        <w:t>Polito</w:t>
      </w:r>
      <w:proofErr w:type="spellEnd"/>
      <w:r w:rsidRPr="00420EBC">
        <w:rPr>
          <w:rFonts w:ascii="Times New Roman" w:hAnsi="Times New Roman" w:cs="Times New Roman"/>
          <w:color w:val="000000" w:themeColor="text1"/>
        </w:rPr>
        <w:t xml:space="preserve">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proofErr w:type="spellStart"/>
      <w:r w:rsidRPr="00420EBC">
        <w:rPr>
          <w:rFonts w:ascii="Times New Roman" w:hAnsi="Times New Roman" w:cs="Times New Roman"/>
          <w:color w:val="000000" w:themeColor="text1"/>
        </w:rPr>
        <w:t>Metges</w:t>
      </w:r>
      <w:proofErr w:type="spellEnd"/>
      <w:r w:rsidRPr="00420EBC">
        <w:rPr>
          <w:rFonts w:ascii="Times New Roman" w:hAnsi="Times New Roman" w:cs="Times New Roman"/>
          <w:color w:val="000000" w:themeColor="text1"/>
        </w:rPr>
        <w:t xml:space="preserve"> C.C., </w:t>
      </w:r>
      <w:proofErr w:type="spellStart"/>
      <w:r w:rsidRPr="00420EBC">
        <w:rPr>
          <w:rFonts w:ascii="Times New Roman" w:hAnsi="Times New Roman" w:cs="Times New Roman"/>
          <w:color w:val="000000" w:themeColor="text1"/>
        </w:rPr>
        <w:t>Petzke</w:t>
      </w:r>
      <w:proofErr w:type="spellEnd"/>
      <w:r w:rsidRPr="00420EBC">
        <w:rPr>
          <w:rFonts w:ascii="Times New Roman" w:hAnsi="Times New Roman" w:cs="Times New Roman"/>
          <w:color w:val="000000" w:themeColor="text1"/>
        </w:rPr>
        <w:t xml:space="preserve"> K. (1996). Gas chromatography/combustion/isotope ratio mass </w:t>
      </w:r>
      <w:proofErr w:type="spellStart"/>
      <w:r w:rsidRPr="00420EBC">
        <w:rPr>
          <w:rFonts w:ascii="Times New Roman" w:hAnsi="Times New Roman" w:cs="Times New Roman"/>
          <w:color w:val="000000" w:themeColor="text1"/>
        </w:rPr>
        <w:t>spectromic</w:t>
      </w:r>
      <w:proofErr w:type="spellEnd"/>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proofErr w:type="spellStart"/>
      <w:r w:rsidRPr="00420EBC">
        <w:rPr>
          <w:rFonts w:ascii="Times New Roman" w:hAnsi="Times New Roman" w:cs="Times New Roman"/>
          <w:i/>
          <w:color w:val="000000" w:themeColor="text1"/>
        </w:rPr>
        <w:t>Oecologia</w:t>
      </w:r>
      <w:proofErr w:type="spellEnd"/>
      <w:r w:rsidRPr="00420EBC">
        <w:rPr>
          <w:rFonts w:ascii="Times New Roman" w:hAnsi="Times New Roman" w:cs="Times New Roman"/>
          <w:i/>
          <w:color w:val="000000" w:themeColor="text1"/>
        </w:rPr>
        <w:t xml:space="preserve">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 xml:space="preserve">Popp B.N., Graham B.S., Olson R.J., </w:t>
      </w:r>
      <w:proofErr w:type="spellStart"/>
      <w:r w:rsidRPr="00420EBC">
        <w:rPr>
          <w:rFonts w:ascii="Times New Roman" w:hAnsi="Times New Roman" w:cs="Times New Roman"/>
          <w:color w:val="000000" w:themeColor="text1"/>
        </w:rPr>
        <w:t>Hannides</w:t>
      </w:r>
      <w:proofErr w:type="spellEnd"/>
      <w:r w:rsidRPr="00420EBC">
        <w:rPr>
          <w:rFonts w:ascii="Times New Roman" w:hAnsi="Times New Roman" w:cs="Times New Roman"/>
          <w:color w:val="000000" w:themeColor="text1"/>
        </w:rPr>
        <w:t xml:space="preserve"> C.C.S., Lott M.J., López-Ibarra G.A., </w:t>
      </w:r>
      <w:proofErr w:type="spellStart"/>
      <w:r w:rsidRPr="00420EBC">
        <w:rPr>
          <w:rFonts w:ascii="Times New Roman" w:hAnsi="Times New Roman" w:cs="Times New Roman"/>
          <w:color w:val="000000" w:themeColor="text1"/>
        </w:rPr>
        <w:t>Galván</w:t>
      </w:r>
      <w:proofErr w:type="spellEnd"/>
      <w:r w:rsidRPr="00420EBC">
        <w:rPr>
          <w:rFonts w:ascii="Times New Roman" w:hAnsi="Times New Roman" w:cs="Times New Roman"/>
          <w:color w:val="000000" w:themeColor="text1"/>
        </w:rPr>
        <w:t>-</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r>
      <w:proofErr w:type="spellStart"/>
      <w:r w:rsidRPr="00420EBC">
        <w:rPr>
          <w:rFonts w:ascii="Times New Roman" w:hAnsi="Times New Roman" w:cs="Times New Roman"/>
          <w:color w:val="000000" w:themeColor="text1"/>
        </w:rPr>
        <w:t>Magaña</w:t>
      </w:r>
      <w:proofErr w:type="spellEnd"/>
      <w:r w:rsidRPr="00420EBC">
        <w:rPr>
          <w:rFonts w:ascii="Times New Roman" w:hAnsi="Times New Roman" w:cs="Times New Roman"/>
          <w:color w:val="000000" w:themeColor="text1"/>
        </w:rPr>
        <w:t xml:space="preserve"> F., Fry B. (2007). Insights into the trophic ecology of yellowfin </w:t>
      </w:r>
      <w:r w:rsidRPr="00420EBC">
        <w:rPr>
          <w:rFonts w:ascii="Times New Roman" w:hAnsi="Times New Roman" w:cs="Times New Roman"/>
          <w:color w:val="474747"/>
        </w:rPr>
        <w:t xml:space="preserve">tuna, </w:t>
      </w:r>
      <w:proofErr w:type="spellStart"/>
      <w:r w:rsidRPr="00420EBC">
        <w:rPr>
          <w:rFonts w:ascii="Times New Roman" w:hAnsi="Times New Roman" w:cs="Times New Roman"/>
          <w:color w:val="474747"/>
        </w:rPr>
        <w:t>Thunnes</w:t>
      </w:r>
      <w:proofErr w:type="spellEnd"/>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w:t>
      </w:r>
      <w:proofErr w:type="spellStart"/>
      <w:r w:rsidRPr="00420EBC">
        <w:rPr>
          <w:rFonts w:ascii="Times New Roman" w:hAnsi="Times New Roman" w:cs="Times New Roman"/>
        </w:rPr>
        <w:t>Zanden</w:t>
      </w:r>
      <w:proofErr w:type="spellEnd"/>
      <w:r w:rsidRPr="00420EBC">
        <w:rPr>
          <w:rFonts w:ascii="Times New Roman" w:hAnsi="Times New Roman" w:cs="Times New Roman"/>
        </w:rPr>
        <w:t xml:space="preserve"> H.B., Arthur K.E., </w:t>
      </w:r>
      <w:proofErr w:type="spellStart"/>
      <w:r w:rsidRPr="00420EBC">
        <w:rPr>
          <w:rFonts w:ascii="Times New Roman" w:hAnsi="Times New Roman" w:cs="Times New Roman"/>
        </w:rPr>
        <w:t>Bolten</w:t>
      </w:r>
      <w:proofErr w:type="spellEnd"/>
      <w:r w:rsidRPr="00420EBC">
        <w:rPr>
          <w:rFonts w:ascii="Times New Roman" w:hAnsi="Times New Roman" w:cs="Times New Roman"/>
        </w:rPr>
        <w:t xml:space="preserve"> A.B., Popp B.N., </w:t>
      </w:r>
      <w:proofErr w:type="spellStart"/>
      <w:r w:rsidRPr="00420EBC">
        <w:rPr>
          <w:rFonts w:ascii="Times New Roman" w:hAnsi="Times New Roman" w:cs="Times New Roman"/>
        </w:rPr>
        <w:t>Lagueux</w:t>
      </w:r>
      <w:proofErr w:type="spellEnd"/>
      <w:r w:rsidRPr="00420EBC">
        <w:rPr>
          <w:rFonts w:ascii="Times New Roman" w:hAnsi="Times New Roman" w:cs="Times New Roman"/>
        </w:rPr>
        <w:t xml:space="preserve"> C.J., Harrison E., Campbell </w:t>
      </w:r>
      <w:r w:rsidRPr="00420EBC">
        <w:rPr>
          <w:rFonts w:ascii="Times New Roman" w:hAnsi="Times New Roman" w:cs="Times New Roman"/>
        </w:rPr>
        <w:tab/>
        <w:t xml:space="preserve">C.L., </w:t>
      </w:r>
      <w:proofErr w:type="spellStart"/>
      <w:r w:rsidRPr="00420EBC">
        <w:rPr>
          <w:rFonts w:ascii="Times New Roman" w:hAnsi="Times New Roman" w:cs="Times New Roman"/>
        </w:rPr>
        <w:t>Bjorndal</w:t>
      </w:r>
      <w:proofErr w:type="spellEnd"/>
      <w:r w:rsidRPr="00420EBC">
        <w:rPr>
          <w:rFonts w:ascii="Times New Roman" w:hAnsi="Times New Roman" w:cs="Times New Roman"/>
        </w:rPr>
        <w:t xml:space="preserve">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w:t>
      </w:r>
      <w:proofErr w:type="spellStart"/>
      <w:r w:rsidRPr="00420EBC">
        <w:rPr>
          <w:rFonts w:ascii="Times New Roman" w:hAnsi="Times New Roman" w:cs="Times New Roman"/>
        </w:rPr>
        <w:t>PLoS</w:t>
      </w:r>
      <w:proofErr w:type="spellEnd"/>
      <w:r w:rsidRPr="00420EBC">
        <w:rPr>
          <w:rFonts w:ascii="Times New Roman" w:hAnsi="Times New Roman" w:cs="Times New Roman"/>
        </w:rPr>
        <w:t xml:space="preserve">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w:t>
      </w:r>
      <w:proofErr w:type="spellStart"/>
      <w:r w:rsidRPr="00420EBC">
        <w:rPr>
          <w:rFonts w:ascii="Times New Roman" w:hAnsi="Times New Roman" w:cs="Times New Roman"/>
        </w:rPr>
        <w:t>Castellini</w:t>
      </w:r>
      <w:proofErr w:type="spellEnd"/>
      <w:r w:rsidRPr="00420EBC">
        <w:rPr>
          <w:rFonts w:ascii="Times New Roman" w:hAnsi="Times New Roman" w:cs="Times New Roman"/>
        </w:rPr>
        <w:t xml:space="preserve"> M.A., Mau T.L., </w:t>
      </w:r>
      <w:proofErr w:type="spellStart"/>
      <w:r w:rsidRPr="00420EBC">
        <w:rPr>
          <w:rFonts w:ascii="Times New Roman" w:hAnsi="Times New Roman" w:cs="Times New Roman"/>
        </w:rPr>
        <w:t>Trumble</w:t>
      </w:r>
      <w:proofErr w:type="spellEnd"/>
      <w:r w:rsidRPr="00420EBC">
        <w:rPr>
          <w:rFonts w:ascii="Times New Roman" w:hAnsi="Times New Roman" w:cs="Times New Roman"/>
        </w:rPr>
        <w:t xml:space="preserv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7E7D" w16cex:dateUtc="2021-10-11T16:12:00Z"/>
  <w16cex:commentExtensible w16cex:durableId="250E7ED8" w16cex:dateUtc="2021-10-11T16:14:00Z"/>
  <w16cex:commentExtensible w16cex:durableId="250E7F2D" w16cex:dateUtc="2021-10-11T16: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A48D3" w14:textId="77777777" w:rsidR="001526A5" w:rsidRDefault="001526A5" w:rsidP="00E83DD4">
      <w:r>
        <w:separator/>
      </w:r>
    </w:p>
  </w:endnote>
  <w:endnote w:type="continuationSeparator" w:id="0">
    <w:p w14:paraId="1F761E0D" w14:textId="77777777" w:rsidR="001526A5" w:rsidRDefault="001526A5"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altName w:val="Times New Roman PS"/>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08327E" w14:textId="77777777" w:rsidR="001526A5" w:rsidRDefault="001526A5" w:rsidP="00E83DD4">
      <w:r>
        <w:separator/>
      </w:r>
    </w:p>
  </w:footnote>
  <w:footnote w:type="continuationSeparator" w:id="0">
    <w:p w14:paraId="24CB3093" w14:textId="77777777" w:rsidR="001526A5" w:rsidRDefault="001526A5" w:rsidP="00E83DD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804C8"/>
    <w:rsid w:val="00096B5F"/>
    <w:rsid w:val="00097019"/>
    <w:rsid w:val="000A01CE"/>
    <w:rsid w:val="000B73C5"/>
    <w:rsid w:val="000C07F8"/>
    <w:rsid w:val="000D21A1"/>
    <w:rsid w:val="000E4495"/>
    <w:rsid w:val="000E57FD"/>
    <w:rsid w:val="001164FF"/>
    <w:rsid w:val="001168A0"/>
    <w:rsid w:val="00130432"/>
    <w:rsid w:val="00131A1E"/>
    <w:rsid w:val="00152353"/>
    <w:rsid w:val="001526A5"/>
    <w:rsid w:val="001603E7"/>
    <w:rsid w:val="001611E8"/>
    <w:rsid w:val="00165E97"/>
    <w:rsid w:val="00176E2F"/>
    <w:rsid w:val="001845D4"/>
    <w:rsid w:val="00185532"/>
    <w:rsid w:val="00194AFD"/>
    <w:rsid w:val="00196990"/>
    <w:rsid w:val="001A61EF"/>
    <w:rsid w:val="001D176E"/>
    <w:rsid w:val="001D7182"/>
    <w:rsid w:val="001E7966"/>
    <w:rsid w:val="001F02ED"/>
    <w:rsid w:val="001F12FC"/>
    <w:rsid w:val="001F17E0"/>
    <w:rsid w:val="00207154"/>
    <w:rsid w:val="00224386"/>
    <w:rsid w:val="002366E9"/>
    <w:rsid w:val="00237A23"/>
    <w:rsid w:val="00252E5D"/>
    <w:rsid w:val="00267772"/>
    <w:rsid w:val="00273BC9"/>
    <w:rsid w:val="00274344"/>
    <w:rsid w:val="002747BA"/>
    <w:rsid w:val="00277B61"/>
    <w:rsid w:val="00283A9C"/>
    <w:rsid w:val="00283FC1"/>
    <w:rsid w:val="002868F6"/>
    <w:rsid w:val="0029354B"/>
    <w:rsid w:val="00296415"/>
    <w:rsid w:val="002967C4"/>
    <w:rsid w:val="002B0F80"/>
    <w:rsid w:val="002B78C7"/>
    <w:rsid w:val="002B7A02"/>
    <w:rsid w:val="002E3A12"/>
    <w:rsid w:val="002F7223"/>
    <w:rsid w:val="003030AA"/>
    <w:rsid w:val="00307D33"/>
    <w:rsid w:val="0031060B"/>
    <w:rsid w:val="00317047"/>
    <w:rsid w:val="00327AF4"/>
    <w:rsid w:val="0034006B"/>
    <w:rsid w:val="00345E4E"/>
    <w:rsid w:val="00346146"/>
    <w:rsid w:val="00351507"/>
    <w:rsid w:val="0039792A"/>
    <w:rsid w:val="003A6DDC"/>
    <w:rsid w:val="003C2EF6"/>
    <w:rsid w:val="00407363"/>
    <w:rsid w:val="00412F27"/>
    <w:rsid w:val="00420EBC"/>
    <w:rsid w:val="004536C1"/>
    <w:rsid w:val="00473444"/>
    <w:rsid w:val="00475F16"/>
    <w:rsid w:val="004762D9"/>
    <w:rsid w:val="00477C8C"/>
    <w:rsid w:val="004815AF"/>
    <w:rsid w:val="004821E8"/>
    <w:rsid w:val="0048623A"/>
    <w:rsid w:val="00486599"/>
    <w:rsid w:val="0048742B"/>
    <w:rsid w:val="004961DA"/>
    <w:rsid w:val="004F649E"/>
    <w:rsid w:val="004F6E44"/>
    <w:rsid w:val="0053731A"/>
    <w:rsid w:val="00563109"/>
    <w:rsid w:val="0056773B"/>
    <w:rsid w:val="00571C7B"/>
    <w:rsid w:val="0057425F"/>
    <w:rsid w:val="00575406"/>
    <w:rsid w:val="00577610"/>
    <w:rsid w:val="00593C92"/>
    <w:rsid w:val="00594D43"/>
    <w:rsid w:val="005A3FD6"/>
    <w:rsid w:val="005B4BE5"/>
    <w:rsid w:val="005B656E"/>
    <w:rsid w:val="005C44F8"/>
    <w:rsid w:val="005C6A9C"/>
    <w:rsid w:val="005D59F0"/>
    <w:rsid w:val="005D6A4A"/>
    <w:rsid w:val="005F4096"/>
    <w:rsid w:val="006012C5"/>
    <w:rsid w:val="00615D8E"/>
    <w:rsid w:val="00636F2F"/>
    <w:rsid w:val="00652238"/>
    <w:rsid w:val="00657A93"/>
    <w:rsid w:val="00664248"/>
    <w:rsid w:val="0067150D"/>
    <w:rsid w:val="006757A4"/>
    <w:rsid w:val="00676D3C"/>
    <w:rsid w:val="006947D8"/>
    <w:rsid w:val="006961C8"/>
    <w:rsid w:val="006A61E7"/>
    <w:rsid w:val="006B02CE"/>
    <w:rsid w:val="006C09AD"/>
    <w:rsid w:val="006C6F9B"/>
    <w:rsid w:val="006C755C"/>
    <w:rsid w:val="006D23DD"/>
    <w:rsid w:val="006D29E7"/>
    <w:rsid w:val="006E0756"/>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31A0F"/>
    <w:rsid w:val="00847AD2"/>
    <w:rsid w:val="00861BD5"/>
    <w:rsid w:val="00881340"/>
    <w:rsid w:val="00882118"/>
    <w:rsid w:val="0088341C"/>
    <w:rsid w:val="008A655C"/>
    <w:rsid w:val="008B2D04"/>
    <w:rsid w:val="008B46C2"/>
    <w:rsid w:val="008B70F9"/>
    <w:rsid w:val="008C5991"/>
    <w:rsid w:val="008E026C"/>
    <w:rsid w:val="008E6075"/>
    <w:rsid w:val="008F26E3"/>
    <w:rsid w:val="008F5FD4"/>
    <w:rsid w:val="00904079"/>
    <w:rsid w:val="009070FC"/>
    <w:rsid w:val="009167A5"/>
    <w:rsid w:val="0092592B"/>
    <w:rsid w:val="0093405F"/>
    <w:rsid w:val="00947DAA"/>
    <w:rsid w:val="00954EC1"/>
    <w:rsid w:val="00956992"/>
    <w:rsid w:val="0095711C"/>
    <w:rsid w:val="0097498A"/>
    <w:rsid w:val="009838D7"/>
    <w:rsid w:val="00990BE3"/>
    <w:rsid w:val="009A407A"/>
    <w:rsid w:val="009A7893"/>
    <w:rsid w:val="009B40F2"/>
    <w:rsid w:val="009C0955"/>
    <w:rsid w:val="009C2286"/>
    <w:rsid w:val="009D68FE"/>
    <w:rsid w:val="009E3470"/>
    <w:rsid w:val="009E4AC2"/>
    <w:rsid w:val="009E671D"/>
    <w:rsid w:val="009F11FB"/>
    <w:rsid w:val="009F3B4E"/>
    <w:rsid w:val="00A0757D"/>
    <w:rsid w:val="00A233A6"/>
    <w:rsid w:val="00A375B0"/>
    <w:rsid w:val="00A6387E"/>
    <w:rsid w:val="00A673D4"/>
    <w:rsid w:val="00A703C6"/>
    <w:rsid w:val="00A70A80"/>
    <w:rsid w:val="00A76518"/>
    <w:rsid w:val="00A97E63"/>
    <w:rsid w:val="00AA03D7"/>
    <w:rsid w:val="00AA68CC"/>
    <w:rsid w:val="00AB22F3"/>
    <w:rsid w:val="00AB68DC"/>
    <w:rsid w:val="00AB7677"/>
    <w:rsid w:val="00AC686C"/>
    <w:rsid w:val="00AD2343"/>
    <w:rsid w:val="00AE23A8"/>
    <w:rsid w:val="00B02876"/>
    <w:rsid w:val="00B03E38"/>
    <w:rsid w:val="00B061D3"/>
    <w:rsid w:val="00B10EE4"/>
    <w:rsid w:val="00B154D6"/>
    <w:rsid w:val="00B17FD8"/>
    <w:rsid w:val="00B241F3"/>
    <w:rsid w:val="00B35D9F"/>
    <w:rsid w:val="00B37F9A"/>
    <w:rsid w:val="00B462A2"/>
    <w:rsid w:val="00B47BA8"/>
    <w:rsid w:val="00B56516"/>
    <w:rsid w:val="00B6436A"/>
    <w:rsid w:val="00B67411"/>
    <w:rsid w:val="00B77760"/>
    <w:rsid w:val="00B802C8"/>
    <w:rsid w:val="00B82D82"/>
    <w:rsid w:val="00BB01BC"/>
    <w:rsid w:val="00BC5195"/>
    <w:rsid w:val="00BD5BF1"/>
    <w:rsid w:val="00BE5DD7"/>
    <w:rsid w:val="00BE776B"/>
    <w:rsid w:val="00BF14FF"/>
    <w:rsid w:val="00C013E6"/>
    <w:rsid w:val="00C21357"/>
    <w:rsid w:val="00C42E70"/>
    <w:rsid w:val="00C51796"/>
    <w:rsid w:val="00C64828"/>
    <w:rsid w:val="00C675E1"/>
    <w:rsid w:val="00C83005"/>
    <w:rsid w:val="00C91596"/>
    <w:rsid w:val="00CA7C7F"/>
    <w:rsid w:val="00CB481C"/>
    <w:rsid w:val="00CC7351"/>
    <w:rsid w:val="00CD24D9"/>
    <w:rsid w:val="00CD6C14"/>
    <w:rsid w:val="00CE3945"/>
    <w:rsid w:val="00CF1F44"/>
    <w:rsid w:val="00D038B4"/>
    <w:rsid w:val="00D12F12"/>
    <w:rsid w:val="00D15704"/>
    <w:rsid w:val="00D40D39"/>
    <w:rsid w:val="00D65498"/>
    <w:rsid w:val="00D71603"/>
    <w:rsid w:val="00D749E2"/>
    <w:rsid w:val="00D775A4"/>
    <w:rsid w:val="00D83D16"/>
    <w:rsid w:val="00D91AD9"/>
    <w:rsid w:val="00DA3261"/>
    <w:rsid w:val="00DB03A1"/>
    <w:rsid w:val="00DC5AF5"/>
    <w:rsid w:val="00DE1C9D"/>
    <w:rsid w:val="00E12037"/>
    <w:rsid w:val="00E22541"/>
    <w:rsid w:val="00E255F4"/>
    <w:rsid w:val="00E26CCF"/>
    <w:rsid w:val="00E27C0E"/>
    <w:rsid w:val="00E31B80"/>
    <w:rsid w:val="00E32D18"/>
    <w:rsid w:val="00E56905"/>
    <w:rsid w:val="00E83DD4"/>
    <w:rsid w:val="00EA29BC"/>
    <w:rsid w:val="00EB21E3"/>
    <w:rsid w:val="00EB4456"/>
    <w:rsid w:val="00EB5BBF"/>
    <w:rsid w:val="00ED1261"/>
    <w:rsid w:val="00ED4272"/>
    <w:rsid w:val="00EF4FE0"/>
    <w:rsid w:val="00F42994"/>
    <w:rsid w:val="00F53E3C"/>
    <w:rsid w:val="00F56CDC"/>
    <w:rsid w:val="00F6334A"/>
    <w:rsid w:val="00F72B9C"/>
    <w:rsid w:val="00F82437"/>
    <w:rsid w:val="00F9005D"/>
    <w:rsid w:val="00F958F2"/>
    <w:rsid w:val="00FA07ED"/>
    <w:rsid w:val="00FA2738"/>
    <w:rsid w:val="00FA3F12"/>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3BC9"/>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610286">
      <w:bodyDiv w:val="1"/>
      <w:marLeft w:val="0"/>
      <w:marRight w:val="0"/>
      <w:marTop w:val="0"/>
      <w:marBottom w:val="0"/>
      <w:divBdr>
        <w:top w:val="none" w:sz="0" w:space="0" w:color="auto"/>
        <w:left w:val="none" w:sz="0" w:space="0" w:color="auto"/>
        <w:bottom w:val="none" w:sz="0" w:space="0" w:color="auto"/>
        <w:right w:val="none" w:sz="0" w:space="0" w:color="auto"/>
      </w:divBdr>
    </w:div>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491222471">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research.jisao.washington.edu/pdo/PDO.latest.txt" TargetMode="External"/><Relationship Id="rId3" Type="http://schemas.openxmlformats.org/officeDocument/2006/relationships/webSettings" Target="webSettings.xml"/><Relationship Id="rId21" Type="http://schemas.openxmlformats.org/officeDocument/2006/relationships/hyperlink" Target="https://waterdata.usgs.gov/nwis/uv?site_no=14105700"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www.integratedecosystemassessment.noaa.gov/regions/california-current/cc-indicator-climate-ocean-drivers" TargetMode="Externa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jpg"/><Relationship Id="rId29"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g"/><Relationship Id="rId24" Type="http://schemas.openxmlformats.org/officeDocument/2006/relationships/hyperlink" Target="http://www.o3d.org/npgo/"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s://oceanview.pfeg.noaa.gov/products/upwelling/dnld" TargetMode="External"/><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microsoft.com/office/2018/08/relationships/commentsExtensible" Target="commentsExtensi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esrl.noaa.gov/psd/data/gridded/data.noaa.ersst.v5.html" TargetMode="External"/><Relationship Id="rId27" Type="http://schemas.openxmlformats.org/officeDocument/2006/relationships/hyperlink" Target="https://www.webapps.nwfsc.noaa.gov/apex/f?p=261:1:::NO::P1_ARCHIVE_NOTE_CHECK:1&amp;cs=1A0A1845C9A3C7202FD5C2934C6FD941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48</Pages>
  <Words>7211</Words>
  <Characters>41104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Megan Feddern</cp:lastModifiedBy>
  <cp:revision>12</cp:revision>
  <dcterms:created xsi:type="dcterms:W3CDTF">2022-04-06T19:12:00Z</dcterms:created>
  <dcterms:modified xsi:type="dcterms:W3CDTF">2022-04-29T23:18:00Z</dcterms:modified>
</cp:coreProperties>
</file>